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2E6D6" w14:textId="14C02A7D" w:rsidR="00986AD5" w:rsidRDefault="00DE6528">
      <w:pPr>
        <w:rPr>
          <w:rFonts w:cs="Menlo"/>
          <w:snapToGrid w:val="0"/>
          <w:color w:val="404040"/>
          <w:sz w:val="18"/>
          <w:szCs w:val="18"/>
        </w:rPr>
      </w:pPr>
      <w:ins w:id="0" w:author="陈艳芳" w:date="2025-12-10T23:27:00Z">
        <w:r>
          <w:rPr>
            <w:noProof/>
          </w:rPr>
          <w:drawing>
            <wp:anchor distT="0" distB="0" distL="114300" distR="114300" simplePos="0" relativeHeight="251659264" behindDoc="0" locked="0" layoutInCell="1" allowOverlap="1" wp14:anchorId="2B2AC0B3" wp14:editId="2DA3389C">
              <wp:simplePos x="0" y="0"/>
              <wp:positionH relativeFrom="column">
                <wp:posOffset>-552450</wp:posOffset>
              </wp:positionH>
              <wp:positionV relativeFrom="paragraph">
                <wp:posOffset>-419100</wp:posOffset>
              </wp:positionV>
              <wp:extent cx="7552690" cy="10684510"/>
              <wp:effectExtent l="0" t="0" r="0" b="2540"/>
              <wp:wrapNone/>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8"/>
                      <a:stretch>
                        <a:fillRect/>
                      </a:stretch>
                    </pic:blipFill>
                    <pic:spPr>
                      <a:xfrm>
                        <a:off x="0" y="0"/>
                        <a:ext cx="7552690" cy="10684510"/>
                      </a:xfrm>
                      <a:prstGeom prst="rect">
                        <a:avLst/>
                      </a:prstGeom>
                    </pic:spPr>
                  </pic:pic>
                </a:graphicData>
              </a:graphic>
            </wp:anchor>
          </w:drawing>
        </w:r>
      </w:ins>
    </w:p>
    <w:p w14:paraId="789E8591" w14:textId="77777777" w:rsidR="00986AD5" w:rsidRDefault="00986AD5">
      <w:pPr>
        <w:rPr>
          <w:rFonts w:cs="Menlo"/>
          <w:snapToGrid w:val="0"/>
          <w:color w:val="404040"/>
          <w:sz w:val="18"/>
          <w:szCs w:val="18"/>
        </w:rPr>
      </w:pPr>
    </w:p>
    <w:p w14:paraId="7477061B" w14:textId="77777777" w:rsidR="00986AD5" w:rsidRDefault="00986AD5">
      <w:pPr>
        <w:rPr>
          <w:snapToGrid w:val="0"/>
        </w:rPr>
      </w:pPr>
    </w:p>
    <w:p w14:paraId="15323285" w14:textId="77777777" w:rsidR="00986AD5" w:rsidRDefault="00986AD5">
      <w:pPr>
        <w:rPr>
          <w:snapToGrid w:val="0"/>
          <w:color w:val="595959" w:themeColor="text1" w:themeTint="A6"/>
          <w:sz w:val="20"/>
          <w:szCs w:val="20"/>
        </w:rPr>
      </w:pPr>
    </w:p>
    <w:p w14:paraId="41C8E3C5" w14:textId="77777777" w:rsidR="00986AD5" w:rsidRDefault="00986AD5">
      <w:pPr>
        <w:rPr>
          <w:snapToGrid w:val="0"/>
          <w:sz w:val="20"/>
          <w:szCs w:val="20"/>
        </w:rPr>
      </w:pPr>
    </w:p>
    <w:p w14:paraId="52D6D308" w14:textId="77777777" w:rsidR="00986AD5" w:rsidRDefault="00986AD5">
      <w:pPr>
        <w:rPr>
          <w:snapToGrid w:val="0"/>
          <w:color w:val="595959" w:themeColor="text1" w:themeTint="A6"/>
          <w:sz w:val="16"/>
          <w:szCs w:val="16"/>
        </w:rPr>
      </w:pPr>
      <w:bookmarkStart w:id="1" w:name="ImprintMainBody"/>
      <w:bookmarkEnd w:id="1"/>
    </w:p>
    <w:p w14:paraId="166ACB47" w14:textId="77777777" w:rsidR="00986AD5" w:rsidRDefault="00986AD5">
      <w:pPr>
        <w:rPr>
          <w:snapToGrid w:val="0"/>
          <w:color w:val="595959" w:themeColor="text1" w:themeTint="A6"/>
          <w:sz w:val="16"/>
          <w:szCs w:val="16"/>
        </w:rPr>
      </w:pPr>
    </w:p>
    <w:p w14:paraId="1A050F74" w14:textId="77777777" w:rsidR="00986AD5" w:rsidRDefault="00986AD5">
      <w:pPr>
        <w:rPr>
          <w:snapToGrid w:val="0"/>
          <w:color w:val="595959" w:themeColor="text1" w:themeTint="A6"/>
          <w:sz w:val="16"/>
          <w:szCs w:val="16"/>
        </w:rPr>
      </w:pPr>
    </w:p>
    <w:p w14:paraId="4F2E9282" w14:textId="77777777" w:rsidR="00986AD5" w:rsidRDefault="00986AD5">
      <w:pPr>
        <w:rPr>
          <w:snapToGrid w:val="0"/>
        </w:rPr>
      </w:pPr>
    </w:p>
    <w:p w14:paraId="48B75600" w14:textId="77777777" w:rsidR="00986AD5" w:rsidRDefault="00986AD5">
      <w:pPr>
        <w:rPr>
          <w:snapToGrid w:val="0"/>
        </w:rPr>
      </w:pPr>
    </w:p>
    <w:p w14:paraId="3C6B107F" w14:textId="77777777" w:rsidR="00986AD5" w:rsidRDefault="00986AD5">
      <w:pPr>
        <w:rPr>
          <w:snapToGrid w:val="0"/>
        </w:rPr>
      </w:pPr>
    </w:p>
    <w:p w14:paraId="7264B173" w14:textId="77777777" w:rsidR="00986AD5" w:rsidRDefault="00986AD5">
      <w:pPr>
        <w:rPr>
          <w:snapToGrid w:val="0"/>
        </w:rPr>
      </w:pPr>
    </w:p>
    <w:p w14:paraId="1BF87666" w14:textId="77777777" w:rsidR="00986AD5" w:rsidRDefault="00986AD5">
      <w:pPr>
        <w:rPr>
          <w:snapToGrid w:val="0"/>
        </w:rPr>
      </w:pPr>
    </w:p>
    <w:p w14:paraId="25E2F701" w14:textId="77777777" w:rsidR="00986AD5" w:rsidRDefault="00986AD5">
      <w:pPr>
        <w:rPr>
          <w:snapToGrid w:val="0"/>
        </w:rPr>
      </w:pPr>
    </w:p>
    <w:p w14:paraId="0F2AB3F0" w14:textId="77777777" w:rsidR="00986AD5" w:rsidRDefault="00986AD5">
      <w:pPr>
        <w:rPr>
          <w:snapToGrid w:val="0"/>
        </w:rPr>
      </w:pPr>
    </w:p>
    <w:p w14:paraId="7445B81B" w14:textId="77777777" w:rsidR="00986AD5" w:rsidRDefault="00B85C6E">
      <w:pPr>
        <w:rPr>
          <w:snapToGrid w:val="0"/>
        </w:rPr>
      </w:pPr>
      <w:r>
        <w:rPr>
          <w:snapToGrid w:val="0"/>
        </w:rPr>
        <w:br w:type="page"/>
      </w:r>
    </w:p>
    <w:p w14:paraId="31B4CD4F" w14:textId="77777777" w:rsidR="00986AD5" w:rsidRDefault="00B85C6E">
      <w:pPr>
        <w:rPr>
          <w:snapToGrid w:val="0"/>
        </w:rPr>
      </w:pPr>
      <w:r>
        <w:rPr>
          <w:rFonts w:cstheme="minorBidi"/>
          <w:b/>
          <w:bCs/>
          <w:color w:val="31849B"/>
          <w:kern w:val="2"/>
        </w:rPr>
        <w:lastRenderedPageBreak/>
        <w:t>基本信息</w:t>
      </w:r>
    </w:p>
    <w:tbl>
      <w:tblPr>
        <w:tblStyle w:val="afffd"/>
        <w:tblW w:w="0" w:type="auto"/>
        <w:tblInd w:w="19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shd w:val="clear" w:color="auto" w:fill="DAEFF4"/>
        <w:tblLayout w:type="fixed"/>
        <w:tblCellMar>
          <w:left w:w="60" w:type="dxa"/>
          <w:right w:w="60" w:type="dxa"/>
        </w:tblCellMar>
        <w:tblLook w:val="04A0" w:firstRow="1" w:lastRow="0" w:firstColumn="1" w:lastColumn="0" w:noHBand="0" w:noVBand="1"/>
      </w:tblPr>
      <w:tblGrid>
        <w:gridCol w:w="2297"/>
        <w:gridCol w:w="3119"/>
        <w:gridCol w:w="4536"/>
      </w:tblGrid>
      <w:tr w:rsidR="00986AD5" w14:paraId="6E40CFB5" w14:textId="77777777">
        <w:trPr>
          <w:trHeight w:val="397"/>
        </w:trPr>
        <w:tc>
          <w:tcPr>
            <w:tcW w:w="2297" w:type="dxa"/>
            <w:shd w:val="clear" w:color="auto" w:fill="DAEFF4"/>
            <w:tcMar>
              <w:top w:w="28" w:type="dxa"/>
              <w:left w:w="85" w:type="dxa"/>
              <w:bottom w:w="28" w:type="dxa"/>
              <w:right w:w="85" w:type="dxa"/>
            </w:tcMar>
            <w:vAlign w:val="center"/>
          </w:tcPr>
          <w:p w14:paraId="00351FF4" w14:textId="36CC21BC" w:rsidR="00986AD5" w:rsidRDefault="00B85C6E">
            <w:pPr>
              <w:spacing w:line="240" w:lineRule="exact"/>
              <w:rPr>
                <w:rFonts w:cs="Times New Roman (正文 CS 字体)"/>
                <w:b/>
                <w:spacing w:val="6"/>
                <w:sz w:val="18"/>
                <w:szCs w:val="18"/>
              </w:rPr>
            </w:pPr>
            <w:r>
              <w:rPr>
                <w:rFonts w:cs="Times New Roman (正文 CS 字体)"/>
                <w:b/>
                <w:spacing w:val="6"/>
                <w:sz w:val="18"/>
                <w:szCs w:val="18"/>
              </w:rPr>
              <w:t>姓名</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sample.patient</w:t>
            </w:r>
            <w:proofErr w:type="gramEnd"/>
            <w:r w:rsidR="006B50B0" w:rsidRPr="001C193E">
              <w:rPr>
                <w:rFonts w:cs="Times New Roman (正文 CS 字体)"/>
                <w:bCs/>
                <w:spacing w:val="6"/>
                <w:sz w:val="18"/>
                <w:szCs w:val="18"/>
              </w:rPr>
              <w:t>_name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117755D" w14:textId="44C61ADE"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样本编号：</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sample.sample_id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4BFE1A39" w14:textId="337C69D7"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门诊/住院号：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sample.outpatient</w:t>
            </w:r>
            <w:proofErr w:type="gramEnd"/>
            <w:r w:rsidR="006B50B0" w:rsidRPr="001C193E">
              <w:rPr>
                <w:rFonts w:cs="Times New Roman (正文 CS 字体)"/>
                <w:bCs/>
                <w:spacing w:val="6"/>
                <w:sz w:val="18"/>
                <w:szCs w:val="18"/>
              </w:rPr>
              <w:t>_hospitalization_no</w:t>
            </w:r>
            <w:proofErr w:type="spellEnd"/>
            <w:r w:rsidR="006B50B0" w:rsidRPr="001C193E">
              <w:rPr>
                <w:rFonts w:cs="Times New Roman (正文 CS 字体)"/>
                <w:bCs/>
                <w:spacing w:val="6"/>
                <w:sz w:val="18"/>
                <w:szCs w:val="18"/>
              </w:rPr>
              <w:t>}}</w:t>
            </w:r>
          </w:p>
        </w:tc>
      </w:tr>
      <w:tr w:rsidR="00986AD5" w14:paraId="75141A9F" w14:textId="77777777">
        <w:trPr>
          <w:trHeight w:val="397"/>
        </w:trPr>
        <w:tc>
          <w:tcPr>
            <w:tcW w:w="2297" w:type="dxa"/>
            <w:shd w:val="clear" w:color="auto" w:fill="DAEFF4"/>
            <w:tcMar>
              <w:top w:w="28" w:type="dxa"/>
              <w:left w:w="85" w:type="dxa"/>
              <w:bottom w:w="28" w:type="dxa"/>
              <w:right w:w="85" w:type="dxa"/>
            </w:tcMar>
            <w:vAlign w:val="center"/>
          </w:tcPr>
          <w:p w14:paraId="476D3E5A" w14:textId="120DA78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性别</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sample.gender</w:t>
            </w:r>
            <w:proofErr w:type="spellEnd"/>
            <w:proofErr w:type="gram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44FDD63E" w14:textId="64593EBE" w:rsidR="00986AD5" w:rsidRDefault="00B85C6E">
            <w:pPr>
              <w:spacing w:line="240" w:lineRule="exact"/>
              <w:rPr>
                <w:rFonts w:cs="Times New Roman (正文 CS 字体)"/>
                <w:b/>
                <w:spacing w:val="6"/>
                <w:sz w:val="18"/>
                <w:szCs w:val="18"/>
              </w:rPr>
            </w:pPr>
            <w:r>
              <w:rPr>
                <w:rFonts w:cs="Times New Roman (正文 CS 字体)"/>
                <w:b/>
                <w:spacing w:val="6"/>
                <w:sz w:val="18"/>
                <w:szCs w:val="18"/>
              </w:rPr>
              <w:t>样本类型</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.sample_type</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5910D04E" w14:textId="4DD70E43"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送检项目：</w:t>
            </w:r>
            <w:r w:rsidR="00DE6528">
              <w:rPr>
                <w:rFonts w:cs="Times New Roman (正文 CS 字体)" w:hint="eastAsia"/>
                <w:spacing w:val="6"/>
                <w:sz w:val="18"/>
                <w:szCs w:val="18"/>
              </w:rPr>
              <w:t>BRCA1/2基因检测</w:t>
            </w:r>
          </w:p>
        </w:tc>
      </w:tr>
      <w:tr w:rsidR="00986AD5" w14:paraId="082AD4A7" w14:textId="77777777">
        <w:trPr>
          <w:trHeight w:val="397"/>
        </w:trPr>
        <w:tc>
          <w:tcPr>
            <w:tcW w:w="2297" w:type="dxa"/>
            <w:shd w:val="clear" w:color="auto" w:fill="DAEFF4"/>
            <w:tcMar>
              <w:top w:w="28" w:type="dxa"/>
              <w:left w:w="85" w:type="dxa"/>
              <w:bottom w:w="28" w:type="dxa"/>
              <w:right w:w="85" w:type="dxa"/>
            </w:tcMar>
            <w:vAlign w:val="center"/>
          </w:tcPr>
          <w:p w14:paraId="1F4E413F" w14:textId="1AB4D398" w:rsidR="00986AD5" w:rsidRDefault="00B85C6E">
            <w:pPr>
              <w:spacing w:line="240" w:lineRule="exact"/>
              <w:rPr>
                <w:rFonts w:cs="Times New Roman (正文 CS 字体)"/>
                <w:b/>
                <w:spacing w:val="6"/>
                <w:sz w:val="18"/>
                <w:szCs w:val="18"/>
              </w:rPr>
            </w:pPr>
            <w:r>
              <w:rPr>
                <w:rFonts w:cs="Times New Roman (正文 CS 字体)"/>
                <w:b/>
                <w:spacing w:val="6"/>
                <w:sz w:val="18"/>
                <w:szCs w:val="18"/>
              </w:rPr>
              <w:t>年龄</w:t>
            </w:r>
            <w:r>
              <w:rPr>
                <w:rFonts w:cs="Times New Roman (正文 CS 字体)" w:hint="eastAsia"/>
                <w:b/>
                <w:spacing w:val="6"/>
                <w:sz w:val="18"/>
                <w:szCs w:val="18"/>
              </w:rPr>
              <w:t>：</w:t>
            </w:r>
            <w:r w:rsidR="006B50B0" w:rsidRPr="001C193E">
              <w:rPr>
                <w:rFonts w:cs="Times New Roman (正文 CS 字体)"/>
                <w:bCs/>
                <w:spacing w:val="6"/>
                <w:sz w:val="18"/>
                <w:szCs w:val="18"/>
              </w:rPr>
              <w:t>{{</w:t>
            </w:r>
            <w:proofErr w:type="spellStart"/>
            <w:r w:rsidR="006B50B0" w:rsidRPr="001C193E">
              <w:rPr>
                <w:rFonts w:cs="Times New Roman (正文 CS 字体)"/>
                <w:bCs/>
                <w:spacing w:val="6"/>
                <w:sz w:val="18"/>
                <w:szCs w:val="18"/>
              </w:rPr>
              <w:t>sample.</w:t>
            </w:r>
            <w:r w:rsidR="006B50B0">
              <w:rPr>
                <w:rFonts w:cs="Times New Roman (正文 CS 字体)"/>
                <w:bCs/>
                <w:spacing w:val="6"/>
                <w:sz w:val="18"/>
                <w:szCs w:val="18"/>
              </w:rPr>
              <w:t>age</w:t>
            </w:r>
            <w:proofErr w:type="spellEnd"/>
            <w:r w:rsidR="006B50B0" w:rsidRPr="001C193E">
              <w:rPr>
                <w:rFonts w:cs="Times New Roman (正文 CS 字体)"/>
                <w:bCs/>
                <w:spacing w:val="6"/>
                <w:sz w:val="18"/>
                <w:szCs w:val="18"/>
              </w:rPr>
              <w:t>}}</w:t>
            </w:r>
          </w:p>
        </w:tc>
        <w:tc>
          <w:tcPr>
            <w:tcW w:w="3119" w:type="dxa"/>
            <w:shd w:val="clear" w:color="auto" w:fill="DAEFF4"/>
            <w:tcMar>
              <w:top w:w="28" w:type="dxa"/>
              <w:left w:w="85" w:type="dxa"/>
              <w:bottom w:w="28" w:type="dxa"/>
              <w:right w:w="85" w:type="dxa"/>
            </w:tcMar>
            <w:vAlign w:val="center"/>
          </w:tcPr>
          <w:p w14:paraId="1829CE8D" w14:textId="78AF8F7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病理号：</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sample.pathological</w:t>
            </w:r>
            <w:proofErr w:type="gramEnd"/>
            <w:r w:rsidR="006B50B0" w:rsidRPr="001C193E">
              <w:rPr>
                <w:rFonts w:cs="Times New Roman (正文 CS 字体)"/>
                <w:bCs/>
                <w:spacing w:val="6"/>
                <w:sz w:val="18"/>
                <w:szCs w:val="18"/>
              </w:rPr>
              <w:t>_id</w:t>
            </w:r>
            <w:proofErr w:type="spellEnd"/>
            <w:r w:rsidR="006B50B0" w:rsidRPr="001C193E">
              <w:rPr>
                <w:rFonts w:cs="Times New Roman (正文 CS 字体)"/>
                <w:bCs/>
                <w:spacing w:val="6"/>
                <w:sz w:val="18"/>
                <w:szCs w:val="18"/>
              </w:rPr>
              <w:t>}}</w:t>
            </w:r>
          </w:p>
        </w:tc>
        <w:tc>
          <w:tcPr>
            <w:tcW w:w="4536" w:type="dxa"/>
            <w:shd w:val="clear" w:color="auto" w:fill="DAEFF4"/>
            <w:tcMar>
              <w:top w:w="28" w:type="dxa"/>
              <w:left w:w="85" w:type="dxa"/>
              <w:bottom w:w="28" w:type="dxa"/>
              <w:right w:w="85" w:type="dxa"/>
            </w:tcMar>
            <w:vAlign w:val="center"/>
          </w:tcPr>
          <w:p w14:paraId="16E5C7B3" w14:textId="364EF316"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检测方法：</w:t>
            </w:r>
            <w:r w:rsidR="007457EC">
              <w:rPr>
                <w:rFonts w:cs="Times New Roman (正文 CS 字体)" w:hint="eastAsia"/>
                <w:spacing w:val="6"/>
                <w:sz w:val="18"/>
                <w:szCs w:val="18"/>
              </w:rPr>
              <w:t>扩增子建库+高通量测序</w:t>
            </w:r>
          </w:p>
        </w:tc>
      </w:tr>
      <w:tr w:rsidR="00986AD5" w14:paraId="249A7562" w14:textId="77777777">
        <w:trPr>
          <w:trHeight w:val="397"/>
        </w:trPr>
        <w:tc>
          <w:tcPr>
            <w:tcW w:w="2297" w:type="dxa"/>
            <w:tcBorders>
              <w:bottom w:val="single" w:sz="4" w:space="0" w:color="31849B"/>
            </w:tcBorders>
            <w:shd w:val="clear" w:color="auto" w:fill="DAEFF4"/>
            <w:tcMar>
              <w:top w:w="28" w:type="dxa"/>
              <w:left w:w="85" w:type="dxa"/>
              <w:bottom w:w="28" w:type="dxa"/>
              <w:right w:w="85" w:type="dxa"/>
            </w:tcMar>
            <w:vAlign w:val="center"/>
          </w:tcPr>
          <w:p w14:paraId="6E2CCE1A" w14:textId="57E78C1F"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送检科室：</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_department</w:t>
            </w:r>
            <w:proofErr w:type="spellEnd"/>
            <w:r w:rsidR="006B50B0" w:rsidRPr="001C193E">
              <w:rPr>
                <w:rFonts w:cs="Times New Roman (正文 CS 字体)"/>
                <w:bCs/>
                <w:spacing w:val="6"/>
                <w:sz w:val="18"/>
                <w:szCs w:val="18"/>
              </w:rPr>
              <w:t>}}</w:t>
            </w:r>
          </w:p>
        </w:tc>
        <w:tc>
          <w:tcPr>
            <w:tcW w:w="3119" w:type="dxa"/>
            <w:tcBorders>
              <w:bottom w:val="single" w:sz="4" w:space="0" w:color="31849B"/>
            </w:tcBorders>
            <w:shd w:val="clear" w:color="auto" w:fill="DAEFF4"/>
            <w:tcMar>
              <w:top w:w="28" w:type="dxa"/>
              <w:left w:w="85" w:type="dxa"/>
              <w:bottom w:w="28" w:type="dxa"/>
              <w:right w:w="85" w:type="dxa"/>
            </w:tcMar>
            <w:vAlign w:val="center"/>
          </w:tcPr>
          <w:p w14:paraId="47EBA791" w14:textId="48BC412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送检医生：</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_doctor</w:t>
            </w:r>
            <w:proofErr w:type="spellEnd"/>
            <w:r w:rsidR="006B50B0" w:rsidRPr="001C193E">
              <w:rPr>
                <w:rFonts w:cs="Times New Roman (正文 CS 字体)"/>
                <w:bCs/>
                <w:spacing w:val="6"/>
                <w:sz w:val="18"/>
                <w:szCs w:val="18"/>
              </w:rPr>
              <w:t>}}</w:t>
            </w:r>
          </w:p>
        </w:tc>
        <w:tc>
          <w:tcPr>
            <w:tcW w:w="4536" w:type="dxa"/>
            <w:tcBorders>
              <w:bottom w:val="single" w:sz="4" w:space="0" w:color="31849B"/>
            </w:tcBorders>
            <w:shd w:val="clear" w:color="auto" w:fill="DAEFF4"/>
            <w:tcMar>
              <w:top w:w="28" w:type="dxa"/>
              <w:left w:w="85" w:type="dxa"/>
              <w:bottom w:w="28" w:type="dxa"/>
              <w:right w:w="85" w:type="dxa"/>
            </w:tcMar>
            <w:vAlign w:val="center"/>
          </w:tcPr>
          <w:p w14:paraId="368843B6" w14:textId="6E0E4964"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送检时间：</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sample.submission</w:t>
            </w:r>
            <w:proofErr w:type="gramEnd"/>
            <w:r w:rsidR="006B50B0" w:rsidRPr="001C193E">
              <w:rPr>
                <w:rFonts w:cs="Times New Roman (正文 CS 字体)"/>
                <w:bCs/>
                <w:spacing w:val="6"/>
                <w:sz w:val="18"/>
                <w:szCs w:val="18"/>
              </w:rPr>
              <w:t>_date</w:t>
            </w:r>
            <w:proofErr w:type="spellEnd"/>
            <w:r w:rsidR="006B50B0" w:rsidRPr="001C193E">
              <w:rPr>
                <w:rFonts w:cs="Times New Roman (正文 CS 字体)"/>
                <w:bCs/>
                <w:spacing w:val="6"/>
                <w:sz w:val="18"/>
                <w:szCs w:val="18"/>
              </w:rPr>
              <w:t>}}</w:t>
            </w:r>
          </w:p>
        </w:tc>
      </w:tr>
      <w:tr w:rsidR="00986AD5" w14:paraId="1AF32489" w14:textId="77777777">
        <w:trPr>
          <w:trHeight w:val="454"/>
        </w:trPr>
        <w:tc>
          <w:tcPr>
            <w:tcW w:w="9952" w:type="dxa"/>
            <w:gridSpan w:val="3"/>
            <w:shd w:val="clear" w:color="auto" w:fill="DAEFF4"/>
            <w:tcMar>
              <w:top w:w="28" w:type="dxa"/>
              <w:left w:w="85" w:type="dxa"/>
              <w:bottom w:w="28" w:type="dxa"/>
              <w:right w:w="85" w:type="dxa"/>
            </w:tcMar>
            <w:vAlign w:val="center"/>
          </w:tcPr>
          <w:p w14:paraId="54960964" w14:textId="6ABE1CBA"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临床诊断：</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sample.clinical</w:t>
            </w:r>
            <w:proofErr w:type="gramEnd"/>
            <w:r w:rsidR="006B50B0" w:rsidRPr="001C193E">
              <w:rPr>
                <w:rFonts w:cs="Times New Roman (正文 CS 字体)"/>
                <w:bCs/>
                <w:spacing w:val="6"/>
                <w:sz w:val="18"/>
                <w:szCs w:val="18"/>
              </w:rPr>
              <w:t>_diagnosis</w:t>
            </w:r>
            <w:proofErr w:type="spellEnd"/>
            <w:r w:rsidR="006B50B0" w:rsidRPr="001C193E">
              <w:rPr>
                <w:rFonts w:cs="Times New Roman (正文 CS 字体)"/>
                <w:bCs/>
                <w:spacing w:val="6"/>
                <w:sz w:val="18"/>
                <w:szCs w:val="18"/>
              </w:rPr>
              <w:t>}}</w:t>
            </w:r>
          </w:p>
        </w:tc>
      </w:tr>
      <w:tr w:rsidR="00986AD5" w14:paraId="6E3A54F7" w14:textId="77777777">
        <w:trPr>
          <w:trHeight w:val="397"/>
        </w:trPr>
        <w:tc>
          <w:tcPr>
            <w:tcW w:w="9952" w:type="dxa"/>
            <w:gridSpan w:val="3"/>
            <w:shd w:val="clear" w:color="auto" w:fill="DAEFF4"/>
            <w:tcMar>
              <w:top w:w="28" w:type="dxa"/>
              <w:left w:w="85" w:type="dxa"/>
              <w:bottom w:w="28" w:type="dxa"/>
              <w:right w:w="85" w:type="dxa"/>
            </w:tcMar>
            <w:vAlign w:val="center"/>
          </w:tcPr>
          <w:p w14:paraId="7CCD6220" w14:textId="2E169D52" w:rsidR="00986AD5" w:rsidRDefault="00B85C6E">
            <w:pPr>
              <w:spacing w:line="240" w:lineRule="exact"/>
              <w:rPr>
                <w:rFonts w:cs="Times New Roman (正文 CS 字体)"/>
                <w:b/>
                <w:spacing w:val="6"/>
                <w:sz w:val="18"/>
                <w:szCs w:val="18"/>
              </w:rPr>
            </w:pPr>
            <w:r>
              <w:rPr>
                <w:rFonts w:cs="Times New Roman (正文 CS 字体)" w:hint="eastAsia"/>
                <w:b/>
                <w:spacing w:val="6"/>
                <w:sz w:val="18"/>
                <w:szCs w:val="18"/>
              </w:rPr>
              <w:t>病理学评估：</w:t>
            </w:r>
            <w:r w:rsidR="006B50B0" w:rsidRPr="001C193E">
              <w:rPr>
                <w:rFonts w:cs="Times New Roman (正文 CS 字体)"/>
                <w:bCs/>
                <w:spacing w:val="6"/>
                <w:sz w:val="18"/>
                <w:szCs w:val="18"/>
              </w:rPr>
              <w:t>{{</w:t>
            </w:r>
            <w:proofErr w:type="spellStart"/>
            <w:proofErr w:type="gramStart"/>
            <w:r w:rsidR="006B50B0" w:rsidRPr="001C193E">
              <w:rPr>
                <w:rFonts w:cs="Times New Roman (正文 CS 字体)"/>
                <w:bCs/>
                <w:spacing w:val="6"/>
                <w:sz w:val="18"/>
                <w:szCs w:val="18"/>
              </w:rPr>
              <w:t>sample.pathol</w:t>
            </w:r>
            <w:proofErr w:type="gramEnd"/>
            <w:r w:rsidR="006B50B0" w:rsidRPr="001C193E">
              <w:rPr>
                <w:rFonts w:cs="Times New Roman (正文 CS 字体)"/>
                <w:bCs/>
                <w:spacing w:val="6"/>
                <w:sz w:val="18"/>
                <w:szCs w:val="18"/>
              </w:rPr>
              <w:t>_diagn</w:t>
            </w:r>
            <w:proofErr w:type="spellEnd"/>
            <w:r w:rsidR="006B50B0" w:rsidRPr="001C193E">
              <w:rPr>
                <w:rFonts w:cs="Times New Roman (正文 CS 字体)"/>
                <w:bCs/>
                <w:spacing w:val="6"/>
                <w:sz w:val="18"/>
                <w:szCs w:val="18"/>
              </w:rPr>
              <w:t>}}</w:t>
            </w:r>
          </w:p>
        </w:tc>
      </w:tr>
    </w:tbl>
    <w:p w14:paraId="4EDA84EF" w14:textId="77777777" w:rsidR="00986AD5" w:rsidRDefault="00986AD5">
      <w:pPr>
        <w:rPr>
          <w:rFonts w:cs="Times New Roman (正文 CS 字体)"/>
          <w:snapToGrid w:val="0"/>
          <w:spacing w:val="6"/>
          <w:sz w:val="18"/>
          <w:szCs w:val="18"/>
        </w:rPr>
      </w:pPr>
    </w:p>
    <w:p w14:paraId="302AB2BF" w14:textId="77777777" w:rsidR="00986AD5" w:rsidRDefault="00B85C6E">
      <w:pPr>
        <w:rPr>
          <w:snapToGrid w:val="0"/>
        </w:rPr>
      </w:pPr>
      <w:r>
        <w:rPr>
          <w:rFonts w:cstheme="minorBidi"/>
          <w:b/>
          <w:bCs/>
          <w:color w:val="31849B"/>
          <w:kern w:val="2"/>
        </w:rPr>
        <w:t>检测</w:t>
      </w:r>
      <w:r>
        <w:rPr>
          <w:rFonts w:cstheme="minorBidi" w:hint="eastAsia"/>
          <w:b/>
          <w:bCs/>
          <w:color w:val="31849B"/>
          <w:kern w:val="2"/>
        </w:rPr>
        <w:t>内容</w:t>
      </w:r>
    </w:p>
    <w:p w14:paraId="7C362533" w14:textId="441F4F67" w:rsidR="00986AD5" w:rsidRDefault="00B85C6E" w:rsidP="00FB471A">
      <w:pPr>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本项目检测外周血样本中BRCA1和BRCA2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基因，利用扩增子</w:t>
      </w:r>
      <w:r w:rsidR="007457EC">
        <w:rPr>
          <w:rFonts w:cs="Times New Roman (正文 CS 字体)" w:hint="eastAsia"/>
          <w:snapToGrid w:val="0"/>
          <w:spacing w:val="6"/>
          <w:sz w:val="18"/>
          <w:szCs w:val="18"/>
        </w:rPr>
        <w:t>建库</w:t>
      </w:r>
      <w:r>
        <w:rPr>
          <w:rFonts w:cs="Times New Roman (正文 CS 字体)" w:hint="eastAsia"/>
          <w:snapToGrid w:val="0"/>
          <w:spacing w:val="6"/>
          <w:sz w:val="18"/>
          <w:szCs w:val="18"/>
        </w:rPr>
        <w:t>和高通量测序法检测BRCA1基因和BRCA2基因全编码区（包括BRCA1基因（NM_007294）外显子2、3、5~24，BRCA2基因（NM_000059）外显子2-27）、外显子-内含子连接区、UTR区（非翻译区）和启动子区域上的单核苷酸变异（SNV）和小片段插入/缺失变异（</w:t>
      </w:r>
      <w:proofErr w:type="spellStart"/>
      <w:r>
        <w:rPr>
          <w:rFonts w:cs="Times New Roman (正文 CS 字体)" w:hint="eastAsia"/>
          <w:snapToGrid w:val="0"/>
          <w:spacing w:val="6"/>
          <w:sz w:val="18"/>
          <w:szCs w:val="18"/>
        </w:rPr>
        <w:t>InDel</w:t>
      </w:r>
      <w:proofErr w:type="spellEnd"/>
      <w:r>
        <w:rPr>
          <w:rFonts w:cs="Times New Roman (正文 CS 字体)" w:hint="eastAsia"/>
          <w:snapToGrid w:val="0"/>
          <w:spacing w:val="6"/>
          <w:sz w:val="18"/>
          <w:szCs w:val="18"/>
        </w:rPr>
        <w:t>）。同时也附赠石蜡包埋组织样本中的BRCA1和BRCA2</w:t>
      </w:r>
      <w:proofErr w:type="gramStart"/>
      <w:r>
        <w:rPr>
          <w:rFonts w:cs="Times New Roman (正文 CS 字体)" w:hint="eastAsia"/>
          <w:snapToGrid w:val="0"/>
          <w:spacing w:val="6"/>
          <w:sz w:val="18"/>
          <w:szCs w:val="18"/>
        </w:rPr>
        <w:t>两个</w:t>
      </w:r>
      <w:proofErr w:type="gramEnd"/>
      <w:r>
        <w:rPr>
          <w:rFonts w:cs="Times New Roman (正文 CS 字体)" w:hint="eastAsia"/>
          <w:snapToGrid w:val="0"/>
          <w:spacing w:val="6"/>
          <w:sz w:val="18"/>
          <w:szCs w:val="18"/>
        </w:rPr>
        <w:t>基因变异情况，为临床决策提供更充分的参考依据。</w:t>
      </w:r>
      <w:r>
        <w:rPr>
          <w:rFonts w:cs="Times New Roman (正文 CS 字体)"/>
          <w:snapToGrid w:val="0"/>
          <w:spacing w:val="6"/>
          <w:sz w:val="18"/>
          <w:szCs w:val="18"/>
        </w:rPr>
        <w:t>详细技术说明及基因参见附录。</w:t>
      </w:r>
      <w:r>
        <w:rPr>
          <w:rFonts w:cs="Times New Roman (正文 CS 字体)"/>
          <w:snapToGrid w:val="0"/>
          <w:spacing w:val="6"/>
          <w:sz w:val="18"/>
          <w:szCs w:val="18"/>
        </w:rPr>
        <w:br w:type="page"/>
      </w:r>
    </w:p>
    <w:p w14:paraId="443E2072" w14:textId="77777777" w:rsidR="00986AD5" w:rsidRDefault="00B85C6E">
      <w:pPr>
        <w:numPr>
          <w:ilvl w:val="0"/>
          <w:numId w:val="2"/>
        </w:numPr>
        <w:rPr>
          <w:rFonts w:cstheme="minorBidi"/>
          <w:b/>
          <w:bCs/>
          <w:color w:val="31849B"/>
          <w:kern w:val="2"/>
        </w:rPr>
      </w:pPr>
      <w:r>
        <w:rPr>
          <w:rFonts w:cstheme="minorBidi"/>
          <w:b/>
          <w:bCs/>
          <w:color w:val="31849B"/>
          <w:kern w:val="2"/>
        </w:rPr>
        <w:lastRenderedPageBreak/>
        <w:t>经NMPA获批的</w:t>
      </w:r>
      <w:r>
        <w:rPr>
          <w:rFonts w:cstheme="minorBidi" w:hint="eastAsia"/>
          <w:b/>
          <w:bCs/>
          <w:color w:val="31849B"/>
          <w:kern w:val="2"/>
        </w:rPr>
        <w:t>BRCA1和BRCA2</w:t>
      </w:r>
      <w:r>
        <w:rPr>
          <w:rFonts w:cstheme="minorBidi"/>
          <w:b/>
          <w:bCs/>
          <w:color w:val="31849B"/>
          <w:kern w:val="2"/>
        </w:rPr>
        <w:t>基因</w:t>
      </w:r>
      <w:r>
        <w:rPr>
          <w:rFonts w:cstheme="minorBidi" w:hint="eastAsia"/>
          <w:b/>
          <w:bCs/>
          <w:color w:val="31849B"/>
          <w:kern w:val="2"/>
        </w:rPr>
        <w:t>胚系</w:t>
      </w:r>
      <w:r>
        <w:rPr>
          <w:rFonts w:cstheme="minorBidi"/>
          <w:b/>
          <w:bCs/>
          <w:color w:val="31849B"/>
          <w:kern w:val="2"/>
        </w:rPr>
        <w:t>变异结果</w:t>
      </w:r>
    </w:p>
    <w:p w14:paraId="1E6F8644"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1.1检测结果小结</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2691"/>
        <w:gridCol w:w="1100"/>
        <w:gridCol w:w="973"/>
        <w:gridCol w:w="1473"/>
        <w:gridCol w:w="3358"/>
      </w:tblGrid>
      <w:tr w:rsidR="00986AD5" w14:paraId="2072EDF8" w14:textId="77777777">
        <w:trPr>
          <w:trHeight w:hRule="exact" w:val="336"/>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77E91CE" w14:textId="77777777" w:rsidR="00986AD5" w:rsidRDefault="00B85C6E">
            <w:pPr>
              <w:spacing w:line="240" w:lineRule="exact"/>
              <w:jc w:val="center"/>
              <w:rPr>
                <w:b/>
                <w:snapToGrid w:val="0"/>
                <w:color w:val="31849B"/>
                <w:spacing w:val="6"/>
                <w:sz w:val="18"/>
                <w:szCs w:val="18"/>
              </w:rPr>
            </w:pPr>
            <w:r>
              <w:rPr>
                <w:b/>
                <w:snapToGrid w:val="0"/>
                <w:color w:val="31849B"/>
                <w:spacing w:val="6"/>
                <w:sz w:val="18"/>
                <w:szCs w:val="18"/>
              </w:rPr>
              <w:t>基因</w:t>
            </w:r>
          </w:p>
        </w:tc>
        <w:tc>
          <w:tcPr>
            <w:tcW w:w="2691" w:type="dxa"/>
            <w:tcBorders>
              <w:top w:val="single" w:sz="4" w:space="0" w:color="31849B"/>
              <w:left w:val="nil"/>
              <w:bottom w:val="single" w:sz="4" w:space="0" w:color="31849B"/>
              <w:right w:val="nil"/>
            </w:tcBorders>
            <w:shd w:val="clear" w:color="auto" w:fill="DBEFF4"/>
            <w:vAlign w:val="center"/>
          </w:tcPr>
          <w:p w14:paraId="0DAC610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1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2913378A"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146757C"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基因型</w:t>
            </w:r>
          </w:p>
        </w:tc>
        <w:tc>
          <w:tcPr>
            <w:tcW w:w="1473" w:type="dxa"/>
            <w:tcBorders>
              <w:top w:val="single" w:sz="4" w:space="0" w:color="31849B"/>
              <w:left w:val="nil"/>
              <w:bottom w:val="single" w:sz="4" w:space="0" w:color="31849B"/>
              <w:right w:val="nil"/>
            </w:tcBorders>
            <w:shd w:val="clear" w:color="auto" w:fill="DBEFF4"/>
            <w:tcMar>
              <w:top w:w="60" w:type="dxa"/>
              <w:bottom w:w="60" w:type="dxa"/>
            </w:tcMar>
            <w:vAlign w:val="center"/>
          </w:tcPr>
          <w:p w14:paraId="6715F368"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3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027C3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3F2E40" w14:paraId="6E59050B" w14:textId="77777777" w:rsidTr="003A0190">
        <w:trPr>
          <w:trHeight w:val="567"/>
          <w:jc w:val="center"/>
        </w:trPr>
        <w:tc>
          <w:tcPr>
            <w:tcW w:w="10653" w:type="dxa"/>
            <w:gridSpan w:val="6"/>
            <w:shd w:val="clear" w:color="auto" w:fill="auto"/>
            <w:tcMar>
              <w:top w:w="28" w:type="dxa"/>
              <w:bottom w:w="28" w:type="dxa"/>
            </w:tcMar>
            <w:vAlign w:val="center"/>
          </w:tcPr>
          <w:p w14:paraId="70E07798" w14:textId="0F2B1757" w:rsidR="003F2E40"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36C35140" w14:textId="77777777" w:rsidTr="003A0190">
        <w:trPr>
          <w:trHeight w:val="567"/>
          <w:jc w:val="center"/>
        </w:trPr>
        <w:tc>
          <w:tcPr>
            <w:tcW w:w="10653" w:type="dxa"/>
            <w:gridSpan w:val="6"/>
            <w:shd w:val="clear" w:color="auto" w:fill="auto"/>
            <w:tcMar>
              <w:top w:w="28" w:type="dxa"/>
              <w:bottom w:w="28" w:type="dxa"/>
            </w:tcMar>
            <w:vAlign w:val="center"/>
          </w:tcPr>
          <w:p w14:paraId="39FCEAAA" w14:textId="1F65E322" w:rsidR="003F2E40" w:rsidRPr="007B3317" w:rsidRDefault="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.B1_L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25F45DB0" w14:textId="77777777" w:rsidTr="003F2E40">
        <w:trPr>
          <w:trHeight w:val="567"/>
          <w:jc w:val="center"/>
        </w:trPr>
        <w:tc>
          <w:tcPr>
            <w:tcW w:w="1058" w:type="dxa"/>
            <w:shd w:val="clear" w:color="auto" w:fill="auto"/>
            <w:tcMar>
              <w:top w:w="28" w:type="dxa"/>
              <w:bottom w:w="28" w:type="dxa"/>
            </w:tcMar>
            <w:vAlign w:val="center"/>
          </w:tcPr>
          <w:p w14:paraId="6F527874" w14:textId="08B146ED" w:rsidR="003F2E40"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176587E4"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49E3F745" w14:textId="2D1B0720"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4991F918" w14:textId="00ED338A"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000DDE32" w14:textId="26DEF19A"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51E76AD3"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5FA09B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54547B2A"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4805DC7D"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23E88645"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2A73DD42" w14:textId="56893BF5"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F11DACA" w14:textId="39FBFECD"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136ABF7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013EF1AD"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66CA1FFC"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7339F1D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0FFD4F9"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4199FE5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5B033AD1" w14:textId="4BBF3E0D" w:rsidR="003F2E40"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endif%}</w:t>
            </w:r>
          </w:p>
        </w:tc>
      </w:tr>
      <w:tr w:rsidR="003F2E40" w14:paraId="6AEC946E" w14:textId="77777777" w:rsidTr="002973B1">
        <w:trPr>
          <w:trHeight w:val="567"/>
          <w:jc w:val="center"/>
        </w:trPr>
        <w:tc>
          <w:tcPr>
            <w:tcW w:w="10653" w:type="dxa"/>
            <w:gridSpan w:val="6"/>
            <w:shd w:val="clear" w:color="auto" w:fill="auto"/>
            <w:tcMar>
              <w:top w:w="28" w:type="dxa"/>
              <w:bottom w:w="28" w:type="dxa"/>
            </w:tcMar>
            <w:vAlign w:val="center"/>
          </w:tcPr>
          <w:p w14:paraId="0B2A257B" w14:textId="2D2EE489"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1332B38A" w14:textId="77777777" w:rsidTr="002973B1">
        <w:trPr>
          <w:trHeight w:val="567"/>
          <w:jc w:val="center"/>
        </w:trPr>
        <w:tc>
          <w:tcPr>
            <w:tcW w:w="10653" w:type="dxa"/>
            <w:gridSpan w:val="6"/>
            <w:shd w:val="clear" w:color="auto" w:fill="auto"/>
            <w:tcMar>
              <w:top w:w="28" w:type="dxa"/>
              <w:bottom w:w="28" w:type="dxa"/>
            </w:tcMar>
            <w:vAlign w:val="center"/>
          </w:tcPr>
          <w:p w14:paraId="4DD22DC5" w14:textId="7B022BB7"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389B7573" w14:textId="77777777" w:rsidTr="00B37D81">
        <w:trPr>
          <w:trHeight w:val="567"/>
          <w:jc w:val="center"/>
        </w:trPr>
        <w:tc>
          <w:tcPr>
            <w:tcW w:w="1058" w:type="dxa"/>
            <w:shd w:val="clear" w:color="auto" w:fill="auto"/>
            <w:tcMar>
              <w:top w:w="28" w:type="dxa"/>
              <w:bottom w:w="28" w:type="dxa"/>
            </w:tcMar>
            <w:vAlign w:val="center"/>
          </w:tcPr>
          <w:p w14:paraId="06EF9E44" w14:textId="1EAE8870" w:rsidR="003F2E40" w:rsidRDefault="003F2E40" w:rsidP="003F2E40">
            <w:pPr>
              <w:spacing w:line="240" w:lineRule="exact"/>
              <w:jc w:val="center"/>
              <w:rPr>
                <w:rFonts w:cs="Times New Roman"/>
                <w:iCs/>
                <w:color w:val="000000" w:themeColor="text1"/>
                <w:spacing w:val="10"/>
                <w:sz w:val="18"/>
                <w:szCs w:val="18"/>
                <w:lang w:val="en-GB"/>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1</w:t>
            </w:r>
          </w:p>
        </w:tc>
        <w:tc>
          <w:tcPr>
            <w:tcW w:w="9595" w:type="dxa"/>
            <w:gridSpan w:val="5"/>
            <w:vAlign w:val="center"/>
          </w:tcPr>
          <w:p w14:paraId="7BA9B541" w14:textId="6DE72725" w:rsidR="003F2E40" w:rsidRDefault="003F2E40" w:rsidP="003F2E40">
            <w:pPr>
              <w:spacing w:line="240" w:lineRule="exact"/>
              <w:jc w:val="center"/>
              <w:rPr>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5F14182F" w14:textId="77777777" w:rsidTr="000E467B">
        <w:trPr>
          <w:trHeight w:val="567"/>
          <w:jc w:val="center"/>
        </w:trPr>
        <w:tc>
          <w:tcPr>
            <w:tcW w:w="10653" w:type="dxa"/>
            <w:gridSpan w:val="6"/>
            <w:shd w:val="clear" w:color="auto" w:fill="auto"/>
            <w:tcMar>
              <w:top w:w="28" w:type="dxa"/>
              <w:bottom w:w="28" w:type="dxa"/>
            </w:tcMar>
            <w:vAlign w:val="center"/>
          </w:tcPr>
          <w:p w14:paraId="6016A064" w14:textId="2E6E6E1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3F2E40" w14:paraId="15362695" w14:textId="77777777" w:rsidTr="000E467B">
        <w:trPr>
          <w:trHeight w:val="567"/>
          <w:jc w:val="center"/>
        </w:trPr>
        <w:tc>
          <w:tcPr>
            <w:tcW w:w="10653" w:type="dxa"/>
            <w:gridSpan w:val="6"/>
            <w:shd w:val="clear" w:color="auto" w:fill="auto"/>
            <w:tcMar>
              <w:top w:w="28" w:type="dxa"/>
              <w:bottom w:w="28" w:type="dxa"/>
            </w:tcMar>
            <w:vAlign w:val="center"/>
          </w:tcPr>
          <w:p w14:paraId="114B6A35" w14:textId="2272C40E"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61BB52E2" w14:textId="77777777" w:rsidTr="000E467B">
        <w:trPr>
          <w:trHeight w:val="567"/>
          <w:jc w:val="center"/>
        </w:trPr>
        <w:tc>
          <w:tcPr>
            <w:tcW w:w="10653" w:type="dxa"/>
            <w:gridSpan w:val="6"/>
            <w:shd w:val="clear" w:color="auto" w:fill="auto"/>
            <w:tcMar>
              <w:top w:w="28" w:type="dxa"/>
              <w:bottom w:w="28" w:type="dxa"/>
            </w:tcMar>
            <w:vAlign w:val="center"/>
          </w:tcPr>
          <w:p w14:paraId="63E19FC6" w14:textId="27D80270" w:rsidR="003F2E40" w:rsidRDefault="003F2E40" w:rsidP="003F2E40">
            <w:pPr>
              <w:spacing w:line="240" w:lineRule="exact"/>
              <w:jc w:val="center"/>
              <w:rPr>
                <w:rFonts w:cs="Times New Roman (正文 CS 字体)"/>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_L5+</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4</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3</w:t>
            </w:r>
            <w:r w:rsidRPr="007B3317">
              <w:rPr>
                <w:rFonts w:cs="Times New Roman (正文 CS 字体)"/>
                <w:snapToGrid w:val="0"/>
                <w:spacing w:val="6"/>
                <w:sz w:val="18"/>
                <w:szCs w:val="18"/>
              </w:rPr>
              <w:t xml:space="preserve"> %}</w:t>
            </w:r>
          </w:p>
        </w:tc>
      </w:tr>
      <w:tr w:rsidR="003F2E40" w14:paraId="0F5676F9" w14:textId="77777777" w:rsidTr="003F2E40">
        <w:trPr>
          <w:trHeight w:val="567"/>
          <w:jc w:val="center"/>
        </w:trPr>
        <w:tc>
          <w:tcPr>
            <w:tcW w:w="1058" w:type="dxa"/>
            <w:shd w:val="clear" w:color="auto" w:fill="auto"/>
            <w:tcMar>
              <w:top w:w="28" w:type="dxa"/>
              <w:bottom w:w="28" w:type="dxa"/>
            </w:tcMar>
            <w:vAlign w:val="center"/>
          </w:tcPr>
          <w:p w14:paraId="2BA39C31" w14:textId="18B233D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691" w:type="dxa"/>
            <w:vAlign w:val="center"/>
          </w:tcPr>
          <w:p w14:paraId="077AA522" w14:textId="77777777" w:rsidR="003F2E40" w:rsidRDefault="003F2E40" w:rsidP="003F2E40">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3EABBD7F" w14:textId="071DB26B" w:rsidR="003F2E40" w:rsidRDefault="003F2E40" w:rsidP="003F2E40">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100" w:type="dxa"/>
            <w:shd w:val="clear" w:color="auto" w:fill="auto"/>
            <w:tcMar>
              <w:top w:w="28" w:type="dxa"/>
              <w:bottom w:w="28" w:type="dxa"/>
            </w:tcMar>
            <w:vAlign w:val="center"/>
          </w:tcPr>
          <w:p w14:paraId="5D9185BB" w14:textId="195254AB" w:rsidR="003F2E40" w:rsidRDefault="003F2E40" w:rsidP="003F2E40">
            <w:pPr>
              <w:spacing w:line="240" w:lineRule="exact"/>
              <w:jc w:val="center"/>
              <w:rPr>
                <w:snapToGrid w:val="0"/>
                <w:spacing w:val="6"/>
                <w:sz w:val="18"/>
                <w:szCs w:val="18"/>
              </w:rPr>
            </w:pPr>
            <w:r>
              <w:rPr>
                <w:rFonts w:hint="eastAsia"/>
                <w:snapToGrid w:val="0"/>
                <w:spacing w:val="6"/>
                <w:sz w:val="18"/>
                <w:szCs w:val="18"/>
              </w:rPr>
              <w:t>胚系</w:t>
            </w:r>
          </w:p>
        </w:tc>
        <w:tc>
          <w:tcPr>
            <w:tcW w:w="973" w:type="dxa"/>
            <w:shd w:val="clear" w:color="auto" w:fill="auto"/>
            <w:tcMar>
              <w:top w:w="28" w:type="dxa"/>
              <w:bottom w:w="28" w:type="dxa"/>
            </w:tcMar>
            <w:vAlign w:val="center"/>
          </w:tcPr>
          <w:p w14:paraId="32C4338C" w14:textId="0686D487" w:rsidR="003F2E40" w:rsidRDefault="003F2E40" w:rsidP="003F2E40">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473" w:type="dxa"/>
            <w:shd w:val="clear" w:color="auto" w:fill="auto"/>
            <w:tcMar>
              <w:top w:w="28" w:type="dxa"/>
              <w:bottom w:w="28" w:type="dxa"/>
            </w:tcMar>
            <w:vAlign w:val="center"/>
          </w:tcPr>
          <w:p w14:paraId="7D93FF8E"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==4%}</w:t>
            </w:r>
          </w:p>
          <w:p w14:paraId="31BFD37D" w14:textId="77777777" w:rsidR="003F2E40" w:rsidRDefault="003F2E40" w:rsidP="003F2E40">
            <w:pPr>
              <w:spacing w:line="240" w:lineRule="exact"/>
              <w:jc w:val="center"/>
              <w:rPr>
                <w:snapToGrid w:val="0"/>
                <w:spacing w:val="6"/>
                <w:sz w:val="18"/>
                <w:szCs w:val="18"/>
              </w:rPr>
            </w:pPr>
            <w:r w:rsidRPr="00E51922">
              <w:rPr>
                <w:rFonts w:hint="eastAsia"/>
                <w:snapToGrid w:val="0"/>
                <w:spacing w:val="6"/>
                <w:sz w:val="18"/>
                <w:szCs w:val="18"/>
              </w:rPr>
              <w:t>4-疑似致病性</w:t>
            </w:r>
          </w:p>
          <w:p w14:paraId="27212147"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 xml:space="preserve">{%p </w:t>
            </w:r>
            <w:proofErr w:type="spellStart"/>
            <w:r w:rsidRPr="009945EE">
              <w:rPr>
                <w:snapToGrid w:val="0"/>
                <w:spacing w:val="6"/>
                <w:sz w:val="18"/>
                <w:szCs w:val="18"/>
              </w:rPr>
              <w:t>elif</w:t>
            </w:r>
            <w:proofErr w:type="spellEnd"/>
            <w:r w:rsidRPr="009945EE">
              <w:rPr>
                <w:snapToGrid w:val="0"/>
                <w:spacing w:val="6"/>
                <w:sz w:val="18"/>
                <w:szCs w:val="18"/>
              </w:rPr>
              <w:t xml:space="preserve">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==5%}</w:t>
            </w:r>
          </w:p>
          <w:p w14:paraId="3D06637B" w14:textId="77777777" w:rsidR="003F2E40" w:rsidRDefault="003F2E40" w:rsidP="003F2E40">
            <w:pPr>
              <w:spacing w:line="240" w:lineRule="exact"/>
              <w:jc w:val="center"/>
              <w:rPr>
                <w:snapToGrid w:val="0"/>
                <w:spacing w:val="6"/>
                <w:sz w:val="18"/>
                <w:szCs w:val="18"/>
              </w:rPr>
            </w:pPr>
            <w:r>
              <w:rPr>
                <w:snapToGrid w:val="0"/>
                <w:spacing w:val="6"/>
                <w:sz w:val="18"/>
                <w:szCs w:val="18"/>
              </w:rPr>
              <w:t>5-</w:t>
            </w:r>
            <w:r w:rsidRPr="00E51922">
              <w:rPr>
                <w:rFonts w:hint="eastAsia"/>
                <w:snapToGrid w:val="0"/>
                <w:spacing w:val="6"/>
                <w:sz w:val="18"/>
                <w:szCs w:val="18"/>
              </w:rPr>
              <w:t>致病性</w:t>
            </w:r>
          </w:p>
          <w:p w14:paraId="3923327C" w14:textId="77777777" w:rsidR="003F2E40" w:rsidRPr="009945EE" w:rsidRDefault="003F2E40" w:rsidP="003F2E40">
            <w:pPr>
              <w:spacing w:line="240" w:lineRule="exact"/>
              <w:jc w:val="center"/>
              <w:rPr>
                <w:snapToGrid w:val="0"/>
                <w:spacing w:val="6"/>
                <w:sz w:val="18"/>
                <w:szCs w:val="18"/>
              </w:rPr>
            </w:pPr>
            <w:r w:rsidRPr="009945EE">
              <w:rPr>
                <w:snapToGrid w:val="0"/>
                <w:spacing w:val="6"/>
                <w:sz w:val="18"/>
                <w:szCs w:val="18"/>
              </w:rPr>
              <w:t>{%p else%}</w:t>
            </w:r>
          </w:p>
          <w:p w14:paraId="16549FDB" w14:textId="3C6F6E10" w:rsidR="003F2E40" w:rsidRPr="009945EE" w:rsidRDefault="00D23862" w:rsidP="003F2E40">
            <w:pPr>
              <w:spacing w:line="240" w:lineRule="exact"/>
              <w:jc w:val="center"/>
              <w:rPr>
                <w:snapToGrid w:val="0"/>
                <w:spacing w:val="6"/>
                <w:sz w:val="18"/>
                <w:szCs w:val="18"/>
              </w:rPr>
            </w:pPr>
            <w:r>
              <w:rPr>
                <w:snapToGrid w:val="0"/>
                <w:spacing w:val="6"/>
                <w:sz w:val="18"/>
                <w:szCs w:val="18"/>
              </w:rPr>
              <w:t>3</w:t>
            </w:r>
            <w:r w:rsidR="003F2E40">
              <w:rPr>
                <w:snapToGrid w:val="0"/>
                <w:spacing w:val="6"/>
                <w:sz w:val="18"/>
                <w:szCs w:val="18"/>
              </w:rPr>
              <w:t>-</w:t>
            </w:r>
            <w:r w:rsidR="003F2E40" w:rsidRPr="009945EE">
              <w:rPr>
                <w:rFonts w:hint="eastAsia"/>
                <w:snapToGrid w:val="0"/>
                <w:spacing w:val="6"/>
                <w:sz w:val="18"/>
                <w:szCs w:val="18"/>
              </w:rPr>
              <w:t>意义不明确</w:t>
            </w:r>
          </w:p>
          <w:p w14:paraId="2BFA48D1" w14:textId="4785621C" w:rsidR="003F2E40" w:rsidRDefault="003F2E40" w:rsidP="003F2E40">
            <w:pPr>
              <w:spacing w:line="240" w:lineRule="exact"/>
              <w:jc w:val="center"/>
              <w:rPr>
                <w:snapToGrid w:val="0"/>
                <w:spacing w:val="6"/>
                <w:sz w:val="18"/>
                <w:szCs w:val="18"/>
              </w:rPr>
            </w:pPr>
            <w:r w:rsidRPr="009945EE">
              <w:rPr>
                <w:snapToGrid w:val="0"/>
                <w:spacing w:val="6"/>
                <w:sz w:val="18"/>
                <w:szCs w:val="18"/>
              </w:rPr>
              <w:t>{%p endif%}</w:t>
            </w:r>
          </w:p>
        </w:tc>
        <w:tc>
          <w:tcPr>
            <w:tcW w:w="3358" w:type="dxa"/>
            <w:shd w:val="clear" w:color="auto" w:fill="auto"/>
            <w:tcMar>
              <w:top w:w="28" w:type="dxa"/>
              <w:bottom w:w="28" w:type="dxa"/>
            </w:tcMar>
            <w:vAlign w:val="center"/>
          </w:tcPr>
          <w:p w14:paraId="6311A5EF"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if (</w:t>
            </w:r>
            <w:proofErr w:type="spellStart"/>
            <w:proofErr w:type="gramStart"/>
            <w:r w:rsidRPr="009945EE">
              <w:rPr>
                <w:rFonts w:cs="Times New Roman (正文 CS 字体)"/>
                <w:snapToGrid w:val="0"/>
                <w:spacing w:val="6"/>
                <w:sz w:val="18"/>
                <w:szCs w:val="18"/>
              </w:rPr>
              <w:t>a.clinic</w:t>
            </w:r>
            <w:proofErr w:type="gramEnd"/>
            <w:r w:rsidRPr="009945EE">
              <w:rPr>
                <w:rFonts w:cs="Times New Roman (正文 CS 字体)"/>
                <w:snapToGrid w:val="0"/>
                <w:spacing w:val="6"/>
                <w:sz w:val="18"/>
                <w:szCs w:val="18"/>
              </w:rPr>
              <w:t>_num_g</w:t>
            </w:r>
            <w:proofErr w:type="spellEnd"/>
            <w:r w:rsidRPr="009945EE">
              <w:rPr>
                <w:rFonts w:cs="Times New Roman (正文 CS 字体)"/>
                <w:snapToGrid w:val="0"/>
                <w:spacing w:val="6"/>
                <w:sz w:val="18"/>
                <w:szCs w:val="18"/>
              </w:rPr>
              <w:t xml:space="preserve">==4 or </w:t>
            </w:r>
            <w:proofErr w:type="spellStart"/>
            <w:r w:rsidRPr="009945EE">
              <w:rPr>
                <w:rFonts w:cs="Times New Roman (正文 CS 字体)"/>
                <w:snapToGrid w:val="0"/>
                <w:spacing w:val="6"/>
                <w:sz w:val="18"/>
                <w:szCs w:val="18"/>
              </w:rPr>
              <w:t>a.clinic_num_g</w:t>
            </w:r>
            <w:proofErr w:type="spellEnd"/>
            <w:r w:rsidRPr="009945EE">
              <w:rPr>
                <w:rFonts w:cs="Times New Roman (正文 CS 字体)"/>
                <w:snapToGrid w:val="0"/>
                <w:spacing w:val="6"/>
                <w:sz w:val="18"/>
                <w:szCs w:val="18"/>
              </w:rPr>
              <w:t xml:space="preserve">==5) and </w:t>
            </w:r>
            <w:proofErr w:type="spellStart"/>
            <w:r w:rsidRPr="009945EE">
              <w:rPr>
                <w:rFonts w:cs="Times New Roman (正文 CS 字体)"/>
                <w:snapToGrid w:val="0"/>
                <w:spacing w:val="6"/>
                <w:sz w:val="18"/>
                <w:szCs w:val="18"/>
              </w:rPr>
              <w:t>a.evi_sum.evi_split</w:t>
            </w:r>
            <w:proofErr w:type="spellEnd"/>
            <w:r w:rsidRPr="009945EE">
              <w:rPr>
                <w:rFonts w:cs="Times New Roman (正文 CS 字体)"/>
                <w:snapToGrid w:val="0"/>
                <w:spacing w:val="6"/>
                <w:sz w:val="18"/>
                <w:szCs w:val="18"/>
              </w:rPr>
              <w:t xml:space="preserve"> and </w:t>
            </w:r>
            <w:proofErr w:type="spellStart"/>
            <w:r w:rsidRPr="009945EE">
              <w:rPr>
                <w:rFonts w:cs="Times New Roman (正文 CS 字体)"/>
                <w:snapToGrid w:val="0"/>
                <w:spacing w:val="6"/>
                <w:sz w:val="18"/>
                <w:szCs w:val="18"/>
              </w:rPr>
              <w:t>a.evi_sum.evi_split.Predictive</w:t>
            </w:r>
            <w:proofErr w:type="spellEnd"/>
            <w:r w:rsidRPr="009945EE">
              <w:rPr>
                <w:rFonts w:cs="Times New Roman (正文 CS 字体)"/>
                <w:snapToGrid w:val="0"/>
                <w:spacing w:val="6"/>
                <w:sz w:val="18"/>
                <w:szCs w:val="18"/>
              </w:rPr>
              <w:t>%}</w:t>
            </w:r>
          </w:p>
          <w:p w14:paraId="3717B2E4"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for b in </w:t>
            </w:r>
            <w:proofErr w:type="spellStart"/>
            <w:r w:rsidRPr="009945EE">
              <w:rPr>
                <w:rFonts w:cs="Times New Roman (正文 CS 字体)"/>
                <w:snapToGrid w:val="0"/>
                <w:spacing w:val="6"/>
                <w:sz w:val="18"/>
                <w:szCs w:val="18"/>
              </w:rPr>
              <w:t>a.evi_sum.evi_</w:t>
            </w:r>
            <w:proofErr w:type="gramStart"/>
            <w:r w:rsidRPr="009945EE">
              <w:rPr>
                <w:rFonts w:cs="Times New Roman (正文 CS 字体)"/>
                <w:snapToGrid w:val="0"/>
                <w:spacing w:val="6"/>
                <w:sz w:val="18"/>
                <w:szCs w:val="18"/>
              </w:rPr>
              <w:t>split.Predictive</w:t>
            </w:r>
            <w:proofErr w:type="spellEnd"/>
            <w:proofErr w:type="gramEnd"/>
            <w:r w:rsidRPr="009945EE">
              <w:rPr>
                <w:rFonts w:cs="Times New Roman (正文 CS 字体)"/>
                <w:snapToGrid w:val="0"/>
                <w:spacing w:val="6"/>
                <w:sz w:val="18"/>
                <w:szCs w:val="18"/>
              </w:rPr>
              <w:t>%}</w:t>
            </w:r>
          </w:p>
          <w:p w14:paraId="2336B257"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b.regimen_name</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b.clinical_significance_cn</w:t>
            </w:r>
            <w:proofErr w:type="spellEnd"/>
            <w:r w:rsidRPr="009945EE">
              <w:rPr>
                <w:rFonts w:cs="Times New Roman (正文 CS 字体)"/>
                <w:snapToGrid w:val="0"/>
                <w:spacing w:val="6"/>
                <w:sz w:val="18"/>
                <w:szCs w:val="18"/>
              </w:rPr>
              <w:t>}}，{{</w:t>
            </w:r>
            <w:proofErr w:type="spellStart"/>
            <w:r w:rsidRPr="009945EE">
              <w:rPr>
                <w:rFonts w:cs="Times New Roman (正文 CS 字体)"/>
                <w:snapToGrid w:val="0"/>
                <w:spacing w:val="6"/>
                <w:sz w:val="18"/>
                <w:szCs w:val="18"/>
              </w:rPr>
              <w:t>b.evi_conclusion_simple</w:t>
            </w:r>
            <w:proofErr w:type="spellEnd"/>
            <w:r w:rsidRPr="009945EE">
              <w:rPr>
                <w:rFonts w:cs="Times New Roman (正文 CS 字体)"/>
                <w:snapToGrid w:val="0"/>
                <w:spacing w:val="6"/>
                <w:sz w:val="18"/>
                <w:szCs w:val="18"/>
              </w:rPr>
              <w:t>}}级）</w:t>
            </w:r>
          </w:p>
          <w:p w14:paraId="04648176"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 xml:space="preserve">{%p </w:t>
            </w:r>
            <w:proofErr w:type="spellStart"/>
            <w:r w:rsidRPr="009945EE">
              <w:rPr>
                <w:rFonts w:cs="Times New Roman (正文 CS 字体)"/>
                <w:snapToGrid w:val="0"/>
                <w:spacing w:val="6"/>
                <w:sz w:val="18"/>
                <w:szCs w:val="18"/>
              </w:rPr>
              <w:t>endfor</w:t>
            </w:r>
            <w:proofErr w:type="spellEnd"/>
            <w:r w:rsidRPr="009945EE">
              <w:rPr>
                <w:rFonts w:cs="Times New Roman (正文 CS 字体)"/>
                <w:snapToGrid w:val="0"/>
                <w:spacing w:val="6"/>
                <w:sz w:val="18"/>
                <w:szCs w:val="18"/>
              </w:rPr>
              <w:t>%}</w:t>
            </w:r>
          </w:p>
          <w:p w14:paraId="1EC734C8"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{%p else%}</w:t>
            </w:r>
          </w:p>
          <w:p w14:paraId="5B4096E0" w14:textId="77777777" w:rsidR="003F2E40" w:rsidRPr="009945EE" w:rsidRDefault="003F2E40" w:rsidP="003F2E40">
            <w:pPr>
              <w:spacing w:line="240" w:lineRule="exact"/>
              <w:jc w:val="center"/>
              <w:rPr>
                <w:rFonts w:cs="Times New Roman (正文 CS 字体)"/>
                <w:snapToGrid w:val="0"/>
                <w:spacing w:val="6"/>
                <w:sz w:val="18"/>
                <w:szCs w:val="18"/>
              </w:rPr>
            </w:pPr>
            <w:r w:rsidRPr="009945EE">
              <w:rPr>
                <w:rFonts w:cs="Times New Roman (正文 CS 字体)"/>
                <w:snapToGrid w:val="0"/>
                <w:spacing w:val="6"/>
                <w:sz w:val="18"/>
                <w:szCs w:val="18"/>
              </w:rPr>
              <w:t>-</w:t>
            </w:r>
          </w:p>
          <w:p w14:paraId="3BC8544A" w14:textId="57E8EE62" w:rsidR="003F2E40" w:rsidRDefault="003F2E40" w:rsidP="003F2E40">
            <w:pPr>
              <w:spacing w:line="240" w:lineRule="exact"/>
              <w:jc w:val="center"/>
              <w:rPr>
                <w:snapToGrid w:val="0"/>
                <w:spacing w:val="6"/>
                <w:sz w:val="18"/>
                <w:szCs w:val="18"/>
              </w:rPr>
            </w:pPr>
            <w:r w:rsidRPr="009945EE">
              <w:rPr>
                <w:rFonts w:cs="Times New Roman (正文 CS 字体)"/>
                <w:snapToGrid w:val="0"/>
                <w:spacing w:val="6"/>
                <w:sz w:val="18"/>
                <w:szCs w:val="18"/>
              </w:rPr>
              <w:t>{%p endif%}</w:t>
            </w:r>
          </w:p>
        </w:tc>
      </w:tr>
      <w:tr w:rsidR="003F2E40" w14:paraId="0E5543BD" w14:textId="77777777" w:rsidTr="00A30364">
        <w:trPr>
          <w:trHeight w:val="567"/>
          <w:jc w:val="center"/>
        </w:trPr>
        <w:tc>
          <w:tcPr>
            <w:tcW w:w="10653" w:type="dxa"/>
            <w:gridSpan w:val="6"/>
            <w:shd w:val="clear" w:color="auto" w:fill="auto"/>
            <w:tcMar>
              <w:top w:w="28" w:type="dxa"/>
              <w:bottom w:w="28" w:type="dxa"/>
            </w:tcMar>
            <w:vAlign w:val="center"/>
          </w:tcPr>
          <w:p w14:paraId="0871BC66" w14:textId="7B99BC20"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3F2E40" w14:paraId="408730BF" w14:textId="77777777" w:rsidTr="00A30364">
        <w:trPr>
          <w:trHeight w:val="567"/>
          <w:jc w:val="center"/>
        </w:trPr>
        <w:tc>
          <w:tcPr>
            <w:tcW w:w="10653" w:type="dxa"/>
            <w:gridSpan w:val="6"/>
            <w:shd w:val="clear" w:color="auto" w:fill="auto"/>
            <w:tcMar>
              <w:top w:w="28" w:type="dxa"/>
              <w:bottom w:w="28" w:type="dxa"/>
            </w:tcMar>
            <w:vAlign w:val="center"/>
          </w:tcPr>
          <w:p w14:paraId="3F0BBE10" w14:textId="53D3083E" w:rsidR="003F2E40" w:rsidRPr="009945EE" w:rsidRDefault="003F2E40" w:rsidP="003F2E40">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3F2E40" w14:paraId="64F55C7B" w14:textId="77777777" w:rsidTr="00DE055D">
        <w:trPr>
          <w:trHeight w:val="567"/>
          <w:jc w:val="center"/>
        </w:trPr>
        <w:tc>
          <w:tcPr>
            <w:tcW w:w="1058" w:type="dxa"/>
            <w:shd w:val="clear" w:color="auto" w:fill="auto"/>
            <w:tcMar>
              <w:top w:w="28" w:type="dxa"/>
              <w:bottom w:w="28" w:type="dxa"/>
            </w:tcMar>
            <w:vAlign w:val="center"/>
          </w:tcPr>
          <w:p w14:paraId="0A245ECC" w14:textId="2E588146" w:rsidR="003F2E40"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BRCA</w:t>
            </w:r>
            <w:r>
              <w:rPr>
                <w:rFonts w:cs="Times New Roman"/>
                <w:iCs/>
                <w:color w:val="000000" w:themeColor="text1"/>
                <w:spacing w:val="10"/>
                <w:sz w:val="18"/>
                <w:szCs w:val="18"/>
                <w:lang w:val="en-GB"/>
              </w:rPr>
              <w:t>2</w:t>
            </w:r>
          </w:p>
        </w:tc>
        <w:tc>
          <w:tcPr>
            <w:tcW w:w="9595" w:type="dxa"/>
            <w:gridSpan w:val="5"/>
            <w:vAlign w:val="center"/>
          </w:tcPr>
          <w:p w14:paraId="4DBCF44F" w14:textId="03D3064B" w:rsidR="003F2E40" w:rsidRPr="009945EE" w:rsidRDefault="003F2E40" w:rsidP="003F2E40">
            <w:pPr>
              <w:spacing w:line="240" w:lineRule="exact"/>
              <w:jc w:val="center"/>
              <w:rPr>
                <w:rFonts w:cs="Times New Roman (正文 CS 字体)"/>
                <w:snapToGrid w:val="0"/>
                <w:spacing w:val="6"/>
                <w:sz w:val="18"/>
                <w:szCs w:val="18"/>
              </w:rPr>
            </w:pPr>
            <w:r>
              <w:rPr>
                <w:rFonts w:cs="Times New Roman" w:hint="eastAsia"/>
                <w:iCs/>
                <w:color w:val="000000" w:themeColor="text1"/>
                <w:spacing w:val="10"/>
                <w:sz w:val="18"/>
                <w:szCs w:val="18"/>
                <w:lang w:val="en-GB"/>
              </w:rPr>
              <w:t>未检测到</w:t>
            </w:r>
            <w:r>
              <w:rPr>
                <w:rFonts w:cs="Times New Roman" w:hint="eastAsia"/>
                <w:iCs/>
                <w:color w:val="000000" w:themeColor="text1"/>
                <w:spacing w:val="10"/>
                <w:sz w:val="18"/>
                <w:szCs w:val="18"/>
              </w:rPr>
              <w:t>5-</w:t>
            </w:r>
            <w:r>
              <w:rPr>
                <w:rFonts w:cs="Times New Roman" w:hint="eastAsia"/>
                <w:iCs/>
                <w:color w:val="000000" w:themeColor="text1"/>
                <w:spacing w:val="10"/>
                <w:sz w:val="18"/>
                <w:szCs w:val="18"/>
                <w:lang w:val="en-GB"/>
              </w:rPr>
              <w:t>致病性、</w:t>
            </w:r>
            <w:r>
              <w:rPr>
                <w:rFonts w:cs="Times New Roman" w:hint="eastAsia"/>
                <w:iCs/>
                <w:color w:val="000000" w:themeColor="text1"/>
                <w:spacing w:val="10"/>
                <w:sz w:val="18"/>
                <w:szCs w:val="18"/>
              </w:rPr>
              <w:t>4-</w:t>
            </w:r>
            <w:r>
              <w:rPr>
                <w:rFonts w:cs="Times New Roman" w:hint="eastAsia"/>
                <w:iCs/>
                <w:color w:val="000000" w:themeColor="text1"/>
                <w:spacing w:val="10"/>
                <w:sz w:val="18"/>
                <w:szCs w:val="18"/>
                <w:lang w:val="en-GB"/>
              </w:rPr>
              <w:t>疑似致病性、</w:t>
            </w:r>
            <w:r>
              <w:rPr>
                <w:rFonts w:cs="Times New Roman" w:hint="eastAsia"/>
                <w:iCs/>
                <w:color w:val="000000" w:themeColor="text1"/>
                <w:spacing w:val="10"/>
                <w:sz w:val="18"/>
                <w:szCs w:val="18"/>
              </w:rPr>
              <w:t>3-</w:t>
            </w:r>
            <w:r>
              <w:rPr>
                <w:rFonts w:cs="Times New Roman" w:hint="eastAsia"/>
                <w:iCs/>
                <w:color w:val="000000" w:themeColor="text1"/>
                <w:spacing w:val="10"/>
                <w:sz w:val="18"/>
                <w:szCs w:val="18"/>
                <w:lang w:val="en-GB"/>
              </w:rPr>
              <w:t>意义不明确的胚系变异</w:t>
            </w:r>
          </w:p>
        </w:tc>
      </w:tr>
      <w:tr w:rsidR="003F2E40" w14:paraId="4EA21AB3" w14:textId="77777777" w:rsidTr="000849F7">
        <w:trPr>
          <w:trHeight w:val="567"/>
          <w:jc w:val="center"/>
        </w:trPr>
        <w:tc>
          <w:tcPr>
            <w:tcW w:w="10653" w:type="dxa"/>
            <w:gridSpan w:val="6"/>
            <w:shd w:val="clear" w:color="auto" w:fill="auto"/>
            <w:tcMar>
              <w:top w:w="28" w:type="dxa"/>
              <w:bottom w:w="28" w:type="dxa"/>
            </w:tcMar>
            <w:vAlign w:val="center"/>
          </w:tcPr>
          <w:p w14:paraId="6FCE0BA8" w14:textId="7F739F41" w:rsidR="003F2E40" w:rsidRDefault="003F2E40" w:rsidP="003F2E40">
            <w:pPr>
              <w:spacing w:line="240" w:lineRule="exact"/>
              <w:jc w:val="center"/>
              <w:rPr>
                <w:rFonts w:cs="Times New Roman"/>
                <w:iCs/>
                <w:color w:val="000000" w:themeColor="text1"/>
                <w:spacing w:val="10"/>
                <w:sz w:val="18"/>
                <w:szCs w:val="18"/>
                <w:lang w:val="en-GB"/>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%tr endif%}</w:t>
            </w:r>
          </w:p>
        </w:tc>
      </w:tr>
    </w:tbl>
    <w:p w14:paraId="07553916" w14:textId="77777777" w:rsidR="00986AD5" w:rsidRDefault="00B85C6E">
      <w:pPr>
        <w:jc w:val="center"/>
        <w:rPr>
          <w:rFonts w:cstheme="minorBidi"/>
          <w:b/>
          <w:bCs/>
          <w:color w:val="31849B"/>
          <w:kern w:val="2"/>
          <w:sz w:val="22"/>
          <w:szCs w:val="22"/>
        </w:rPr>
      </w:pPr>
      <w:r>
        <w:rPr>
          <w:rFonts w:cstheme="minorBidi" w:hint="eastAsia"/>
          <w:b/>
          <w:bCs/>
          <w:color w:val="31849B"/>
          <w:kern w:val="2"/>
          <w:sz w:val="22"/>
          <w:szCs w:val="22"/>
        </w:rPr>
        <w:t>1.2良性、疑似良性变异检测结果列表</w:t>
      </w:r>
    </w:p>
    <w:tbl>
      <w:tblPr>
        <w:tblStyle w:val="afffd"/>
        <w:tblW w:w="10653" w:type="dxa"/>
        <w:jc w:val="center"/>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58"/>
        <w:gridCol w:w="1246"/>
        <w:gridCol w:w="3482"/>
        <w:gridCol w:w="1500"/>
        <w:gridCol w:w="1654"/>
        <w:gridCol w:w="1713"/>
      </w:tblGrid>
      <w:tr w:rsidR="005A1984" w:rsidRPr="00E51922" w14:paraId="7D7E5399" w14:textId="77777777" w:rsidTr="00092E1C">
        <w:trPr>
          <w:trHeight w:hRule="exact" w:val="397"/>
          <w:jc w:val="center"/>
        </w:trPr>
        <w:tc>
          <w:tcPr>
            <w:tcW w:w="10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16DDED15"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序号</w:t>
            </w:r>
          </w:p>
        </w:tc>
        <w:tc>
          <w:tcPr>
            <w:tcW w:w="1246" w:type="dxa"/>
            <w:tcBorders>
              <w:top w:val="single" w:sz="4" w:space="0" w:color="31849B"/>
              <w:left w:val="nil"/>
              <w:bottom w:val="single" w:sz="4" w:space="0" w:color="31849B"/>
              <w:right w:val="nil"/>
            </w:tcBorders>
            <w:shd w:val="clear" w:color="auto" w:fill="DBEFF4"/>
            <w:vAlign w:val="center"/>
          </w:tcPr>
          <w:p w14:paraId="5ADD017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w:t>
            </w:r>
          </w:p>
        </w:tc>
        <w:tc>
          <w:tcPr>
            <w:tcW w:w="3482" w:type="dxa"/>
            <w:tcBorders>
              <w:top w:val="single" w:sz="4" w:space="0" w:color="31849B"/>
              <w:left w:val="nil"/>
              <w:bottom w:val="single" w:sz="4" w:space="0" w:color="31849B"/>
              <w:right w:val="nil"/>
            </w:tcBorders>
            <w:shd w:val="clear" w:color="auto" w:fill="DBEFF4"/>
            <w:tcMar>
              <w:top w:w="60" w:type="dxa"/>
              <w:bottom w:w="60" w:type="dxa"/>
            </w:tcMar>
            <w:vAlign w:val="center"/>
          </w:tcPr>
          <w:p w14:paraId="6B8E0CF7"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检测结果</w:t>
            </w:r>
          </w:p>
        </w:tc>
        <w:tc>
          <w:tcPr>
            <w:tcW w:w="150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945EA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变异来源</w:t>
            </w:r>
          </w:p>
        </w:tc>
        <w:tc>
          <w:tcPr>
            <w:tcW w:w="1654" w:type="dxa"/>
            <w:tcBorders>
              <w:top w:val="single" w:sz="4" w:space="0" w:color="31849B"/>
              <w:left w:val="nil"/>
              <w:bottom w:val="single" w:sz="4" w:space="0" w:color="31849B"/>
              <w:right w:val="nil"/>
            </w:tcBorders>
            <w:shd w:val="clear" w:color="auto" w:fill="DBEFF4"/>
            <w:tcMar>
              <w:top w:w="60" w:type="dxa"/>
              <w:bottom w:w="60" w:type="dxa"/>
            </w:tcMar>
            <w:vAlign w:val="center"/>
          </w:tcPr>
          <w:p w14:paraId="2E0047D9"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基因型</w:t>
            </w:r>
          </w:p>
        </w:tc>
        <w:tc>
          <w:tcPr>
            <w:tcW w:w="1713" w:type="dxa"/>
            <w:tcBorders>
              <w:top w:val="single" w:sz="4" w:space="0" w:color="31849B"/>
              <w:left w:val="nil"/>
              <w:bottom w:val="single" w:sz="4" w:space="0" w:color="31849B"/>
              <w:right w:val="nil"/>
            </w:tcBorders>
            <w:shd w:val="clear" w:color="auto" w:fill="DBEFF4"/>
            <w:tcMar>
              <w:top w:w="60" w:type="dxa"/>
              <w:bottom w:w="60" w:type="dxa"/>
            </w:tcMar>
            <w:vAlign w:val="center"/>
          </w:tcPr>
          <w:p w14:paraId="5BD10A20" w14:textId="77777777" w:rsidR="005A1984" w:rsidRPr="00E51922" w:rsidRDefault="005A1984" w:rsidP="00092E1C">
            <w:pPr>
              <w:spacing w:line="240" w:lineRule="exact"/>
              <w:jc w:val="center"/>
              <w:rPr>
                <w:b/>
                <w:snapToGrid w:val="0"/>
                <w:color w:val="31849B"/>
                <w:spacing w:val="6"/>
                <w:sz w:val="18"/>
                <w:szCs w:val="18"/>
              </w:rPr>
            </w:pPr>
            <w:r w:rsidRPr="00E51922">
              <w:rPr>
                <w:rFonts w:hint="eastAsia"/>
                <w:b/>
                <w:snapToGrid w:val="0"/>
                <w:color w:val="31849B"/>
                <w:spacing w:val="6"/>
                <w:sz w:val="18"/>
                <w:szCs w:val="18"/>
              </w:rPr>
              <w:t>变异解读</w:t>
            </w:r>
          </w:p>
        </w:tc>
      </w:tr>
      <w:tr w:rsidR="005A1984" w:rsidRPr="00E51922" w14:paraId="06158699" w14:textId="77777777" w:rsidTr="00092E1C">
        <w:trPr>
          <w:trHeight w:val="397"/>
          <w:jc w:val="center"/>
        </w:trPr>
        <w:tc>
          <w:tcPr>
            <w:tcW w:w="10653" w:type="dxa"/>
            <w:gridSpan w:val="6"/>
            <w:shd w:val="clear" w:color="auto" w:fill="auto"/>
            <w:tcMar>
              <w:top w:w="28" w:type="dxa"/>
              <w:bottom w:w="28" w:type="dxa"/>
            </w:tcMar>
            <w:vAlign w:val="center"/>
          </w:tcPr>
          <w:p w14:paraId="725A1CF3" w14:textId="77777777" w:rsidR="005A1984" w:rsidRPr="00E51922" w:rsidRDefault="005A1984" w:rsidP="00092E1C">
            <w:pPr>
              <w:spacing w:line="240" w:lineRule="exact"/>
              <w:jc w:val="center"/>
              <w:rPr>
                <w:snapToGrid w:val="0"/>
                <w:spacing w:val="6"/>
                <w:sz w:val="18"/>
                <w:szCs w:val="18"/>
              </w:rPr>
            </w:pPr>
            <w:r w:rsidRPr="007B3317">
              <w:rPr>
                <w:rFonts w:cs="Times New Roman (正文 CS 字体)"/>
                <w:snapToGrid w:val="0"/>
                <w:spacing w:val="6"/>
                <w:sz w:val="18"/>
                <w:szCs w:val="18"/>
              </w:rPr>
              <w:t xml:space="preserve">{%tr </w:t>
            </w:r>
            <w:r>
              <w:rPr>
                <w:rFonts w:cs="Times New Roman (正文 CS 字体)" w:hint="eastAsia"/>
                <w:snapToGrid w:val="0"/>
                <w:spacing w:val="6"/>
                <w:sz w:val="18"/>
                <w:szCs w:val="18"/>
              </w:rPr>
              <w:t>fo</w:t>
            </w:r>
            <w:r>
              <w:rPr>
                <w:rFonts w:cs="Times New Roman (正文 CS 字体)"/>
                <w:snapToGrid w:val="0"/>
                <w:spacing w:val="6"/>
                <w:sz w:val="18"/>
                <w:szCs w:val="18"/>
              </w:rPr>
              <w:t>r a in</w:t>
            </w:r>
            <w:r w:rsidRPr="007B3317">
              <w:rPr>
                <w:rFonts w:cs="Times New Roman (正文 CS 字体)"/>
                <w:snapToGrid w:val="0"/>
                <w:spacing w:val="6"/>
                <w:sz w:val="18"/>
                <w:szCs w:val="18"/>
              </w:rPr>
              <w:t xml:space="preserve"> </w:t>
            </w:r>
            <w:proofErr w:type="gramStart"/>
            <w:r>
              <w:rPr>
                <w:rFonts w:cs="Times New Roman (正文 CS 字体)"/>
                <w:snapToGrid w:val="0"/>
                <w:spacing w:val="6"/>
                <w:sz w:val="18"/>
                <w:szCs w:val="18"/>
              </w:rPr>
              <w:t>var.brca</w:t>
            </w:r>
            <w:proofErr w:type="gramEnd"/>
            <w:r>
              <w:rPr>
                <w:rFonts w:cs="Times New Roman (正文 CS 字体)"/>
                <w:snapToGrid w:val="0"/>
                <w:spacing w:val="6"/>
                <w:sz w:val="18"/>
                <w:szCs w:val="18"/>
              </w:rPr>
              <w:t>_v1</w:t>
            </w:r>
            <w:r w:rsidRPr="007B3317">
              <w:rPr>
                <w:rFonts w:cs="Times New Roman (正文 CS 字体)"/>
                <w:snapToGrid w:val="0"/>
                <w:spacing w:val="6"/>
                <w:sz w:val="18"/>
                <w:szCs w:val="18"/>
              </w:rPr>
              <w:t>.B1_L</w:t>
            </w:r>
            <w:r>
              <w:rPr>
                <w:rFonts w:cs="Times New Roman (正文 CS 字体)"/>
                <w:snapToGrid w:val="0"/>
                <w:spacing w:val="6"/>
                <w:sz w:val="18"/>
                <w:szCs w:val="18"/>
              </w:rPr>
              <w:t>2</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2</w:t>
            </w:r>
            <w:r w:rsidRPr="007B3317">
              <w:rPr>
                <w:rFonts w:cs="Times New Roman (正文 CS 字体)"/>
                <w:snapToGrid w:val="0"/>
                <w:spacing w:val="6"/>
                <w:sz w:val="18"/>
                <w:szCs w:val="18"/>
              </w:rPr>
              <w:t xml:space="preserve"> + </w:t>
            </w:r>
            <w:r>
              <w:rPr>
                <w:rFonts w:cs="Times New Roman (正文 CS 字体)"/>
                <w:snapToGrid w:val="0"/>
                <w:spacing w:val="6"/>
                <w:sz w:val="18"/>
                <w:szCs w:val="18"/>
              </w:rPr>
              <w:t>var.brca_v1</w:t>
            </w:r>
            <w:r w:rsidRPr="007B3317">
              <w:rPr>
                <w:rFonts w:cs="Times New Roman (正文 CS 字体)"/>
                <w:snapToGrid w:val="0"/>
                <w:spacing w:val="6"/>
                <w:sz w:val="18"/>
                <w:szCs w:val="18"/>
              </w:rPr>
              <w:t>.B1_L</w:t>
            </w:r>
            <w:r>
              <w:rPr>
                <w:rFonts w:cs="Times New Roman (正文 CS 字体)"/>
                <w:snapToGrid w:val="0"/>
                <w:spacing w:val="6"/>
                <w:sz w:val="18"/>
                <w:szCs w:val="18"/>
              </w:rPr>
              <w:t>1</w:t>
            </w:r>
            <w:r w:rsidRPr="007B3317">
              <w:rPr>
                <w:rFonts w:cs="Times New Roman (正文 CS 字体)"/>
                <w:snapToGrid w:val="0"/>
                <w:spacing w:val="6"/>
                <w:sz w:val="18"/>
                <w:szCs w:val="18"/>
              </w:rPr>
              <w:t>+</w:t>
            </w:r>
            <w:r>
              <w:rPr>
                <w:rFonts w:cs="Times New Roman (正文 CS 字体)"/>
                <w:snapToGrid w:val="0"/>
                <w:spacing w:val="6"/>
                <w:sz w:val="18"/>
                <w:szCs w:val="18"/>
              </w:rPr>
              <w:t xml:space="preserve"> var.brca_v1</w:t>
            </w:r>
            <w:r w:rsidRPr="007B3317">
              <w:rPr>
                <w:rFonts w:cs="Times New Roman (正文 CS 字体)"/>
                <w:snapToGrid w:val="0"/>
                <w:spacing w:val="6"/>
                <w:sz w:val="18"/>
                <w:szCs w:val="18"/>
              </w:rPr>
              <w:t>.B</w:t>
            </w:r>
            <w:r>
              <w:rPr>
                <w:rFonts w:cs="Times New Roman (正文 CS 字体)"/>
                <w:snapToGrid w:val="0"/>
                <w:spacing w:val="6"/>
                <w:sz w:val="18"/>
                <w:szCs w:val="18"/>
              </w:rPr>
              <w:t>2</w:t>
            </w:r>
            <w:r w:rsidRPr="007B3317">
              <w:rPr>
                <w:rFonts w:cs="Times New Roman (正文 CS 字体)"/>
                <w:snapToGrid w:val="0"/>
                <w:spacing w:val="6"/>
                <w:sz w:val="18"/>
                <w:szCs w:val="18"/>
              </w:rPr>
              <w:t>_L</w:t>
            </w:r>
            <w:r>
              <w:rPr>
                <w:rFonts w:cs="Times New Roman (正文 CS 字体)"/>
                <w:snapToGrid w:val="0"/>
                <w:spacing w:val="6"/>
                <w:sz w:val="18"/>
                <w:szCs w:val="18"/>
              </w:rPr>
              <w:t>1</w:t>
            </w:r>
            <w:r w:rsidRPr="007B3317">
              <w:rPr>
                <w:rFonts w:cs="Times New Roman (正文 CS 字体)"/>
                <w:snapToGrid w:val="0"/>
                <w:spacing w:val="6"/>
                <w:sz w:val="18"/>
                <w:szCs w:val="18"/>
              </w:rPr>
              <w:t xml:space="preserve"> %}</w:t>
            </w:r>
          </w:p>
        </w:tc>
      </w:tr>
      <w:tr w:rsidR="005A1984" w:rsidRPr="00E51922" w14:paraId="23AE020C" w14:textId="77777777" w:rsidTr="00092E1C">
        <w:trPr>
          <w:trHeight w:val="397"/>
          <w:jc w:val="center"/>
        </w:trPr>
        <w:tc>
          <w:tcPr>
            <w:tcW w:w="1058" w:type="dxa"/>
            <w:shd w:val="clear" w:color="auto" w:fill="auto"/>
            <w:tcMar>
              <w:top w:w="28" w:type="dxa"/>
              <w:bottom w:w="28" w:type="dxa"/>
            </w:tcMar>
            <w:vAlign w:val="center"/>
          </w:tcPr>
          <w:p w14:paraId="02D959DA" w14:textId="77777777" w:rsidR="005A1984" w:rsidRPr="00840AEE" w:rsidRDefault="005A1984" w:rsidP="005A1984">
            <w:pPr>
              <w:pStyle w:val="afffff"/>
              <w:numPr>
                <w:ilvl w:val="0"/>
                <w:numId w:val="9"/>
              </w:numPr>
              <w:spacing w:line="240" w:lineRule="exact"/>
              <w:ind w:left="0" w:firstLineChars="0" w:firstLine="0"/>
              <w:jc w:val="center"/>
              <w:rPr>
                <w:snapToGrid w:val="0"/>
                <w:spacing w:val="6"/>
                <w:sz w:val="18"/>
                <w:szCs w:val="18"/>
              </w:rPr>
            </w:pPr>
          </w:p>
        </w:tc>
        <w:tc>
          <w:tcPr>
            <w:tcW w:w="1246" w:type="dxa"/>
            <w:vAlign w:val="center"/>
          </w:tcPr>
          <w:p w14:paraId="6758B17F"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3482" w:type="dxa"/>
            <w:shd w:val="clear" w:color="auto" w:fill="auto"/>
            <w:tcMar>
              <w:top w:w="28" w:type="dxa"/>
              <w:bottom w:w="28" w:type="dxa"/>
            </w:tcMar>
            <w:vAlign w:val="center"/>
          </w:tcPr>
          <w:p w14:paraId="509E42E9" w14:textId="77777777" w:rsidR="005A1984" w:rsidRDefault="005A1984" w:rsidP="00092E1C">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w:t>
            </w:r>
            <w:proofErr w:type="spellStart"/>
            <w:proofErr w:type="gramStart"/>
            <w:r>
              <w:rPr>
                <w:snapToGrid w:val="0"/>
                <w:spacing w:val="6"/>
                <w:sz w:val="18"/>
                <w:szCs w:val="18"/>
              </w:rPr>
              <w:t>a.gene</w:t>
            </w:r>
            <w:proofErr w:type="gramEnd"/>
            <w:r>
              <w:rPr>
                <w:snapToGrid w:val="0"/>
                <w:spacing w:val="6"/>
                <w:sz w:val="18"/>
                <w:szCs w:val="18"/>
              </w:rPr>
              <w:t>_region</w:t>
            </w:r>
            <w:proofErr w:type="spellEnd"/>
            <w:r>
              <w:rPr>
                <w:snapToGrid w:val="0"/>
                <w:spacing w:val="6"/>
                <w:sz w:val="18"/>
                <w:szCs w:val="18"/>
              </w:rPr>
              <w:t>}} {{</w:t>
            </w:r>
            <w:proofErr w:type="spellStart"/>
            <w:r>
              <w:rPr>
                <w:snapToGrid w:val="0"/>
                <w:spacing w:val="6"/>
                <w:sz w:val="18"/>
                <w:szCs w:val="18"/>
              </w:rPr>
              <w:t>a.hgvs_c</w:t>
            </w:r>
            <w:proofErr w:type="spellEnd"/>
            <w:r>
              <w:rPr>
                <w:snapToGrid w:val="0"/>
                <w:spacing w:val="6"/>
                <w:sz w:val="18"/>
                <w:szCs w:val="18"/>
              </w:rPr>
              <w:t xml:space="preserve">}}{%if </w:t>
            </w:r>
            <w:proofErr w:type="spellStart"/>
            <w:r>
              <w:rPr>
                <w:snapToGrid w:val="0"/>
                <w:spacing w:val="6"/>
                <w:sz w:val="18"/>
                <w:szCs w:val="18"/>
              </w:rPr>
              <w:t>a.hgvs_p</w:t>
            </w:r>
            <w:proofErr w:type="spellEnd"/>
            <w:r>
              <w:rPr>
                <w:snapToGrid w:val="0"/>
                <w:spacing w:val="6"/>
                <w:sz w:val="18"/>
                <w:szCs w:val="18"/>
              </w:rPr>
              <w:t xml:space="preserve"> != “p.?”%} {{</w:t>
            </w:r>
            <w:proofErr w:type="spellStart"/>
            <w:r>
              <w:rPr>
                <w:snapToGrid w:val="0"/>
                <w:spacing w:val="6"/>
                <w:sz w:val="18"/>
                <w:szCs w:val="18"/>
              </w:rPr>
              <w:t>a.hgvs_p</w:t>
            </w:r>
            <w:proofErr w:type="spellEnd"/>
            <w:r>
              <w:rPr>
                <w:snapToGrid w:val="0"/>
                <w:spacing w:val="6"/>
                <w:sz w:val="18"/>
                <w:szCs w:val="18"/>
              </w:rPr>
              <w:t>}}{%endif%}</w:t>
            </w:r>
          </w:p>
          <w:p w14:paraId="6279B318" w14:textId="77777777" w:rsidR="005A1984" w:rsidRPr="00E51922" w:rsidRDefault="005A1984" w:rsidP="00092E1C">
            <w:pPr>
              <w:spacing w:line="240" w:lineRule="exact"/>
              <w:jc w:val="center"/>
              <w:rPr>
                <w:snapToGrid w:val="0"/>
                <w:spacing w:val="6"/>
                <w:sz w:val="18"/>
                <w:szCs w:val="18"/>
              </w:rPr>
            </w:pPr>
            <w:r>
              <w:rPr>
                <w:snapToGrid w:val="0"/>
                <w:spacing w:val="6"/>
                <w:sz w:val="18"/>
                <w:szCs w:val="18"/>
              </w:rPr>
              <w:t>{{</w:t>
            </w:r>
            <w:proofErr w:type="spellStart"/>
            <w:proofErr w:type="gramStart"/>
            <w:r>
              <w:rPr>
                <w:snapToGrid w:val="0"/>
                <w:spacing w:val="6"/>
                <w:sz w:val="18"/>
                <w:szCs w:val="18"/>
              </w:rPr>
              <w:t>a.</w:t>
            </w:r>
            <w:r w:rsidRPr="009945EE">
              <w:rPr>
                <w:snapToGrid w:val="0"/>
                <w:spacing w:val="6"/>
                <w:sz w:val="18"/>
                <w:szCs w:val="18"/>
              </w:rPr>
              <w:t>transcript</w:t>
            </w:r>
            <w:proofErr w:type="gramEnd"/>
            <w:r w:rsidRPr="009945EE">
              <w:rPr>
                <w:snapToGrid w:val="0"/>
                <w:spacing w:val="6"/>
                <w:sz w:val="18"/>
                <w:szCs w:val="18"/>
              </w:rPr>
              <w:t>_primary</w:t>
            </w:r>
            <w:proofErr w:type="spellEnd"/>
            <w:r>
              <w:rPr>
                <w:snapToGrid w:val="0"/>
                <w:spacing w:val="6"/>
                <w:sz w:val="18"/>
                <w:szCs w:val="18"/>
              </w:rPr>
              <w:t>}}</w:t>
            </w:r>
          </w:p>
        </w:tc>
        <w:tc>
          <w:tcPr>
            <w:tcW w:w="1500" w:type="dxa"/>
            <w:shd w:val="clear" w:color="auto" w:fill="auto"/>
            <w:tcMar>
              <w:top w:w="28" w:type="dxa"/>
              <w:bottom w:w="28" w:type="dxa"/>
            </w:tcMar>
            <w:vAlign w:val="center"/>
          </w:tcPr>
          <w:p w14:paraId="71D88060" w14:textId="77777777" w:rsidR="005A1984" w:rsidRPr="00E51922" w:rsidRDefault="005A1984" w:rsidP="00092E1C">
            <w:pPr>
              <w:spacing w:line="240" w:lineRule="exact"/>
              <w:jc w:val="center"/>
              <w:rPr>
                <w:snapToGrid w:val="0"/>
                <w:spacing w:val="6"/>
                <w:sz w:val="18"/>
                <w:szCs w:val="18"/>
              </w:rPr>
            </w:pPr>
            <w:r>
              <w:rPr>
                <w:rFonts w:hint="eastAsia"/>
                <w:snapToGrid w:val="0"/>
                <w:spacing w:val="6"/>
                <w:sz w:val="18"/>
                <w:szCs w:val="18"/>
              </w:rPr>
              <w:t>胚系</w:t>
            </w:r>
          </w:p>
        </w:tc>
        <w:tc>
          <w:tcPr>
            <w:tcW w:w="1654" w:type="dxa"/>
            <w:shd w:val="clear" w:color="auto" w:fill="auto"/>
            <w:tcMar>
              <w:top w:w="28" w:type="dxa"/>
              <w:bottom w:w="28" w:type="dxa"/>
            </w:tcMar>
            <w:vAlign w:val="center"/>
          </w:tcPr>
          <w:p w14:paraId="19C1C8DB"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 xml:space="preserve">{%if </w:t>
            </w:r>
            <w:proofErr w:type="spellStart"/>
            <w:r w:rsidRPr="009945EE">
              <w:rPr>
                <w:snapToGrid w:val="0"/>
                <w:spacing w:val="6"/>
                <w:sz w:val="18"/>
                <w:szCs w:val="18"/>
              </w:rPr>
              <w:t>a.freq</w:t>
            </w:r>
            <w:proofErr w:type="spellEnd"/>
            <w:r w:rsidRPr="009945EE">
              <w:rPr>
                <w:snapToGrid w:val="0"/>
                <w:spacing w:val="6"/>
                <w:sz w:val="18"/>
                <w:szCs w:val="18"/>
              </w:rPr>
              <w:t>&gt;=0.85%}纯合{%else%}杂合{%endif%}</w:t>
            </w:r>
          </w:p>
        </w:tc>
        <w:tc>
          <w:tcPr>
            <w:tcW w:w="1713" w:type="dxa"/>
            <w:shd w:val="clear" w:color="auto" w:fill="auto"/>
            <w:tcMar>
              <w:top w:w="28" w:type="dxa"/>
              <w:bottom w:w="28" w:type="dxa"/>
            </w:tcMar>
            <w:vAlign w:val="center"/>
          </w:tcPr>
          <w:p w14:paraId="3A433547"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 xml:space="preserve">{%p if </w:t>
            </w:r>
            <w:proofErr w:type="spellStart"/>
            <w:proofErr w:type="gramStart"/>
            <w:r w:rsidRPr="009945EE">
              <w:rPr>
                <w:snapToGrid w:val="0"/>
                <w:spacing w:val="6"/>
                <w:sz w:val="18"/>
                <w:szCs w:val="18"/>
              </w:rPr>
              <w:t>a.clinic</w:t>
            </w:r>
            <w:proofErr w:type="gramEnd"/>
            <w:r w:rsidRPr="009945EE">
              <w:rPr>
                <w:snapToGrid w:val="0"/>
                <w:spacing w:val="6"/>
                <w:sz w:val="18"/>
                <w:szCs w:val="18"/>
              </w:rPr>
              <w:t>_num_g</w:t>
            </w:r>
            <w:proofErr w:type="spellEnd"/>
            <w:r w:rsidRPr="009945EE">
              <w:rPr>
                <w:snapToGrid w:val="0"/>
                <w:spacing w:val="6"/>
                <w:sz w:val="18"/>
                <w:szCs w:val="18"/>
              </w:rPr>
              <w:t>==</w:t>
            </w:r>
            <w:r>
              <w:rPr>
                <w:snapToGrid w:val="0"/>
                <w:spacing w:val="6"/>
                <w:sz w:val="18"/>
                <w:szCs w:val="18"/>
              </w:rPr>
              <w:t>2</w:t>
            </w:r>
            <w:r w:rsidRPr="009945EE">
              <w:rPr>
                <w:snapToGrid w:val="0"/>
                <w:spacing w:val="6"/>
                <w:sz w:val="18"/>
                <w:szCs w:val="18"/>
              </w:rPr>
              <w:t>%}</w:t>
            </w:r>
          </w:p>
          <w:p w14:paraId="3F5FB5B7" w14:textId="77777777" w:rsidR="005A1984" w:rsidRDefault="005A1984" w:rsidP="00092E1C">
            <w:pPr>
              <w:spacing w:line="240" w:lineRule="exact"/>
              <w:jc w:val="center"/>
              <w:rPr>
                <w:snapToGrid w:val="0"/>
                <w:spacing w:val="6"/>
                <w:sz w:val="18"/>
                <w:szCs w:val="18"/>
              </w:rPr>
            </w:pPr>
            <w:r>
              <w:rPr>
                <w:snapToGrid w:val="0"/>
                <w:spacing w:val="6"/>
                <w:sz w:val="18"/>
                <w:szCs w:val="18"/>
              </w:rPr>
              <w:t>2-</w:t>
            </w:r>
            <w:r>
              <w:rPr>
                <w:rFonts w:hint="eastAsia"/>
                <w:snapToGrid w:val="0"/>
                <w:spacing w:val="6"/>
                <w:sz w:val="18"/>
                <w:szCs w:val="18"/>
              </w:rPr>
              <w:t>疑似良性</w:t>
            </w:r>
          </w:p>
          <w:p w14:paraId="55CB0DEA" w14:textId="77777777" w:rsidR="005A1984" w:rsidRPr="009945EE" w:rsidRDefault="005A1984" w:rsidP="00092E1C">
            <w:pPr>
              <w:spacing w:line="240" w:lineRule="exact"/>
              <w:jc w:val="center"/>
              <w:rPr>
                <w:snapToGrid w:val="0"/>
                <w:spacing w:val="6"/>
                <w:sz w:val="18"/>
                <w:szCs w:val="18"/>
              </w:rPr>
            </w:pPr>
            <w:r w:rsidRPr="009945EE">
              <w:rPr>
                <w:snapToGrid w:val="0"/>
                <w:spacing w:val="6"/>
                <w:sz w:val="18"/>
                <w:szCs w:val="18"/>
              </w:rPr>
              <w:t>{%p else%}</w:t>
            </w:r>
          </w:p>
          <w:p w14:paraId="69E19B14" w14:textId="77777777" w:rsidR="005A1984" w:rsidRDefault="005A1984" w:rsidP="00092E1C">
            <w:pPr>
              <w:spacing w:line="240" w:lineRule="exact"/>
              <w:jc w:val="center"/>
              <w:rPr>
                <w:snapToGrid w:val="0"/>
                <w:spacing w:val="6"/>
                <w:sz w:val="18"/>
                <w:szCs w:val="18"/>
              </w:rPr>
            </w:pPr>
            <w:r w:rsidRPr="00E51922">
              <w:rPr>
                <w:rFonts w:hint="eastAsia"/>
                <w:snapToGrid w:val="0"/>
                <w:spacing w:val="6"/>
                <w:sz w:val="18"/>
                <w:szCs w:val="18"/>
              </w:rPr>
              <w:t>1-良性</w:t>
            </w:r>
          </w:p>
          <w:p w14:paraId="0F073CA3" w14:textId="77777777" w:rsidR="005A1984" w:rsidRPr="00E51922" w:rsidRDefault="005A1984" w:rsidP="00092E1C">
            <w:pPr>
              <w:spacing w:line="240" w:lineRule="exact"/>
              <w:jc w:val="center"/>
              <w:rPr>
                <w:snapToGrid w:val="0"/>
                <w:spacing w:val="6"/>
                <w:sz w:val="18"/>
                <w:szCs w:val="18"/>
              </w:rPr>
            </w:pPr>
            <w:r w:rsidRPr="009945EE">
              <w:rPr>
                <w:snapToGrid w:val="0"/>
                <w:spacing w:val="6"/>
                <w:sz w:val="18"/>
                <w:szCs w:val="18"/>
              </w:rPr>
              <w:t>{%p endif%}</w:t>
            </w:r>
          </w:p>
        </w:tc>
      </w:tr>
      <w:tr w:rsidR="005A1984" w:rsidRPr="00E51922" w14:paraId="1294F3B0" w14:textId="77777777" w:rsidTr="00092E1C">
        <w:trPr>
          <w:trHeight w:val="397"/>
          <w:jc w:val="center"/>
        </w:trPr>
        <w:tc>
          <w:tcPr>
            <w:tcW w:w="10653" w:type="dxa"/>
            <w:gridSpan w:val="6"/>
            <w:shd w:val="clear" w:color="auto" w:fill="auto"/>
            <w:tcMar>
              <w:top w:w="28" w:type="dxa"/>
              <w:bottom w:w="28" w:type="dxa"/>
            </w:tcMar>
            <w:vAlign w:val="center"/>
          </w:tcPr>
          <w:p w14:paraId="65914F1D" w14:textId="77777777" w:rsidR="005A1984" w:rsidRPr="00E51922" w:rsidRDefault="005A1984" w:rsidP="00092E1C">
            <w:pPr>
              <w:spacing w:line="240" w:lineRule="exact"/>
              <w:jc w:val="center"/>
              <w:rPr>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bl>
    <w:p w14:paraId="5FD190D2" w14:textId="77777777" w:rsidR="00986AD5" w:rsidRDefault="00B85C6E">
      <w:pPr>
        <w:rPr>
          <w:b/>
          <w:snapToGrid w:val="0"/>
          <w:color w:val="000000" w:themeColor="text1"/>
          <w:sz w:val="16"/>
          <w:szCs w:val="16"/>
        </w:rPr>
      </w:pPr>
      <w:r>
        <w:rPr>
          <w:rFonts w:hint="eastAsia"/>
          <w:b/>
          <w:snapToGrid w:val="0"/>
          <w:color w:val="000000" w:themeColor="text1"/>
          <w:sz w:val="16"/>
          <w:szCs w:val="16"/>
        </w:rPr>
        <w:t>注：</w:t>
      </w:r>
    </w:p>
    <w:p w14:paraId="05ADC473"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w:t>
      </w:r>
    </w:p>
    <w:p w14:paraId="7656226D"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报告中的变异遵从人类基因组变异协会（Human Genome Variation Society，HGVS）的变异命名指南（http://varnomen.hgvs.org）中的相关规定进行命名。</w:t>
      </w:r>
    </w:p>
    <w:p w14:paraId="6173A7B5"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Pathologists，CAP）发布的《遗传变异分类标准与指南》（2015年版），遗传变异分为5个等级：5-致病性、4-疑似致病性、3-意义不明确、2-疑似良性、1-良性。</w:t>
      </w:r>
    </w:p>
    <w:p w14:paraId="2CF5AB30"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7B52182"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A级：NMPA/FDA等批准/NCCN等指南共识推荐该生物标志物用于预测药物在该癌种中的应答/敏感性。</w:t>
      </w:r>
    </w:p>
    <w:p w14:paraId="2AD36699"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B级：充分的临床研究支持该生物标志物用于预测药物在该癌种中的应答/敏感性，已形成专家共识。</w:t>
      </w:r>
    </w:p>
    <w:p w14:paraId="0B13C46A"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C级：小型临床研究支持该生物标志物用于预测药物在该癌种中的应答/敏感性，或NMPA/FDA等批准/NCCN等指南共识推荐该生物标志物用于预测药物在其它癌种中的应答/敏感性，该生物标志物作为该癌种临床试验入组筛选标准。</w:t>
      </w:r>
    </w:p>
    <w:p w14:paraId="1062DF44" w14:textId="77777777" w:rsidR="00986AD5" w:rsidRDefault="00B85C6E">
      <w:pPr>
        <w:ind w:leftChars="100" w:left="240"/>
        <w:rPr>
          <w:snapToGrid w:val="0"/>
          <w:color w:val="000000" w:themeColor="text1"/>
          <w:sz w:val="16"/>
          <w:szCs w:val="16"/>
        </w:rPr>
      </w:pPr>
      <w:r>
        <w:rPr>
          <w:rFonts w:hint="eastAsia"/>
          <w:snapToGrid w:val="0"/>
          <w:color w:val="000000" w:themeColor="text1"/>
          <w:sz w:val="16"/>
          <w:szCs w:val="16"/>
        </w:rPr>
        <w:t>D级：临床前研究和/或案例研究支持该生物标志物用于预测药物的应答/敏感性。</w:t>
      </w:r>
    </w:p>
    <w:p w14:paraId="3C1BF57E"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胚系变异在基因型处填写杂合或纯合，分别表示丰度在50％或100％左右。</w:t>
      </w:r>
    </w:p>
    <w:p w14:paraId="17A5A8AF" w14:textId="77777777" w:rsidR="00986AD5" w:rsidRDefault="00B85C6E">
      <w:pPr>
        <w:numPr>
          <w:ilvl w:val="0"/>
          <w:numId w:val="3"/>
        </w:numPr>
        <w:rPr>
          <w:snapToGrid w:val="0"/>
          <w:color w:val="000000" w:themeColor="text1"/>
          <w:sz w:val="16"/>
          <w:szCs w:val="16"/>
        </w:rPr>
      </w:pPr>
      <w:r>
        <w:rPr>
          <w:rFonts w:hint="eastAsia"/>
          <w:snapToGrid w:val="0"/>
          <w:color w:val="000000" w:themeColor="text1"/>
          <w:sz w:val="16"/>
          <w:szCs w:val="16"/>
        </w:rPr>
        <w:t>“检测结果小结” 仅列出解读为5-致病性、4-疑似致病性、3-意义不明确的胚系变异。</w:t>
      </w:r>
    </w:p>
    <w:p w14:paraId="2F2421AD" w14:textId="77777777" w:rsidR="00F965CE" w:rsidRDefault="00B85C6E" w:rsidP="00F965CE">
      <w:pPr>
        <w:numPr>
          <w:ilvl w:val="0"/>
          <w:numId w:val="3"/>
        </w:numPr>
        <w:rPr>
          <w:snapToGrid w:val="0"/>
          <w:color w:val="000000" w:themeColor="text1"/>
          <w:sz w:val="16"/>
          <w:szCs w:val="16"/>
        </w:rPr>
      </w:pPr>
      <w:r>
        <w:rPr>
          <w:rFonts w:hint="eastAsia"/>
          <w:snapToGrid w:val="0"/>
          <w:color w:val="000000" w:themeColor="text1"/>
          <w:sz w:val="16"/>
          <w:szCs w:val="16"/>
        </w:rPr>
        <w:t>“良性、疑似良性变异检测结果列表” 解读为1-良性、2-疑似良性的胚系变异。</w:t>
      </w:r>
    </w:p>
    <w:p w14:paraId="782E8639" w14:textId="367B316E" w:rsidR="00986AD5" w:rsidRPr="00F965CE" w:rsidRDefault="00B85C6E" w:rsidP="00F965CE">
      <w:pPr>
        <w:numPr>
          <w:ilvl w:val="0"/>
          <w:numId w:val="3"/>
        </w:numPr>
        <w:rPr>
          <w:snapToGrid w:val="0"/>
          <w:color w:val="000000" w:themeColor="text1"/>
          <w:sz w:val="16"/>
          <w:szCs w:val="16"/>
        </w:rPr>
      </w:pPr>
      <w:r w:rsidRPr="00F965CE">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w:t>
      </w:r>
    </w:p>
    <w:p w14:paraId="2BE03CBB" w14:textId="77777777" w:rsidR="00986AD5" w:rsidRDefault="00B85C6E">
      <w:pPr>
        <w:rPr>
          <w:rFonts w:cstheme="minorBidi"/>
          <w:b/>
          <w:bCs/>
          <w:color w:val="31849B"/>
          <w:kern w:val="2"/>
        </w:rPr>
      </w:pP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样本主要质控</w:t>
      </w:r>
    </w:p>
    <w:tbl>
      <w:tblPr>
        <w:tblStyle w:val="afffd"/>
        <w:tblW w:w="0" w:type="auto"/>
        <w:tblBorders>
          <w:top w:val="single" w:sz="24" w:space="0" w:color="4F81BD" w:themeColor="accent1"/>
          <w:left w:val="none" w:sz="0" w:space="0" w:color="auto"/>
          <w:bottom w:val="single" w:sz="24" w:space="0" w:color="4F81BD"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2251"/>
        <w:gridCol w:w="4512"/>
        <w:gridCol w:w="1750"/>
        <w:gridCol w:w="1902"/>
      </w:tblGrid>
      <w:tr w:rsidR="00986AD5" w14:paraId="6B8C0C24" w14:textId="77777777" w:rsidTr="007F64C8">
        <w:trPr>
          <w:trHeight w:val="397"/>
        </w:trPr>
        <w:tc>
          <w:tcPr>
            <w:tcW w:w="6763" w:type="dxa"/>
            <w:gridSpan w:val="2"/>
            <w:tcBorders>
              <w:top w:val="single" w:sz="4" w:space="0" w:color="4F81BD" w:themeColor="accent1"/>
              <w:bottom w:val="single" w:sz="4" w:space="0" w:color="4F81BD" w:themeColor="accent1"/>
            </w:tcBorders>
            <w:shd w:val="clear" w:color="auto" w:fill="DBEFF4"/>
            <w:vAlign w:val="center"/>
          </w:tcPr>
          <w:p w14:paraId="5486AD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质控参数</w:t>
            </w:r>
          </w:p>
        </w:tc>
        <w:tc>
          <w:tcPr>
            <w:tcW w:w="1750" w:type="dxa"/>
            <w:tcBorders>
              <w:top w:val="single" w:sz="4" w:space="0" w:color="4F81BD" w:themeColor="accent1"/>
              <w:bottom w:val="single" w:sz="4" w:space="0" w:color="4F81BD" w:themeColor="accent1"/>
            </w:tcBorders>
            <w:shd w:val="clear" w:color="auto" w:fill="DBEFF4"/>
            <w:vAlign w:val="center"/>
          </w:tcPr>
          <w:p w14:paraId="4DC918F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1902" w:type="dxa"/>
            <w:tcBorders>
              <w:top w:val="single" w:sz="4" w:space="0" w:color="4F81BD" w:themeColor="accent1"/>
              <w:bottom w:val="single" w:sz="4" w:space="0" w:color="4F81BD" w:themeColor="accent1"/>
            </w:tcBorders>
            <w:shd w:val="clear" w:color="auto" w:fill="DBEFF4"/>
            <w:vAlign w:val="center"/>
          </w:tcPr>
          <w:p w14:paraId="36D02E46"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质</w:t>
            </w:r>
            <w:proofErr w:type="gramStart"/>
            <w:r>
              <w:rPr>
                <w:rFonts w:hint="eastAsia"/>
                <w:b/>
                <w:snapToGrid w:val="0"/>
                <w:color w:val="31849B"/>
                <w:spacing w:val="6"/>
                <w:sz w:val="18"/>
                <w:szCs w:val="18"/>
              </w:rPr>
              <w:t>控标准</w:t>
            </w:r>
            <w:proofErr w:type="gramEnd"/>
          </w:p>
        </w:tc>
      </w:tr>
      <w:tr w:rsidR="007F64C8" w14:paraId="1A1DB322" w14:textId="77777777" w:rsidTr="007F64C8">
        <w:trPr>
          <w:trHeight w:val="397"/>
        </w:trPr>
        <w:tc>
          <w:tcPr>
            <w:tcW w:w="2251" w:type="dxa"/>
            <w:vMerge w:val="restart"/>
            <w:tcBorders>
              <w:top w:val="single" w:sz="4" w:space="0" w:color="4F81BD" w:themeColor="accent1"/>
              <w:bottom w:val="nil"/>
            </w:tcBorders>
            <w:vAlign w:val="center"/>
          </w:tcPr>
          <w:p w14:paraId="76BAC3AD"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样本及实验室</w:t>
            </w:r>
          </w:p>
          <w:p w14:paraId="75F1B4C3"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54B092DA" w14:textId="77777777" w:rsidR="007F64C8" w:rsidRDefault="007F64C8" w:rsidP="007F64C8">
            <w:pPr>
              <w:rPr>
                <w:rFonts w:cs="微软雅黑"/>
                <w:smallCaps/>
                <w:spacing w:val="10"/>
                <w:sz w:val="18"/>
                <w:szCs w:val="18"/>
              </w:rPr>
            </w:pPr>
            <w:r>
              <w:rPr>
                <w:rFonts w:cs="微软雅黑" w:hint="eastAsia"/>
                <w:smallCaps/>
                <w:spacing w:val="10"/>
                <w:sz w:val="18"/>
                <w:szCs w:val="18"/>
              </w:rPr>
              <w:t>DNA浓度(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single" w:sz="4" w:space="0" w:color="4F81BD" w:themeColor="accent1"/>
              <w:bottom w:val="nil"/>
            </w:tcBorders>
            <w:vAlign w:val="center"/>
          </w:tcPr>
          <w:p w14:paraId="14FE9256" w14:textId="29E3939A" w:rsidR="007F64C8" w:rsidRDefault="007F64C8" w:rsidP="007F64C8">
            <w:pPr>
              <w:jc w:val="center"/>
              <w:rPr>
                <w:rFonts w:cs="微软雅黑"/>
                <w:color w:val="000000"/>
                <w:sz w:val="18"/>
                <w:szCs w:val="18"/>
              </w:rPr>
            </w:pPr>
            <w:bookmarkStart w:id="2" w:name="cellpct"/>
            <w:bookmarkEnd w:id="2"/>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dna_concn_q</w:t>
            </w:r>
            <w:r>
              <w:rPr>
                <w:rFonts w:cs="微软雅黑"/>
                <w:color w:val="000000"/>
                <w:sz w:val="18"/>
                <w:szCs w:val="18"/>
              </w:rPr>
              <w:t>%}{{ lib_qc.brca_v1.</w:t>
            </w:r>
            <w:r w:rsidRPr="000B7AA5">
              <w:rPr>
                <w:rFonts w:cs="微软雅黑"/>
                <w:color w:val="000000"/>
                <w:sz w:val="18"/>
                <w:szCs w:val="18"/>
              </w:rPr>
              <w:t>dna_concn_q</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single" w:sz="4" w:space="0" w:color="4F81BD" w:themeColor="accent1"/>
              <w:bottom w:val="nil"/>
            </w:tcBorders>
            <w:vAlign w:val="center"/>
          </w:tcPr>
          <w:p w14:paraId="05409841" w14:textId="77777777" w:rsidR="007F64C8" w:rsidRDefault="007F64C8" w:rsidP="007F64C8">
            <w:pPr>
              <w:jc w:val="center"/>
              <w:rPr>
                <w:rFonts w:cs="微软雅黑"/>
                <w:color w:val="000000"/>
                <w:sz w:val="18"/>
                <w:szCs w:val="18"/>
              </w:rPr>
            </w:pPr>
            <w:r>
              <w:rPr>
                <w:rFonts w:cs="微软雅黑" w:hint="eastAsia"/>
                <w:color w:val="000000"/>
                <w:sz w:val="18"/>
                <w:szCs w:val="18"/>
              </w:rPr>
              <w:t>＞5</w:t>
            </w:r>
          </w:p>
        </w:tc>
      </w:tr>
      <w:tr w:rsidR="007F64C8" w14:paraId="7EE0A4E8" w14:textId="77777777" w:rsidTr="007F64C8">
        <w:trPr>
          <w:trHeight w:val="388"/>
        </w:trPr>
        <w:tc>
          <w:tcPr>
            <w:tcW w:w="2251" w:type="dxa"/>
            <w:vMerge/>
            <w:tcBorders>
              <w:top w:val="nil"/>
              <w:bottom w:val="nil"/>
            </w:tcBorders>
            <w:vAlign w:val="center"/>
          </w:tcPr>
          <w:p w14:paraId="006DD7B4"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10F8B849" w14:textId="77777777" w:rsidR="007F64C8" w:rsidRDefault="007F64C8" w:rsidP="007F64C8">
            <w:pPr>
              <w:rPr>
                <w:rFonts w:cs="微软雅黑"/>
                <w:smallCaps/>
                <w:spacing w:val="10"/>
                <w:sz w:val="18"/>
                <w:szCs w:val="18"/>
              </w:rPr>
            </w:pPr>
            <w:r>
              <w:rPr>
                <w:rFonts w:cs="微软雅黑" w:hint="eastAsia"/>
                <w:smallCaps/>
                <w:spacing w:val="10"/>
                <w:sz w:val="18"/>
                <w:szCs w:val="18"/>
              </w:rPr>
              <w:t>建库DNA投入量(</w:t>
            </w:r>
            <w:r>
              <w:rPr>
                <w:rFonts w:cs="微软雅黑" w:hint="eastAsia"/>
                <w:color w:val="000000"/>
                <w:sz w:val="18"/>
                <w:szCs w:val="18"/>
              </w:rPr>
              <w:t>ng</w:t>
            </w:r>
            <w:r>
              <w:rPr>
                <w:rFonts w:cs="微软雅黑" w:hint="eastAsia"/>
                <w:smallCaps/>
                <w:spacing w:val="10"/>
                <w:sz w:val="18"/>
                <w:szCs w:val="18"/>
              </w:rPr>
              <w:t>)</w:t>
            </w:r>
          </w:p>
        </w:tc>
        <w:tc>
          <w:tcPr>
            <w:tcW w:w="1750" w:type="dxa"/>
            <w:tcBorders>
              <w:top w:val="nil"/>
              <w:bottom w:val="nil"/>
            </w:tcBorders>
            <w:vAlign w:val="center"/>
          </w:tcPr>
          <w:p w14:paraId="30C27C39" w14:textId="3D54E225" w:rsidR="007F64C8" w:rsidRDefault="007F64C8" w:rsidP="007F64C8">
            <w:pPr>
              <w:jc w:val="center"/>
              <w:rPr>
                <w:rFonts w:cs="微软雅黑"/>
                <w:color w:val="000000"/>
                <w:sz w:val="18"/>
                <w:szCs w:val="18"/>
              </w:rPr>
            </w:pPr>
            <w:bookmarkStart w:id="3" w:name="dnainput"/>
            <w:bookmarkEnd w:id="3"/>
            <w:r>
              <w:rPr>
                <w:rFonts w:cs="微软雅黑"/>
                <w:color w:val="000000"/>
                <w:sz w:val="18"/>
                <w:szCs w:val="18"/>
              </w:rPr>
              <w:t xml:space="preserve">{%if </w:t>
            </w:r>
            <w:r>
              <w:rPr>
                <w:rFonts w:cs="微软雅黑"/>
                <w:color w:val="000000"/>
                <w:sz w:val="18"/>
                <w:szCs w:val="18"/>
              </w:rPr>
              <w:lastRenderedPageBreak/>
              <w:t>lib_</w:t>
            </w:r>
            <w:proofErr w:type="gramStart"/>
            <w:r>
              <w:rPr>
                <w:rFonts w:cs="微软雅黑"/>
                <w:color w:val="000000"/>
                <w:sz w:val="18"/>
                <w:szCs w:val="18"/>
              </w:rPr>
              <w:t>qc.brca</w:t>
            </w:r>
            <w:proofErr w:type="gramEnd"/>
            <w:r>
              <w:rPr>
                <w:rFonts w:cs="微软雅黑"/>
                <w:color w:val="000000"/>
                <w:sz w:val="18"/>
                <w:szCs w:val="18"/>
              </w:rPr>
              <w:t>_v1 and lib_qc.brca_v1.</w:t>
            </w:r>
            <w:r w:rsidRPr="000B7AA5">
              <w:rPr>
                <w:rFonts w:cs="微软雅黑"/>
                <w:color w:val="000000"/>
                <w:sz w:val="18"/>
                <w:szCs w:val="18"/>
              </w:rPr>
              <w:t>dna_</w:t>
            </w:r>
            <w:r>
              <w:rPr>
                <w:rFonts w:cs="微软雅黑"/>
                <w:color w:val="000000"/>
                <w:sz w:val="18"/>
                <w:szCs w:val="18"/>
              </w:rPr>
              <w:t>input_qty%}{{ lib_qc.brca_v1.</w:t>
            </w:r>
            <w:r w:rsidRPr="000B7AA5">
              <w:rPr>
                <w:rFonts w:cs="微软雅黑"/>
                <w:color w:val="000000"/>
                <w:sz w:val="18"/>
                <w:szCs w:val="18"/>
              </w:rPr>
              <w:t>dna_</w:t>
            </w:r>
            <w:r>
              <w:rPr>
                <w:rFonts w:cs="微软雅黑"/>
                <w:color w:val="000000"/>
                <w:sz w:val="18"/>
                <w:szCs w:val="18"/>
              </w:rPr>
              <w:t>input_qty</w:t>
            </w:r>
            <w:r w:rsidR="00CB44F8" w:rsidRPr="00465397">
              <w:rPr>
                <w:rFonts w:cs="微软雅黑"/>
                <w:color w:val="000000"/>
                <w:sz w:val="18"/>
                <w:szCs w:val="18"/>
              </w:rPr>
              <w:t>|replace(“.00”,””)</w:t>
            </w:r>
            <w:r>
              <w:rPr>
                <w:rFonts w:cs="微软雅黑"/>
                <w:color w:val="000000"/>
                <w:sz w:val="18"/>
                <w:szCs w:val="18"/>
              </w:rPr>
              <w:t xml:space="preserve"> }}{%endif%}</w:t>
            </w:r>
          </w:p>
        </w:tc>
        <w:tc>
          <w:tcPr>
            <w:tcW w:w="1902" w:type="dxa"/>
            <w:tcBorders>
              <w:top w:val="nil"/>
              <w:bottom w:val="nil"/>
            </w:tcBorders>
            <w:vAlign w:val="center"/>
          </w:tcPr>
          <w:p w14:paraId="3024626C" w14:textId="77777777" w:rsidR="007F64C8" w:rsidRDefault="007F64C8" w:rsidP="007F64C8">
            <w:pPr>
              <w:jc w:val="center"/>
              <w:rPr>
                <w:rFonts w:cs="微软雅黑"/>
                <w:color w:val="000000"/>
                <w:sz w:val="18"/>
                <w:szCs w:val="18"/>
              </w:rPr>
            </w:pPr>
            <w:r>
              <w:rPr>
                <w:rFonts w:cs="微软雅黑" w:hint="eastAsia"/>
                <w:color w:val="000000"/>
                <w:sz w:val="18"/>
                <w:szCs w:val="18"/>
              </w:rPr>
              <w:lastRenderedPageBreak/>
              <w:t>450</w:t>
            </w:r>
          </w:p>
        </w:tc>
      </w:tr>
      <w:tr w:rsidR="008C019B" w14:paraId="27BAC11C" w14:textId="77777777" w:rsidTr="007F64C8">
        <w:trPr>
          <w:trHeight w:val="397"/>
        </w:trPr>
        <w:tc>
          <w:tcPr>
            <w:tcW w:w="2251" w:type="dxa"/>
            <w:vMerge/>
            <w:tcBorders>
              <w:top w:val="nil"/>
              <w:bottom w:val="nil"/>
            </w:tcBorders>
            <w:vAlign w:val="center"/>
          </w:tcPr>
          <w:p w14:paraId="0B234E69" w14:textId="77777777" w:rsidR="008C019B" w:rsidRDefault="008C019B" w:rsidP="008C019B">
            <w:pPr>
              <w:spacing w:line="240" w:lineRule="exact"/>
              <w:jc w:val="center"/>
              <w:rPr>
                <w:b/>
                <w:snapToGrid w:val="0"/>
                <w:spacing w:val="6"/>
                <w:sz w:val="18"/>
                <w:szCs w:val="18"/>
              </w:rPr>
            </w:pPr>
          </w:p>
        </w:tc>
        <w:tc>
          <w:tcPr>
            <w:tcW w:w="4512" w:type="dxa"/>
            <w:tcBorders>
              <w:top w:val="nil"/>
              <w:bottom w:val="nil"/>
            </w:tcBorders>
            <w:vAlign w:val="center"/>
          </w:tcPr>
          <w:p w14:paraId="6483C039" w14:textId="77777777" w:rsidR="008C019B" w:rsidRDefault="008C019B" w:rsidP="008C019B">
            <w:pPr>
              <w:rPr>
                <w:rFonts w:cs="微软雅黑"/>
                <w:smallCaps/>
                <w:spacing w:val="10"/>
                <w:sz w:val="18"/>
                <w:szCs w:val="18"/>
              </w:rPr>
            </w:pPr>
            <w:r>
              <w:rPr>
                <w:rFonts w:cs="微软雅黑" w:hint="eastAsia"/>
                <w:smallCaps/>
                <w:spacing w:val="10"/>
                <w:sz w:val="18"/>
                <w:szCs w:val="18"/>
              </w:rPr>
              <w:t>文库浓度(</w:t>
            </w:r>
            <w:r>
              <w:rPr>
                <w:rFonts w:cs="微软雅黑" w:hint="eastAsia"/>
                <w:color w:val="000000"/>
                <w:sz w:val="18"/>
                <w:szCs w:val="18"/>
              </w:rPr>
              <w:t>ng/μL</w:t>
            </w:r>
            <w:r>
              <w:rPr>
                <w:rFonts w:cs="微软雅黑" w:hint="eastAsia"/>
                <w:smallCaps/>
                <w:spacing w:val="10"/>
                <w:sz w:val="18"/>
                <w:szCs w:val="18"/>
              </w:rPr>
              <w:t>)</w:t>
            </w:r>
          </w:p>
        </w:tc>
        <w:tc>
          <w:tcPr>
            <w:tcW w:w="1750" w:type="dxa"/>
            <w:tcBorders>
              <w:top w:val="nil"/>
              <w:bottom w:val="nil"/>
            </w:tcBorders>
            <w:vAlign w:val="center"/>
          </w:tcPr>
          <w:p w14:paraId="2D723FBF" w14:textId="6523C2C6" w:rsidR="008C019B" w:rsidRDefault="008C019B" w:rsidP="008C019B">
            <w:pPr>
              <w:jc w:val="center"/>
              <w:rPr>
                <w:rFonts w:cs="微软雅黑"/>
                <w:color w:val="000000"/>
                <w:sz w:val="18"/>
                <w:szCs w:val="18"/>
              </w:rPr>
            </w:pPr>
            <w:bookmarkStart w:id="4" w:name="libpurty"/>
            <w:bookmarkEnd w:id="4"/>
            <w:r>
              <w:rPr>
                <w:rFonts w:cs="微软雅黑"/>
                <w:color w:val="000000"/>
                <w:sz w:val="18"/>
                <w:szCs w:val="18"/>
              </w:rPr>
              <w:t>{%if lib_</w:t>
            </w:r>
            <w:proofErr w:type="gramStart"/>
            <w:r>
              <w:rPr>
                <w:rFonts w:cs="微软雅黑"/>
                <w:color w:val="000000"/>
                <w:sz w:val="18"/>
                <w:szCs w:val="18"/>
              </w:rPr>
              <w:t>qc.brca</w:t>
            </w:r>
            <w:proofErr w:type="gramEnd"/>
            <w:r>
              <w:rPr>
                <w:rFonts w:cs="微软雅黑"/>
                <w:color w:val="000000"/>
                <w:sz w:val="18"/>
                <w:szCs w:val="18"/>
              </w:rPr>
              <w:t>_v1 and lib_qc</w:t>
            </w:r>
            <w:r>
              <w:rPr>
                <w:rFonts w:cs="微软雅黑" w:hint="eastAsia"/>
                <w:color w:val="000000"/>
                <w:sz w:val="18"/>
                <w:szCs w:val="18"/>
              </w:rPr>
              <w:t>.</w:t>
            </w:r>
            <w:r>
              <w:rPr>
                <w:rFonts w:cs="微软雅黑"/>
                <w:color w:val="000000"/>
                <w:sz w:val="18"/>
                <w:szCs w:val="18"/>
              </w:rPr>
              <w:t>brca_v1.</w:t>
            </w:r>
            <w:r w:rsidRPr="000B7AA5">
              <w:rPr>
                <w:rFonts w:cs="微软雅黑"/>
                <w:color w:val="000000"/>
                <w:sz w:val="18"/>
                <w:szCs w:val="18"/>
              </w:rPr>
              <w:t>library_concn</w:t>
            </w:r>
            <w:r>
              <w:rPr>
                <w:rFonts w:cs="微软雅黑"/>
                <w:color w:val="000000"/>
                <w:sz w:val="18"/>
                <w:szCs w:val="18"/>
              </w:rPr>
              <w:t>%}{{ lib_qc.brca_v1.</w:t>
            </w:r>
            <w:r w:rsidRPr="000B7AA5">
              <w:rPr>
                <w:rFonts w:cs="微软雅黑"/>
                <w:color w:val="000000"/>
                <w:sz w:val="18"/>
                <w:szCs w:val="18"/>
              </w:rPr>
              <w:t>library_concn</w:t>
            </w:r>
            <w:r>
              <w:rPr>
                <w:rFonts w:cs="微软雅黑"/>
                <w:color w:val="000000"/>
                <w:sz w:val="18"/>
                <w:szCs w:val="18"/>
              </w:rPr>
              <w:t>|replace(“.00”, “”) }}{%endif%}</w:t>
            </w:r>
          </w:p>
        </w:tc>
        <w:tc>
          <w:tcPr>
            <w:tcW w:w="1902" w:type="dxa"/>
            <w:tcBorders>
              <w:top w:val="nil"/>
              <w:bottom w:val="nil"/>
            </w:tcBorders>
            <w:vAlign w:val="center"/>
          </w:tcPr>
          <w:p w14:paraId="13045197" w14:textId="77777777" w:rsidR="008C019B" w:rsidRDefault="008C019B" w:rsidP="008C019B">
            <w:pPr>
              <w:jc w:val="center"/>
              <w:rPr>
                <w:rFonts w:cs="微软雅黑"/>
                <w:color w:val="000000"/>
                <w:sz w:val="18"/>
                <w:szCs w:val="18"/>
              </w:rPr>
            </w:pPr>
            <w:r>
              <w:rPr>
                <w:rFonts w:cs="微软雅黑" w:hint="eastAsia"/>
                <w:color w:val="000000"/>
                <w:sz w:val="18"/>
                <w:szCs w:val="18"/>
              </w:rPr>
              <w:t>≥0.5</w:t>
            </w:r>
          </w:p>
        </w:tc>
      </w:tr>
      <w:tr w:rsidR="007F64C8" w14:paraId="6ECE93F9" w14:textId="77777777" w:rsidTr="007F64C8">
        <w:trPr>
          <w:trHeight w:val="397"/>
        </w:trPr>
        <w:tc>
          <w:tcPr>
            <w:tcW w:w="2251" w:type="dxa"/>
            <w:vMerge w:val="restart"/>
            <w:tcBorders>
              <w:top w:val="single" w:sz="4" w:space="0" w:color="4F81BD" w:themeColor="accent1"/>
            </w:tcBorders>
            <w:vAlign w:val="center"/>
          </w:tcPr>
          <w:p w14:paraId="428F0BF0" w14:textId="77777777" w:rsidR="007F64C8" w:rsidRDefault="007F64C8" w:rsidP="007F64C8">
            <w:pPr>
              <w:spacing w:line="240" w:lineRule="exact"/>
              <w:jc w:val="center"/>
              <w:rPr>
                <w:b/>
                <w:snapToGrid w:val="0"/>
                <w:spacing w:val="6"/>
                <w:sz w:val="18"/>
                <w:szCs w:val="18"/>
              </w:rPr>
            </w:pPr>
            <w:r>
              <w:rPr>
                <w:rFonts w:hint="eastAsia"/>
                <w:b/>
                <w:snapToGrid w:val="0"/>
                <w:spacing w:val="6"/>
                <w:sz w:val="18"/>
                <w:szCs w:val="18"/>
              </w:rPr>
              <w:t>测序质</w:t>
            </w:r>
            <w:proofErr w:type="gramStart"/>
            <w:r>
              <w:rPr>
                <w:rFonts w:hint="eastAsia"/>
                <w:b/>
                <w:snapToGrid w:val="0"/>
                <w:spacing w:val="6"/>
                <w:sz w:val="18"/>
                <w:szCs w:val="18"/>
              </w:rPr>
              <w:t>控信息</w:t>
            </w:r>
            <w:proofErr w:type="gramEnd"/>
          </w:p>
        </w:tc>
        <w:tc>
          <w:tcPr>
            <w:tcW w:w="4512" w:type="dxa"/>
            <w:tcBorders>
              <w:top w:val="single" w:sz="4" w:space="0" w:color="4F81BD" w:themeColor="accent1"/>
              <w:bottom w:val="nil"/>
            </w:tcBorders>
            <w:vAlign w:val="center"/>
          </w:tcPr>
          <w:p w14:paraId="04C9DBF2" w14:textId="77777777" w:rsidR="007F64C8" w:rsidRDefault="007F64C8" w:rsidP="007F64C8">
            <w:pPr>
              <w:rPr>
                <w:rFonts w:cs="微软雅黑"/>
                <w:color w:val="000000"/>
                <w:sz w:val="18"/>
                <w:szCs w:val="18"/>
              </w:rPr>
            </w:pPr>
            <w:r>
              <w:rPr>
                <w:rFonts w:cs="微软雅黑" w:hint="eastAsia"/>
                <w:color w:val="000000"/>
                <w:sz w:val="18"/>
                <w:szCs w:val="18"/>
              </w:rPr>
              <w:t>测序质量Q30</w:t>
            </w:r>
            <w:r>
              <w:rPr>
                <w:rFonts w:cs="微软雅黑" w:hint="eastAsia"/>
                <w:color w:val="000000"/>
                <w:sz w:val="18"/>
                <w:szCs w:val="18"/>
                <w:vertAlign w:val="superscript"/>
              </w:rPr>
              <w:t>1</w:t>
            </w:r>
            <w:r>
              <w:rPr>
                <w:rFonts w:cs="微软雅黑" w:hint="eastAsia"/>
                <w:color w:val="000000"/>
                <w:sz w:val="18"/>
                <w:szCs w:val="18"/>
              </w:rPr>
              <w:t>(%)</w:t>
            </w:r>
          </w:p>
        </w:tc>
        <w:tc>
          <w:tcPr>
            <w:tcW w:w="1750" w:type="dxa"/>
            <w:tcBorders>
              <w:top w:val="single" w:sz="4" w:space="0" w:color="4F81BD" w:themeColor="accent1"/>
              <w:bottom w:val="nil"/>
            </w:tcBorders>
            <w:vAlign w:val="center"/>
          </w:tcPr>
          <w:p w14:paraId="4F0779A7" w14:textId="7261AC2A" w:rsidR="007F64C8" w:rsidRDefault="007F64C8" w:rsidP="007F64C8">
            <w:pPr>
              <w:jc w:val="center"/>
              <w:rPr>
                <w:rFonts w:cs="微软雅黑"/>
                <w:color w:val="000000"/>
                <w:sz w:val="18"/>
                <w:szCs w:val="18"/>
              </w:rPr>
            </w:pPr>
            <w:bookmarkStart w:id="5" w:name="mappedratio"/>
            <w:bookmarkEnd w:id="5"/>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.cleandata_q30</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w:t>
            </w:r>
          </w:p>
        </w:tc>
        <w:tc>
          <w:tcPr>
            <w:tcW w:w="1902" w:type="dxa"/>
            <w:tcBorders>
              <w:top w:val="single" w:sz="4" w:space="0" w:color="4F81BD" w:themeColor="accent1"/>
              <w:bottom w:val="nil"/>
            </w:tcBorders>
            <w:vAlign w:val="center"/>
          </w:tcPr>
          <w:p w14:paraId="6CD2D1FC" w14:textId="77777777" w:rsidR="007F64C8" w:rsidRDefault="007F64C8" w:rsidP="007F64C8">
            <w:pPr>
              <w:jc w:val="center"/>
              <w:rPr>
                <w:rFonts w:cs="微软雅黑"/>
                <w:color w:val="000000"/>
                <w:sz w:val="18"/>
                <w:szCs w:val="18"/>
              </w:rPr>
            </w:pPr>
            <w:r>
              <w:rPr>
                <w:rFonts w:cs="微软雅黑" w:hint="eastAsia"/>
                <w:color w:val="000000"/>
                <w:sz w:val="18"/>
                <w:szCs w:val="18"/>
              </w:rPr>
              <w:t>＞75</w:t>
            </w:r>
          </w:p>
        </w:tc>
      </w:tr>
      <w:tr w:rsidR="007F64C8" w14:paraId="0F8B6242" w14:textId="77777777" w:rsidTr="007F64C8">
        <w:trPr>
          <w:trHeight w:val="397"/>
        </w:trPr>
        <w:tc>
          <w:tcPr>
            <w:tcW w:w="2251" w:type="dxa"/>
            <w:vMerge/>
            <w:vAlign w:val="center"/>
          </w:tcPr>
          <w:p w14:paraId="060FB929"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243F1D8F" w14:textId="77777777" w:rsidR="007F64C8" w:rsidRDefault="007F64C8" w:rsidP="007F64C8">
            <w:pPr>
              <w:rPr>
                <w:rFonts w:cs="微软雅黑"/>
                <w:color w:val="000000"/>
                <w:sz w:val="18"/>
                <w:szCs w:val="18"/>
              </w:rPr>
            </w:pPr>
            <w:r>
              <w:rPr>
                <w:rFonts w:cs="微软雅黑" w:hint="eastAsia"/>
                <w:color w:val="000000"/>
                <w:sz w:val="18"/>
                <w:szCs w:val="18"/>
              </w:rPr>
              <w:t>比对率Alignment</w:t>
            </w:r>
            <w:r>
              <w:rPr>
                <w:rFonts w:cs="微软雅黑" w:hint="eastAsia"/>
                <w:color w:val="000000"/>
                <w:sz w:val="18"/>
                <w:szCs w:val="18"/>
                <w:vertAlign w:val="superscript"/>
              </w:rPr>
              <w:t>2</w:t>
            </w:r>
            <w:r>
              <w:rPr>
                <w:rFonts w:cs="微软雅黑" w:hint="eastAsia"/>
                <w:color w:val="000000"/>
                <w:sz w:val="18"/>
                <w:szCs w:val="18"/>
              </w:rPr>
              <w:t>(%)</w:t>
            </w:r>
          </w:p>
        </w:tc>
        <w:tc>
          <w:tcPr>
            <w:tcW w:w="1750" w:type="dxa"/>
            <w:tcBorders>
              <w:top w:val="nil"/>
              <w:bottom w:val="nil"/>
            </w:tcBorders>
            <w:vAlign w:val="center"/>
          </w:tcPr>
          <w:p w14:paraId="245DAB40" w14:textId="0284DDC9" w:rsidR="007F64C8" w:rsidRDefault="007F64C8" w:rsidP="007F64C8">
            <w:pPr>
              <w:jc w:val="center"/>
              <w:rPr>
                <w:rFonts w:cs="微软雅黑"/>
                <w:color w:val="000000"/>
                <w:sz w:val="18"/>
                <w:szCs w:val="18"/>
              </w:rPr>
            </w:pPr>
            <w:bookmarkStart w:id="6" w:name="targetratio"/>
            <w:bookmarkEnd w:id="6"/>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.mapping_ratio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387F87D9" w14:textId="77777777" w:rsidR="007F64C8" w:rsidRDefault="007F64C8" w:rsidP="007F64C8">
            <w:pPr>
              <w:jc w:val="center"/>
              <w:rPr>
                <w:rFonts w:cs="微软雅黑"/>
                <w:color w:val="000000"/>
                <w:sz w:val="18"/>
                <w:szCs w:val="18"/>
              </w:rPr>
            </w:pPr>
            <w:r>
              <w:rPr>
                <w:rFonts w:cs="微软雅黑" w:hint="eastAsia"/>
                <w:color w:val="000000"/>
                <w:sz w:val="18"/>
                <w:szCs w:val="18"/>
              </w:rPr>
              <w:t>＞85</w:t>
            </w:r>
          </w:p>
        </w:tc>
      </w:tr>
      <w:tr w:rsidR="007F64C8" w14:paraId="7EF00D6E" w14:textId="77777777" w:rsidTr="007F64C8">
        <w:trPr>
          <w:trHeight w:val="397"/>
        </w:trPr>
        <w:tc>
          <w:tcPr>
            <w:tcW w:w="2251" w:type="dxa"/>
            <w:vMerge/>
            <w:vAlign w:val="center"/>
          </w:tcPr>
          <w:p w14:paraId="714529F5"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05678DC0" w14:textId="77777777" w:rsidR="007F64C8" w:rsidRDefault="007F64C8" w:rsidP="007F64C8">
            <w:pPr>
              <w:rPr>
                <w:rFonts w:cs="微软雅黑"/>
                <w:color w:val="000000"/>
                <w:sz w:val="18"/>
                <w:szCs w:val="18"/>
              </w:rPr>
            </w:pPr>
            <w:r>
              <w:rPr>
                <w:rFonts w:cs="微软雅黑" w:hint="eastAsia"/>
                <w:color w:val="000000"/>
                <w:sz w:val="18"/>
                <w:szCs w:val="18"/>
              </w:rPr>
              <w:t>覆盖度Coverage</w:t>
            </w:r>
            <w:r>
              <w:rPr>
                <w:rFonts w:cs="微软雅黑" w:hint="eastAsia"/>
                <w:color w:val="000000"/>
                <w:sz w:val="18"/>
                <w:szCs w:val="18"/>
                <w:vertAlign w:val="superscript"/>
              </w:rPr>
              <w:t>3</w:t>
            </w:r>
            <w:r>
              <w:rPr>
                <w:rFonts w:cs="微软雅黑" w:hint="eastAsia"/>
                <w:color w:val="000000"/>
                <w:sz w:val="18"/>
                <w:szCs w:val="18"/>
              </w:rPr>
              <w:t>(%)</w:t>
            </w:r>
          </w:p>
        </w:tc>
        <w:tc>
          <w:tcPr>
            <w:tcW w:w="1750" w:type="dxa"/>
            <w:tcBorders>
              <w:top w:val="nil"/>
              <w:bottom w:val="nil"/>
            </w:tcBorders>
            <w:vAlign w:val="center"/>
          </w:tcPr>
          <w:p w14:paraId="70B5A808" w14:textId="433D7BFC" w:rsidR="007F64C8" w:rsidRDefault="007F64C8" w:rsidP="007F64C8">
            <w:pPr>
              <w:jc w:val="center"/>
              <w:rPr>
                <w:rFonts w:cs="微软雅黑"/>
                <w:color w:val="000000"/>
                <w:sz w:val="18"/>
                <w:szCs w:val="18"/>
              </w:rPr>
            </w:pPr>
            <w:bookmarkStart w:id="7" w:name="uniquedepth"/>
            <w:bookmarkEnd w:id="7"/>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.cover_ratio</w:t>
            </w:r>
            <w:r>
              <w:rPr>
                <w:rFonts w:cs="微软雅黑"/>
                <w:color w:val="000000"/>
                <w:sz w:val="18"/>
                <w:szCs w:val="18"/>
              </w:rPr>
              <w:t>|replace(“%”, “”)</w:t>
            </w:r>
            <w:r w:rsidR="00CB44F8" w:rsidRPr="00465397">
              <w:rPr>
                <w:rFonts w:cs="微软雅黑"/>
                <w:color w:val="000000"/>
                <w:sz w:val="18"/>
                <w:szCs w:val="18"/>
              </w:rPr>
              <w:t>|replace(“.00”,””)</w:t>
            </w:r>
            <w:r w:rsidRPr="00465397">
              <w:rPr>
                <w:rFonts w:cs="微软雅黑"/>
                <w:color w:val="000000"/>
                <w:sz w:val="18"/>
                <w:szCs w:val="18"/>
              </w:rPr>
              <w:t xml:space="preserve"> }}</w:t>
            </w:r>
          </w:p>
        </w:tc>
        <w:tc>
          <w:tcPr>
            <w:tcW w:w="1902" w:type="dxa"/>
            <w:tcBorders>
              <w:top w:val="nil"/>
              <w:bottom w:val="nil"/>
            </w:tcBorders>
            <w:vAlign w:val="center"/>
          </w:tcPr>
          <w:p w14:paraId="03FC3E56"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7F64C8" w14:paraId="48E8FAD7" w14:textId="77777777" w:rsidTr="007F64C8">
        <w:trPr>
          <w:trHeight w:val="397"/>
        </w:trPr>
        <w:tc>
          <w:tcPr>
            <w:tcW w:w="2251" w:type="dxa"/>
            <w:vMerge/>
            <w:vAlign w:val="center"/>
          </w:tcPr>
          <w:p w14:paraId="5A402AE6" w14:textId="77777777" w:rsidR="007F64C8" w:rsidRDefault="007F64C8" w:rsidP="007F64C8">
            <w:pPr>
              <w:spacing w:line="240" w:lineRule="exact"/>
              <w:jc w:val="center"/>
              <w:rPr>
                <w:b/>
                <w:snapToGrid w:val="0"/>
                <w:spacing w:val="6"/>
                <w:sz w:val="18"/>
                <w:szCs w:val="18"/>
              </w:rPr>
            </w:pPr>
          </w:p>
        </w:tc>
        <w:tc>
          <w:tcPr>
            <w:tcW w:w="4512" w:type="dxa"/>
            <w:tcBorders>
              <w:top w:val="nil"/>
              <w:bottom w:val="nil"/>
            </w:tcBorders>
            <w:vAlign w:val="center"/>
          </w:tcPr>
          <w:p w14:paraId="6ABA8FCB" w14:textId="77777777" w:rsidR="007F64C8" w:rsidRDefault="007F64C8" w:rsidP="007F64C8">
            <w:pPr>
              <w:rPr>
                <w:rFonts w:cs="微软雅黑"/>
                <w:color w:val="000000"/>
                <w:sz w:val="18"/>
                <w:szCs w:val="18"/>
              </w:rPr>
            </w:pPr>
            <w:r>
              <w:rPr>
                <w:rFonts w:cs="微软雅黑" w:hint="eastAsia"/>
                <w:color w:val="000000"/>
                <w:sz w:val="18"/>
                <w:szCs w:val="18"/>
              </w:rPr>
              <w:t>单点原始深度minDepth</w:t>
            </w:r>
            <w:r>
              <w:rPr>
                <w:rFonts w:cs="微软雅黑" w:hint="eastAsia"/>
                <w:color w:val="000000"/>
                <w:sz w:val="18"/>
                <w:szCs w:val="18"/>
                <w:vertAlign w:val="superscript"/>
              </w:rPr>
              <w:t>4</w:t>
            </w:r>
            <w:r>
              <w:rPr>
                <w:rFonts w:cs="微软雅黑" w:hint="eastAsia"/>
                <w:color w:val="000000"/>
                <w:sz w:val="18"/>
                <w:szCs w:val="18"/>
              </w:rPr>
              <w:t>(×)</w:t>
            </w:r>
          </w:p>
        </w:tc>
        <w:tc>
          <w:tcPr>
            <w:tcW w:w="1750" w:type="dxa"/>
            <w:tcBorders>
              <w:top w:val="nil"/>
              <w:bottom w:val="nil"/>
            </w:tcBorders>
            <w:vAlign w:val="center"/>
          </w:tcPr>
          <w:p w14:paraId="122B6193" w14:textId="58CB3C9C" w:rsidR="007F64C8" w:rsidRDefault="007F64C8" w:rsidP="007F64C8">
            <w:pPr>
              <w:jc w:val="center"/>
              <w:rPr>
                <w:rFonts w:cs="微软雅黑"/>
                <w:color w:val="000000"/>
                <w:sz w:val="18"/>
                <w:szCs w:val="18"/>
              </w:rPr>
            </w:pPr>
            <w:bookmarkStart w:id="8" w:name="depthge20pctreal"/>
            <w:bookmarkEnd w:id="8"/>
            <w:r w:rsidRPr="00465397">
              <w:rPr>
                <w:rFonts w:cs="微软雅黑"/>
                <w:color w:val="000000"/>
                <w:sz w:val="18"/>
                <w:szCs w:val="18"/>
              </w:rPr>
              <w:t>{{</w:t>
            </w:r>
            <w:proofErr w:type="gramStart"/>
            <w:r w:rsidRPr="00465397">
              <w:rPr>
                <w:rFonts w:cs="微软雅黑"/>
                <w:color w:val="000000"/>
                <w:sz w:val="18"/>
                <w:szCs w:val="18"/>
              </w:rPr>
              <w:t>qc.</w:t>
            </w:r>
            <w:r>
              <w:rPr>
                <w:rFonts w:cs="微软雅黑" w:hint="eastAsia"/>
                <w:color w:val="000000"/>
                <w:sz w:val="18"/>
                <w:szCs w:val="18"/>
              </w:rPr>
              <w:t>brca</w:t>
            </w:r>
            <w:proofErr w:type="gramEnd"/>
            <w:r>
              <w:rPr>
                <w:rFonts w:cs="微软雅黑"/>
                <w:color w:val="000000"/>
                <w:sz w:val="18"/>
                <w:szCs w:val="18"/>
              </w:rPr>
              <w:t>_v1</w:t>
            </w:r>
            <w:r w:rsidRPr="00465397">
              <w:rPr>
                <w:rFonts w:cs="微软雅黑"/>
                <w:color w:val="000000"/>
                <w:sz w:val="18"/>
                <w:szCs w:val="18"/>
              </w:rPr>
              <w:t>.depth_min|replace(“.00”,””) }}</w:t>
            </w:r>
          </w:p>
        </w:tc>
        <w:tc>
          <w:tcPr>
            <w:tcW w:w="1902" w:type="dxa"/>
            <w:tcBorders>
              <w:top w:val="nil"/>
              <w:bottom w:val="nil"/>
            </w:tcBorders>
            <w:vAlign w:val="center"/>
          </w:tcPr>
          <w:p w14:paraId="254AFD6D" w14:textId="77777777" w:rsidR="007F64C8" w:rsidRDefault="007F64C8" w:rsidP="007F64C8">
            <w:pPr>
              <w:jc w:val="center"/>
              <w:rPr>
                <w:rFonts w:cs="微软雅黑"/>
                <w:color w:val="000000"/>
                <w:sz w:val="18"/>
                <w:szCs w:val="18"/>
              </w:rPr>
            </w:pPr>
            <w:r>
              <w:rPr>
                <w:rFonts w:cs="微软雅黑" w:hint="eastAsia"/>
                <w:color w:val="000000"/>
                <w:sz w:val="18"/>
                <w:szCs w:val="18"/>
              </w:rPr>
              <w:t>≥100</w:t>
            </w:r>
          </w:p>
        </w:tc>
      </w:tr>
      <w:tr w:rsidR="00986AD5" w14:paraId="7B4A0374" w14:textId="77777777" w:rsidTr="007F64C8">
        <w:trPr>
          <w:trHeight w:val="397"/>
        </w:trPr>
        <w:tc>
          <w:tcPr>
            <w:tcW w:w="2251" w:type="dxa"/>
            <w:vMerge w:val="restart"/>
            <w:tcBorders>
              <w:top w:val="single" w:sz="4" w:space="0" w:color="4F81BD" w:themeColor="accent1"/>
              <w:bottom w:val="nil"/>
            </w:tcBorders>
            <w:vAlign w:val="center"/>
          </w:tcPr>
          <w:p w14:paraId="2CEBE572" w14:textId="77777777" w:rsidR="00986AD5" w:rsidRDefault="00B85C6E">
            <w:pPr>
              <w:spacing w:line="240" w:lineRule="exact"/>
              <w:jc w:val="center"/>
              <w:rPr>
                <w:b/>
                <w:snapToGrid w:val="0"/>
                <w:spacing w:val="6"/>
                <w:sz w:val="18"/>
                <w:szCs w:val="18"/>
              </w:rPr>
            </w:pPr>
            <w:proofErr w:type="gramStart"/>
            <w:r>
              <w:rPr>
                <w:rFonts w:hint="eastAsia"/>
                <w:b/>
                <w:snapToGrid w:val="0"/>
                <w:spacing w:val="6"/>
                <w:sz w:val="18"/>
                <w:szCs w:val="18"/>
              </w:rPr>
              <w:t>质控品检测</w:t>
            </w:r>
            <w:proofErr w:type="gramEnd"/>
            <w:r>
              <w:rPr>
                <w:rFonts w:hint="eastAsia"/>
                <w:b/>
                <w:snapToGrid w:val="0"/>
                <w:spacing w:val="6"/>
                <w:sz w:val="18"/>
                <w:szCs w:val="18"/>
              </w:rPr>
              <w:t>信息</w:t>
            </w:r>
            <w:r>
              <w:rPr>
                <w:rFonts w:hint="eastAsia"/>
                <w:b/>
                <w:snapToGrid w:val="0"/>
                <w:spacing w:val="6"/>
                <w:sz w:val="18"/>
                <w:szCs w:val="18"/>
                <w:vertAlign w:val="superscript"/>
              </w:rPr>
              <w:t>5</w:t>
            </w:r>
          </w:p>
        </w:tc>
        <w:tc>
          <w:tcPr>
            <w:tcW w:w="4512" w:type="dxa"/>
            <w:tcBorders>
              <w:top w:val="single" w:sz="4" w:space="0" w:color="4F81BD" w:themeColor="accent1"/>
              <w:bottom w:val="nil"/>
            </w:tcBorders>
            <w:vAlign w:val="center"/>
          </w:tcPr>
          <w:p w14:paraId="70CE09FF" w14:textId="77777777" w:rsidR="00986AD5" w:rsidRDefault="00B85C6E">
            <w:pPr>
              <w:rPr>
                <w:rFonts w:cs="微软雅黑"/>
                <w:color w:val="000000"/>
                <w:sz w:val="18"/>
                <w:szCs w:val="18"/>
              </w:rPr>
            </w:pPr>
            <w:r>
              <w:rPr>
                <w:rFonts w:cs="微软雅黑" w:hint="eastAsia"/>
                <w:color w:val="000000"/>
                <w:sz w:val="18"/>
                <w:szCs w:val="18"/>
              </w:rPr>
              <w:t>阳性对照 (STD)</w:t>
            </w:r>
          </w:p>
        </w:tc>
        <w:tc>
          <w:tcPr>
            <w:tcW w:w="3652" w:type="dxa"/>
            <w:gridSpan w:val="2"/>
            <w:tcBorders>
              <w:top w:val="single" w:sz="4" w:space="0" w:color="4F81BD" w:themeColor="accent1"/>
              <w:bottom w:val="nil"/>
            </w:tcBorders>
            <w:vAlign w:val="center"/>
          </w:tcPr>
          <w:p w14:paraId="2B6275B2" w14:textId="77777777" w:rsidR="00986AD5" w:rsidRDefault="00B85C6E">
            <w:pPr>
              <w:jc w:val="center"/>
              <w:rPr>
                <w:rFonts w:cs="微软雅黑"/>
                <w:sz w:val="18"/>
                <w:szCs w:val="18"/>
              </w:rPr>
            </w:pPr>
            <w:bookmarkStart w:id="9" w:name="pcaflag"/>
            <w:bookmarkEnd w:id="9"/>
            <w:r>
              <w:rPr>
                <w:rFonts w:cs="微软雅黑" w:hint="eastAsia"/>
                <w:sz w:val="18"/>
                <w:szCs w:val="18"/>
              </w:rPr>
              <w:t>合格</w:t>
            </w:r>
          </w:p>
        </w:tc>
      </w:tr>
      <w:tr w:rsidR="00986AD5" w14:paraId="737BE816" w14:textId="77777777" w:rsidTr="007F64C8">
        <w:trPr>
          <w:trHeight w:val="397"/>
        </w:trPr>
        <w:tc>
          <w:tcPr>
            <w:tcW w:w="2251" w:type="dxa"/>
            <w:vMerge/>
            <w:tcBorders>
              <w:top w:val="single" w:sz="4" w:space="0" w:color="4F81BD" w:themeColor="accent1"/>
              <w:bottom w:val="nil"/>
            </w:tcBorders>
            <w:vAlign w:val="center"/>
          </w:tcPr>
          <w:p w14:paraId="61737884" w14:textId="77777777" w:rsidR="00986AD5" w:rsidRDefault="00986AD5">
            <w:pPr>
              <w:jc w:val="center"/>
              <w:rPr>
                <w:rFonts w:ascii="Times New Roman" w:eastAsia="黑体" w:hAnsi="Times New Roman"/>
                <w:smallCaps/>
                <w:spacing w:val="10"/>
                <w:sz w:val="22"/>
              </w:rPr>
            </w:pPr>
          </w:p>
        </w:tc>
        <w:tc>
          <w:tcPr>
            <w:tcW w:w="4512" w:type="dxa"/>
            <w:tcBorders>
              <w:top w:val="nil"/>
              <w:bottom w:val="nil"/>
            </w:tcBorders>
            <w:vAlign w:val="center"/>
          </w:tcPr>
          <w:p w14:paraId="25E35811" w14:textId="77777777" w:rsidR="00986AD5" w:rsidRDefault="00B85C6E">
            <w:pPr>
              <w:rPr>
                <w:rFonts w:cs="微软雅黑"/>
                <w:color w:val="000000"/>
                <w:sz w:val="18"/>
                <w:szCs w:val="18"/>
              </w:rPr>
            </w:pPr>
            <w:r>
              <w:rPr>
                <w:rFonts w:cs="微软雅黑" w:hint="eastAsia"/>
                <w:color w:val="000000"/>
                <w:sz w:val="18"/>
                <w:szCs w:val="18"/>
              </w:rPr>
              <w:t>无模板对照 (NTC)</w:t>
            </w:r>
          </w:p>
        </w:tc>
        <w:tc>
          <w:tcPr>
            <w:tcW w:w="3652" w:type="dxa"/>
            <w:gridSpan w:val="2"/>
            <w:tcBorders>
              <w:top w:val="nil"/>
              <w:bottom w:val="nil"/>
            </w:tcBorders>
            <w:vAlign w:val="center"/>
          </w:tcPr>
          <w:p w14:paraId="1DB63E2C" w14:textId="77777777" w:rsidR="00986AD5" w:rsidRDefault="00B85C6E">
            <w:pPr>
              <w:jc w:val="center"/>
              <w:rPr>
                <w:rFonts w:cs="微软雅黑"/>
                <w:sz w:val="18"/>
                <w:szCs w:val="18"/>
              </w:rPr>
            </w:pPr>
            <w:bookmarkStart w:id="10" w:name="pcbflag"/>
            <w:bookmarkEnd w:id="10"/>
            <w:r>
              <w:rPr>
                <w:rFonts w:cs="微软雅黑" w:hint="eastAsia"/>
                <w:sz w:val="18"/>
                <w:szCs w:val="18"/>
              </w:rPr>
              <w:t>合格</w:t>
            </w:r>
          </w:p>
        </w:tc>
      </w:tr>
      <w:tr w:rsidR="008C019B" w14:paraId="63852037" w14:textId="77777777" w:rsidTr="007F64C8">
        <w:trPr>
          <w:trHeight w:val="397"/>
        </w:trPr>
        <w:tc>
          <w:tcPr>
            <w:tcW w:w="2251" w:type="dxa"/>
            <w:tcBorders>
              <w:top w:val="single" w:sz="4" w:space="0" w:color="4F81BD" w:themeColor="accent1"/>
              <w:bottom w:val="single" w:sz="4" w:space="0" w:color="4F81BD" w:themeColor="accent1"/>
            </w:tcBorders>
            <w:vAlign w:val="center"/>
          </w:tcPr>
          <w:p w14:paraId="7383867B" w14:textId="77777777" w:rsidR="008C019B" w:rsidRDefault="008C019B" w:rsidP="008C019B">
            <w:pPr>
              <w:spacing w:line="240" w:lineRule="exact"/>
              <w:jc w:val="center"/>
              <w:rPr>
                <w:rFonts w:ascii="Times New Roman" w:eastAsia="黑体" w:hAnsi="Times New Roman"/>
                <w:b/>
                <w:smallCaps/>
                <w:spacing w:val="10"/>
                <w:sz w:val="22"/>
              </w:rPr>
            </w:pPr>
            <w:r>
              <w:rPr>
                <w:rFonts w:hint="eastAsia"/>
                <w:b/>
                <w:snapToGrid w:val="0"/>
                <w:spacing w:val="6"/>
                <w:sz w:val="18"/>
                <w:szCs w:val="18"/>
              </w:rPr>
              <w:t>质</w:t>
            </w:r>
            <w:proofErr w:type="gramStart"/>
            <w:r>
              <w:rPr>
                <w:rFonts w:hint="eastAsia"/>
                <w:b/>
                <w:snapToGrid w:val="0"/>
                <w:spacing w:val="6"/>
                <w:sz w:val="18"/>
                <w:szCs w:val="18"/>
              </w:rPr>
              <w:t>控结果</w:t>
            </w:r>
            <w:proofErr w:type="gramEnd"/>
          </w:p>
        </w:tc>
        <w:tc>
          <w:tcPr>
            <w:tcW w:w="8164" w:type="dxa"/>
            <w:gridSpan w:val="3"/>
            <w:tcBorders>
              <w:top w:val="single" w:sz="4" w:space="0" w:color="4F81BD" w:themeColor="accent1"/>
              <w:bottom w:val="single" w:sz="4" w:space="0" w:color="4F81BD" w:themeColor="accent1"/>
            </w:tcBorders>
            <w:vAlign w:val="center"/>
          </w:tcPr>
          <w:p w14:paraId="3090860E" w14:textId="77777777" w:rsidR="008C019B" w:rsidRPr="00A71C9F" w:rsidRDefault="008C019B" w:rsidP="008C019B">
            <w:pPr>
              <w:jc w:val="center"/>
              <w:rPr>
                <w:rFonts w:cs="微软雅黑"/>
                <w:b/>
                <w:sz w:val="18"/>
                <w:szCs w:val="18"/>
              </w:rPr>
            </w:pPr>
            <w:bookmarkStart w:id="11" w:name="pcncflag"/>
            <w:bookmarkEnd w:id="11"/>
            <w:r w:rsidRPr="00A71C9F">
              <w:rPr>
                <w:rFonts w:cs="微软雅黑"/>
                <w:b/>
                <w:sz w:val="18"/>
                <w:szCs w:val="18"/>
              </w:rPr>
              <w:t xml:space="preserve">{%p if </w:t>
            </w:r>
            <w:proofErr w:type="gramStart"/>
            <w:r w:rsidRPr="00A71C9F">
              <w:rPr>
                <w:rFonts w:cs="微软雅黑"/>
                <w:b/>
                <w:sz w:val="18"/>
                <w:szCs w:val="18"/>
              </w:rPr>
              <w:t>qc.brca</w:t>
            </w:r>
            <w:proofErr w:type="gramEnd"/>
            <w:r w:rsidRPr="00A71C9F">
              <w:rPr>
                <w:rFonts w:cs="微软雅黑"/>
                <w:b/>
                <w:sz w:val="18"/>
                <w:szCs w:val="18"/>
              </w:rPr>
              <w:t>_v1.cleandata_q30_num</w:t>
            </w:r>
            <w:r>
              <w:rPr>
                <w:rFonts w:cs="微软雅黑"/>
                <w:b/>
                <w:sz w:val="18"/>
                <w:szCs w:val="18"/>
              </w:rPr>
              <w:t xml:space="preserve"> </w:t>
            </w:r>
            <w:r w:rsidRPr="00A71C9F">
              <w:rPr>
                <w:rFonts w:cs="微软雅黑"/>
                <w:b/>
                <w:sz w:val="18"/>
                <w:szCs w:val="18"/>
              </w:rPr>
              <w:t>&gt;</w:t>
            </w:r>
            <w:r>
              <w:rPr>
                <w:rFonts w:cs="微软雅黑"/>
                <w:b/>
                <w:sz w:val="18"/>
                <w:szCs w:val="18"/>
              </w:rPr>
              <w:t xml:space="preserve"> </w:t>
            </w:r>
            <w:r w:rsidRPr="00A71C9F">
              <w:rPr>
                <w:rFonts w:cs="微软雅黑"/>
                <w:b/>
                <w:sz w:val="18"/>
                <w:szCs w:val="18"/>
              </w:rPr>
              <w:t>0.75 and qc.brca_v1.mapping_ratio</w:t>
            </w:r>
            <w:r>
              <w:rPr>
                <w:rFonts w:cs="微软雅黑"/>
                <w:b/>
                <w:sz w:val="18"/>
                <w:szCs w:val="18"/>
              </w:rPr>
              <w:t xml:space="preserve">_num &gt; 0.85 and </w:t>
            </w:r>
            <w:r w:rsidRPr="00A71C9F">
              <w:rPr>
                <w:rFonts w:cs="微软雅黑"/>
                <w:b/>
                <w:sz w:val="18"/>
                <w:szCs w:val="18"/>
              </w:rPr>
              <w:t>qc.brca_v1.cover_ratio</w:t>
            </w:r>
            <w:r>
              <w:rPr>
                <w:rFonts w:cs="微软雅黑"/>
                <w:b/>
                <w:sz w:val="18"/>
                <w:szCs w:val="18"/>
              </w:rPr>
              <w:t>_num == 1 and</w:t>
            </w:r>
            <w:r w:rsidRPr="00A71C9F">
              <w:rPr>
                <w:rFonts w:cs="微软雅黑"/>
                <w:b/>
                <w:sz w:val="18"/>
                <w:szCs w:val="18"/>
              </w:rPr>
              <w:t xml:space="preserve"> </w:t>
            </w:r>
            <w:r w:rsidRPr="000B7F26">
              <w:rPr>
                <w:rFonts w:cs="微软雅黑"/>
                <w:b/>
                <w:sz w:val="18"/>
                <w:szCs w:val="18"/>
              </w:rPr>
              <w:t>qc.brca_v1.depth_min</w:t>
            </w:r>
            <w:r w:rsidRPr="00A71C9F">
              <w:rPr>
                <w:rFonts w:cs="微软雅黑"/>
                <w:b/>
                <w:sz w:val="18"/>
                <w:szCs w:val="18"/>
              </w:rPr>
              <w:t>_num&gt;=</w:t>
            </w:r>
            <w:r>
              <w:rPr>
                <w:rFonts w:cs="微软雅黑"/>
                <w:b/>
                <w:sz w:val="18"/>
                <w:szCs w:val="18"/>
              </w:rPr>
              <w:t>10</w:t>
            </w:r>
            <w:r w:rsidRPr="00A71C9F">
              <w:rPr>
                <w:rFonts w:cs="微软雅黑"/>
                <w:b/>
                <w:sz w:val="18"/>
                <w:szCs w:val="18"/>
              </w:rPr>
              <w:t>0%}</w:t>
            </w:r>
          </w:p>
          <w:p w14:paraId="33739CF4" w14:textId="77777777" w:rsidR="008C019B" w:rsidRPr="00A71C9F" w:rsidRDefault="008C019B" w:rsidP="008C019B">
            <w:pPr>
              <w:jc w:val="center"/>
              <w:rPr>
                <w:rFonts w:cs="微软雅黑"/>
                <w:b/>
                <w:sz w:val="18"/>
                <w:szCs w:val="18"/>
              </w:rPr>
            </w:pPr>
            <w:r w:rsidRPr="00A71C9F">
              <w:rPr>
                <w:rFonts w:cs="微软雅黑"/>
                <w:b/>
                <w:sz w:val="18"/>
                <w:szCs w:val="18"/>
              </w:rPr>
              <w:t>{%p if lib_</w:t>
            </w:r>
            <w:proofErr w:type="gramStart"/>
            <w:r w:rsidRPr="00A71C9F">
              <w:rPr>
                <w:rFonts w:cs="微软雅黑"/>
                <w:b/>
                <w:sz w:val="18"/>
                <w:szCs w:val="18"/>
              </w:rPr>
              <w:t>qc.brca</w:t>
            </w:r>
            <w:proofErr w:type="gramEnd"/>
            <w:r w:rsidRPr="00A71C9F">
              <w:rPr>
                <w:rFonts w:cs="微软雅黑"/>
                <w:b/>
                <w:sz w:val="18"/>
                <w:szCs w:val="18"/>
              </w:rPr>
              <w:t xml:space="preserve">_v1 and lib_qc.brca_v1.dna_concn_q </w:t>
            </w:r>
            <w:r>
              <w:rPr>
                <w:rFonts w:cs="微软雅黑"/>
                <w:b/>
                <w:sz w:val="18"/>
                <w:szCs w:val="18"/>
              </w:rPr>
              <w:t xml:space="preserve">and </w:t>
            </w:r>
            <w:r w:rsidRPr="00A71C9F">
              <w:rPr>
                <w:rFonts w:cs="微软雅黑"/>
                <w:b/>
                <w:sz w:val="18"/>
                <w:szCs w:val="18"/>
              </w:rPr>
              <w:t xml:space="preserve">lib_qc.brca_v1.dna_input_qty </w:t>
            </w:r>
            <w:r>
              <w:rPr>
                <w:rFonts w:cs="微软雅黑"/>
                <w:b/>
                <w:sz w:val="18"/>
                <w:szCs w:val="18"/>
              </w:rPr>
              <w:t xml:space="preserve">and </w:t>
            </w:r>
            <w:r w:rsidRPr="00A71C9F">
              <w:rPr>
                <w:rFonts w:cs="微软雅黑"/>
                <w:b/>
                <w:sz w:val="18"/>
                <w:szCs w:val="18"/>
              </w:rPr>
              <w:t>lib_qc.brca_v1.library_concn %}</w:t>
            </w:r>
          </w:p>
          <w:p w14:paraId="75591C9F" w14:textId="77777777" w:rsidR="008C019B" w:rsidRPr="00A71C9F" w:rsidRDefault="008C019B" w:rsidP="008C019B">
            <w:pPr>
              <w:jc w:val="center"/>
              <w:rPr>
                <w:rFonts w:cs="微软雅黑"/>
                <w:b/>
                <w:sz w:val="18"/>
                <w:szCs w:val="18"/>
              </w:rPr>
            </w:pPr>
            <w:r w:rsidRPr="00A71C9F">
              <w:rPr>
                <w:rFonts w:cs="微软雅黑"/>
                <w:b/>
                <w:sz w:val="18"/>
                <w:szCs w:val="18"/>
              </w:rPr>
              <w:t xml:space="preserve">{%if lib_qc.brca_v1.dna_concn_q|float </w:t>
            </w:r>
            <w:r>
              <w:rPr>
                <w:rFonts w:cs="微软雅黑"/>
                <w:b/>
                <w:sz w:val="18"/>
                <w:szCs w:val="18"/>
              </w:rPr>
              <w:t>&gt; 5</w:t>
            </w:r>
            <w:r w:rsidRPr="00A71C9F">
              <w:rPr>
                <w:rFonts w:cs="微软雅黑"/>
                <w:b/>
                <w:sz w:val="18"/>
                <w:szCs w:val="18"/>
              </w:rPr>
              <w:t xml:space="preserve"> and lib_qc.brca_v1.dna_input_qty|float </w:t>
            </w:r>
            <w:r>
              <w:rPr>
                <w:rFonts w:cs="微软雅黑"/>
                <w:b/>
                <w:sz w:val="18"/>
                <w:szCs w:val="18"/>
              </w:rPr>
              <w:t>=</w:t>
            </w:r>
            <w:r w:rsidRPr="00A71C9F">
              <w:rPr>
                <w:rFonts w:cs="微软雅黑"/>
                <w:b/>
                <w:sz w:val="18"/>
                <w:szCs w:val="18"/>
              </w:rPr>
              <w:t>=</w:t>
            </w:r>
            <w:r>
              <w:rPr>
                <w:rFonts w:cs="微软雅黑"/>
                <w:b/>
                <w:sz w:val="18"/>
                <w:szCs w:val="18"/>
              </w:rPr>
              <w:t>4</w:t>
            </w:r>
            <w:r w:rsidRPr="00A71C9F">
              <w:rPr>
                <w:rFonts w:cs="微软雅黑"/>
                <w:b/>
                <w:sz w:val="18"/>
                <w:szCs w:val="18"/>
              </w:rPr>
              <w:t>50</w:t>
            </w:r>
            <w:r>
              <w:rPr>
                <w:rFonts w:cs="微软雅黑"/>
                <w:b/>
                <w:sz w:val="18"/>
                <w:szCs w:val="18"/>
              </w:rPr>
              <w:t xml:space="preserve"> and </w:t>
            </w:r>
            <w:r w:rsidRPr="004B2106">
              <w:rPr>
                <w:rFonts w:cs="微软雅黑"/>
                <w:b/>
                <w:sz w:val="18"/>
                <w:szCs w:val="18"/>
              </w:rPr>
              <w:t>lib_qc.brca_v1.library_concn</w:t>
            </w:r>
            <w:r>
              <w:rPr>
                <w:rFonts w:cs="微软雅黑"/>
                <w:b/>
                <w:sz w:val="18"/>
                <w:szCs w:val="18"/>
              </w:rPr>
              <w:t>|float &gt;= 0.5</w:t>
            </w:r>
            <w:r w:rsidRPr="004B2106">
              <w:rPr>
                <w:rFonts w:cs="微软雅黑"/>
                <w:b/>
                <w:sz w:val="18"/>
                <w:szCs w:val="18"/>
              </w:rPr>
              <w:t xml:space="preserve"> </w:t>
            </w:r>
            <w:r w:rsidRPr="00A71C9F">
              <w:rPr>
                <w:rFonts w:cs="微软雅黑"/>
                <w:b/>
                <w:sz w:val="18"/>
                <w:szCs w:val="18"/>
              </w:rPr>
              <w:t>%}合格{%else%}风险{%endif%}</w:t>
            </w:r>
          </w:p>
          <w:p w14:paraId="76ABF3BF" w14:textId="77777777" w:rsidR="008C019B" w:rsidRPr="00A71C9F" w:rsidRDefault="008C019B" w:rsidP="008C019B">
            <w:pPr>
              <w:jc w:val="center"/>
              <w:rPr>
                <w:rFonts w:cs="微软雅黑"/>
                <w:b/>
                <w:sz w:val="18"/>
                <w:szCs w:val="18"/>
              </w:rPr>
            </w:pPr>
            <w:r w:rsidRPr="00A71C9F">
              <w:rPr>
                <w:rFonts w:cs="微软雅黑"/>
                <w:b/>
                <w:sz w:val="18"/>
                <w:szCs w:val="18"/>
              </w:rPr>
              <w:t>{%p else%}</w:t>
            </w:r>
          </w:p>
          <w:p w14:paraId="3DB2ED7C" w14:textId="77777777" w:rsidR="008C019B" w:rsidRPr="00A71C9F" w:rsidRDefault="008C019B" w:rsidP="008C019B">
            <w:pPr>
              <w:jc w:val="center"/>
              <w:rPr>
                <w:rFonts w:cs="微软雅黑"/>
                <w:b/>
                <w:sz w:val="18"/>
                <w:szCs w:val="18"/>
              </w:rPr>
            </w:pPr>
            <w:r w:rsidRPr="00A71C9F">
              <w:rPr>
                <w:rFonts w:cs="微软雅黑" w:hint="eastAsia"/>
                <w:b/>
                <w:sz w:val="18"/>
                <w:szCs w:val="18"/>
              </w:rPr>
              <w:t>合格（</w:t>
            </w:r>
            <w:proofErr w:type="gramStart"/>
            <w:r w:rsidRPr="00A71C9F">
              <w:rPr>
                <w:rFonts w:cs="微软雅黑" w:hint="eastAsia"/>
                <w:b/>
                <w:sz w:val="18"/>
                <w:szCs w:val="18"/>
              </w:rPr>
              <w:t>质控项有</w:t>
            </w:r>
            <w:proofErr w:type="gramEnd"/>
            <w:r w:rsidRPr="00A71C9F">
              <w:rPr>
                <w:rFonts w:cs="微软雅黑" w:hint="eastAsia"/>
                <w:b/>
                <w:sz w:val="18"/>
                <w:szCs w:val="18"/>
              </w:rPr>
              <w:t>缺失，请补齐数据后自行评估）</w:t>
            </w:r>
          </w:p>
          <w:p w14:paraId="144D74B5" w14:textId="77777777" w:rsidR="008C019B" w:rsidRPr="00A71C9F" w:rsidRDefault="008C019B" w:rsidP="008C019B">
            <w:pPr>
              <w:jc w:val="center"/>
              <w:rPr>
                <w:rFonts w:cs="微软雅黑"/>
                <w:b/>
                <w:sz w:val="18"/>
                <w:szCs w:val="18"/>
              </w:rPr>
            </w:pPr>
            <w:r w:rsidRPr="00A71C9F">
              <w:rPr>
                <w:rFonts w:cs="微软雅黑"/>
                <w:b/>
                <w:sz w:val="18"/>
                <w:szCs w:val="18"/>
              </w:rPr>
              <w:t>{%p endif%}</w:t>
            </w:r>
          </w:p>
          <w:p w14:paraId="7A83023E" w14:textId="77777777" w:rsidR="008C019B" w:rsidRPr="00A71C9F" w:rsidRDefault="008C019B" w:rsidP="008C019B">
            <w:pPr>
              <w:jc w:val="center"/>
              <w:rPr>
                <w:rFonts w:cs="微软雅黑"/>
                <w:b/>
                <w:sz w:val="18"/>
                <w:szCs w:val="18"/>
              </w:rPr>
            </w:pPr>
            <w:r w:rsidRPr="00A71C9F">
              <w:rPr>
                <w:rFonts w:cs="微软雅黑"/>
                <w:b/>
                <w:sz w:val="18"/>
                <w:szCs w:val="18"/>
              </w:rPr>
              <w:lastRenderedPageBreak/>
              <w:t>{%p else%}</w:t>
            </w:r>
          </w:p>
          <w:p w14:paraId="0EF9F119" w14:textId="77777777" w:rsidR="008C019B" w:rsidRPr="00A71C9F" w:rsidRDefault="008C019B" w:rsidP="008C019B">
            <w:pPr>
              <w:jc w:val="center"/>
              <w:rPr>
                <w:rFonts w:cs="微软雅黑"/>
                <w:b/>
                <w:sz w:val="18"/>
                <w:szCs w:val="18"/>
              </w:rPr>
            </w:pPr>
            <w:r w:rsidRPr="00A71C9F">
              <w:rPr>
                <w:rFonts w:cs="微软雅黑" w:hint="eastAsia"/>
                <w:b/>
                <w:sz w:val="18"/>
                <w:szCs w:val="18"/>
              </w:rPr>
              <w:t>风险</w:t>
            </w:r>
          </w:p>
          <w:p w14:paraId="17CB0B81" w14:textId="25A30734" w:rsidR="008C019B" w:rsidRDefault="008C019B" w:rsidP="008C019B">
            <w:pPr>
              <w:jc w:val="center"/>
              <w:rPr>
                <w:rFonts w:cs="微软雅黑"/>
                <w:b/>
                <w:sz w:val="18"/>
                <w:szCs w:val="18"/>
              </w:rPr>
            </w:pPr>
            <w:r w:rsidRPr="00A71C9F">
              <w:rPr>
                <w:rFonts w:cs="微软雅黑"/>
                <w:b/>
                <w:sz w:val="18"/>
                <w:szCs w:val="18"/>
              </w:rPr>
              <w:t>{%p endif%}</w:t>
            </w:r>
          </w:p>
        </w:tc>
      </w:tr>
    </w:tbl>
    <w:p w14:paraId="0531BB58" w14:textId="77777777" w:rsidR="00986AD5" w:rsidRPr="00BF3DCC" w:rsidRDefault="00B85C6E">
      <w:pPr>
        <w:spacing w:beforeLines="50" w:before="163"/>
        <w:rPr>
          <w:rFonts w:cs="Times New Roman"/>
          <w:b/>
          <w:snapToGrid w:val="0"/>
          <w:spacing w:val="6"/>
          <w:sz w:val="16"/>
          <w:szCs w:val="16"/>
        </w:rPr>
      </w:pPr>
      <w:r w:rsidRPr="00BF3DCC">
        <w:rPr>
          <w:rFonts w:cs="Times New Roman"/>
          <w:b/>
          <w:snapToGrid w:val="0"/>
          <w:spacing w:val="6"/>
          <w:sz w:val="16"/>
          <w:szCs w:val="16"/>
        </w:rPr>
        <w:lastRenderedPageBreak/>
        <w:t xml:space="preserve">注： </w:t>
      </w:r>
    </w:p>
    <w:p w14:paraId="5FECDEE2"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Q30：碱基质量Q30占比，测序的准确率高于99.9%的碱基的比例。</w:t>
      </w:r>
    </w:p>
    <w:p w14:paraId="1D2F5B9F"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比对率：序列回帖比率，可以比对至参考序列上的reads的比例。</w:t>
      </w:r>
    </w:p>
    <w:p w14:paraId="3CDA9C3B" w14:textId="77777777"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覆盖度：检测到的区域</w:t>
      </w:r>
      <w:proofErr w:type="gramStart"/>
      <w:r>
        <w:rPr>
          <w:rFonts w:cs="微软雅黑" w:hint="eastAsia"/>
          <w:smallCaps/>
          <w:spacing w:val="10"/>
          <w:sz w:val="16"/>
          <w:szCs w:val="16"/>
        </w:rPr>
        <w:t>占目标</w:t>
      </w:r>
      <w:proofErr w:type="gramEnd"/>
      <w:r>
        <w:rPr>
          <w:rFonts w:cs="微软雅黑" w:hint="eastAsia"/>
          <w:smallCaps/>
          <w:spacing w:val="10"/>
          <w:sz w:val="16"/>
          <w:szCs w:val="16"/>
        </w:rPr>
        <w:t>区域的比例。</w:t>
      </w:r>
    </w:p>
    <w:p w14:paraId="29A8697D" w14:textId="0E2F82DA" w:rsidR="00986AD5" w:rsidRDefault="00B85C6E">
      <w:pPr>
        <w:numPr>
          <w:ilvl w:val="0"/>
          <w:numId w:val="4"/>
        </w:numPr>
        <w:tabs>
          <w:tab w:val="left" w:pos="6720"/>
        </w:tabs>
        <w:rPr>
          <w:rFonts w:cs="微软雅黑"/>
          <w:smallCaps/>
          <w:spacing w:val="10"/>
          <w:sz w:val="16"/>
          <w:szCs w:val="16"/>
        </w:rPr>
      </w:pPr>
      <w:r>
        <w:rPr>
          <w:rFonts w:cs="微软雅黑" w:hint="eastAsia"/>
          <w:smallCaps/>
          <w:spacing w:val="10"/>
          <w:sz w:val="16"/>
          <w:szCs w:val="16"/>
        </w:rPr>
        <w:t>单点原始深度：</w:t>
      </w:r>
      <w:r w:rsidR="007457EC">
        <w:rPr>
          <w:rFonts w:cs="微软雅黑" w:hint="eastAsia"/>
          <w:smallCaps/>
          <w:spacing w:val="10"/>
          <w:sz w:val="16"/>
          <w:szCs w:val="16"/>
        </w:rPr>
        <w:t>本项目基于扩增子建库</w:t>
      </w:r>
      <w:r>
        <w:rPr>
          <w:rFonts w:cs="微软雅黑" w:hint="eastAsia"/>
          <w:smallCaps/>
          <w:spacing w:val="10"/>
          <w:sz w:val="16"/>
          <w:szCs w:val="16"/>
        </w:rPr>
        <w:t>，要求深度最低的扩增子的深度也要达到100×以上。</w:t>
      </w:r>
    </w:p>
    <w:p w14:paraId="7478BFFD" w14:textId="110F67F1" w:rsidR="00986AD5" w:rsidRPr="00FB471A" w:rsidRDefault="00B85C6E" w:rsidP="00FB471A">
      <w:pPr>
        <w:numPr>
          <w:ilvl w:val="0"/>
          <w:numId w:val="4"/>
        </w:numPr>
        <w:tabs>
          <w:tab w:val="left" w:pos="6720"/>
        </w:tabs>
        <w:rPr>
          <w:rFonts w:cs="微软雅黑"/>
          <w:smallCaps/>
          <w:spacing w:val="10"/>
          <w:sz w:val="16"/>
          <w:szCs w:val="16"/>
        </w:rPr>
      </w:pPr>
      <w:r>
        <w:rPr>
          <w:rFonts w:cs="微软雅黑" w:hint="eastAsia"/>
          <w:smallCaps/>
          <w:spacing w:val="10"/>
          <w:sz w:val="16"/>
          <w:szCs w:val="16"/>
        </w:rPr>
        <w:t>试剂</w:t>
      </w:r>
      <w:proofErr w:type="gramStart"/>
      <w:r>
        <w:rPr>
          <w:rFonts w:cs="微软雅黑" w:hint="eastAsia"/>
          <w:smallCaps/>
          <w:spacing w:val="10"/>
          <w:sz w:val="16"/>
          <w:szCs w:val="16"/>
        </w:rPr>
        <w:t>盒质控品</w:t>
      </w:r>
      <w:proofErr w:type="gramEnd"/>
      <w:r>
        <w:rPr>
          <w:rFonts w:cs="微软雅黑" w:hint="eastAsia"/>
          <w:smallCaps/>
          <w:spacing w:val="10"/>
          <w:sz w:val="16"/>
          <w:szCs w:val="16"/>
        </w:rPr>
        <w:t>必须全部通过，本检测结果方为有效。</w:t>
      </w:r>
      <w:r w:rsidRPr="00FB471A">
        <w:rPr>
          <w:snapToGrid w:val="0"/>
          <w:color w:val="000000" w:themeColor="text1"/>
          <w:sz w:val="16"/>
          <w:szCs w:val="16"/>
        </w:rPr>
        <w:br w:type="page"/>
      </w:r>
    </w:p>
    <w:p w14:paraId="576A50B5" w14:textId="77777777" w:rsidR="00986AD5" w:rsidRDefault="00B85C6E">
      <w:pPr>
        <w:rPr>
          <w:rFonts w:cstheme="minorBidi"/>
          <w:b/>
          <w:bCs/>
          <w:color w:val="31849B"/>
          <w:kern w:val="2"/>
        </w:rPr>
      </w:pPr>
      <w:r>
        <w:rPr>
          <w:rFonts w:cstheme="minorBidi"/>
          <w:b/>
          <w:bCs/>
          <w:color w:val="31849B"/>
          <w:kern w:val="2"/>
        </w:rPr>
        <w:lastRenderedPageBreak/>
        <w:t xml:space="preserve">3. </w:t>
      </w:r>
      <w:r>
        <w:rPr>
          <w:rFonts w:cstheme="minorBidi" w:hint="eastAsia"/>
          <w:b/>
          <w:bCs/>
          <w:color w:val="31849B"/>
          <w:kern w:val="2"/>
        </w:rPr>
        <w:t>附赠检测（石蜡包埋组织同源重组修复缺陷HRD检测）</w:t>
      </w:r>
    </w:p>
    <w:p w14:paraId="24A71D14" w14:textId="77777777" w:rsidR="00986AD5" w:rsidRDefault="00B85C6E">
      <w:pPr>
        <w:rPr>
          <w:rFonts w:cstheme="minorBidi"/>
          <w:b/>
          <w:bCs/>
          <w:color w:val="31849B"/>
          <w:kern w:val="2"/>
        </w:rPr>
      </w:pPr>
      <w:r w:rsidRPr="00B42556">
        <w:rPr>
          <w:rFonts w:cstheme="minorBidi" w:hint="eastAsia"/>
          <w:b/>
          <w:bCs/>
          <w:color w:val="31849B"/>
          <w:kern w:val="2"/>
        </w:rPr>
        <w:t>以下结果仅供临床参考，诊疗决策应以上述BRCA1和BRCA2基因胚系变异结果为主</w:t>
      </w:r>
    </w:p>
    <w:p w14:paraId="3A133C44" w14:textId="77777777" w:rsidR="00986AD5" w:rsidRDefault="00B85C6E">
      <w:pPr>
        <w:rPr>
          <w:rFonts w:cstheme="minorBidi"/>
          <w:b/>
          <w:bCs/>
          <w:color w:val="31849B"/>
          <w:kern w:val="2"/>
        </w:rPr>
      </w:pPr>
      <w:r>
        <w:rPr>
          <w:rFonts w:cstheme="minorBidi"/>
          <w:b/>
          <w:bCs/>
          <w:color w:val="31849B"/>
          <w:kern w:val="2"/>
        </w:rPr>
        <w:t xml:space="preserve">3.1 </w:t>
      </w:r>
      <w:r>
        <w:rPr>
          <w:rFonts w:cstheme="minorBidi" w:hint="eastAsia"/>
          <w:b/>
          <w:bCs/>
          <w:color w:val="31849B"/>
          <w:kern w:val="2"/>
        </w:rPr>
        <w:t>检测结果小结</w:t>
      </w:r>
    </w:p>
    <w:tbl>
      <w:tblPr>
        <w:tblStyle w:val="afffd"/>
        <w:tblW w:w="9923" w:type="dxa"/>
        <w:tblInd w:w="202" w:type="dxa"/>
        <w:tblBorders>
          <w:top w:val="none" w:sz="0" w:space="0" w:color="auto"/>
          <w:left w:val="none" w:sz="0" w:space="0" w:color="auto"/>
          <w:bottom w:val="single" w:sz="4" w:space="0" w:color="31849B"/>
          <w:right w:val="none" w:sz="0" w:space="0" w:color="auto"/>
          <w:insideH w:val="single" w:sz="4" w:space="0" w:color="31849B"/>
          <w:insideV w:val="none" w:sz="0" w:space="0" w:color="auto"/>
        </w:tblBorders>
        <w:tblLayout w:type="fixed"/>
        <w:tblCellMar>
          <w:left w:w="60" w:type="dxa"/>
          <w:right w:w="60" w:type="dxa"/>
        </w:tblCellMar>
        <w:tblLook w:val="04A0" w:firstRow="1" w:lastRow="0" w:firstColumn="1" w:lastColumn="0" w:noHBand="0" w:noVBand="1"/>
      </w:tblPr>
      <w:tblGrid>
        <w:gridCol w:w="2808"/>
        <w:gridCol w:w="7115"/>
      </w:tblGrid>
      <w:tr w:rsidR="00986AD5" w14:paraId="3BEA07BB" w14:textId="77777777">
        <w:trPr>
          <w:trHeight w:val="510"/>
        </w:trPr>
        <w:tc>
          <w:tcPr>
            <w:tcW w:w="2808" w:type="dxa"/>
            <w:tcBorders>
              <w:top w:val="single" w:sz="4" w:space="0" w:color="31849B"/>
              <w:left w:val="nil"/>
              <w:bottom w:val="single" w:sz="4" w:space="0" w:color="31849B"/>
              <w:right w:val="nil"/>
            </w:tcBorders>
            <w:shd w:val="clear" w:color="auto" w:fill="DBEFF4"/>
            <w:tcMar>
              <w:top w:w="60" w:type="dxa"/>
              <w:bottom w:w="60" w:type="dxa"/>
            </w:tcMar>
            <w:vAlign w:val="center"/>
          </w:tcPr>
          <w:p w14:paraId="0EFBD8CB"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检测类型</w:t>
            </w:r>
          </w:p>
        </w:tc>
        <w:tc>
          <w:tcPr>
            <w:tcW w:w="7115" w:type="dxa"/>
            <w:tcBorders>
              <w:top w:val="single" w:sz="4" w:space="0" w:color="31849B"/>
              <w:left w:val="nil"/>
              <w:bottom w:val="single" w:sz="4" w:space="0" w:color="31849B"/>
              <w:right w:val="nil"/>
            </w:tcBorders>
            <w:shd w:val="clear" w:color="auto" w:fill="DBEFF4"/>
            <w:tcMar>
              <w:top w:w="60" w:type="dxa"/>
              <w:bottom w:w="60" w:type="dxa"/>
            </w:tcMar>
            <w:vAlign w:val="center"/>
          </w:tcPr>
          <w:p w14:paraId="6EB8A049" w14:textId="77777777" w:rsidR="00986AD5" w:rsidRDefault="00B85C6E">
            <w:pPr>
              <w:spacing w:line="440" w:lineRule="exact"/>
              <w:rPr>
                <w:rFonts w:cs="Times New Roman (正文 CS 字体)"/>
                <w:b/>
                <w:snapToGrid w:val="0"/>
                <w:color w:val="31849B"/>
                <w:spacing w:val="6"/>
                <w:sz w:val="19"/>
                <w:szCs w:val="19"/>
              </w:rPr>
            </w:pPr>
            <w:r>
              <w:rPr>
                <w:rFonts w:cs="Times New Roman (正文 CS 字体)" w:hint="eastAsia"/>
                <w:b/>
                <w:snapToGrid w:val="0"/>
                <w:color w:val="31849B"/>
                <w:spacing w:val="6"/>
                <w:sz w:val="19"/>
                <w:szCs w:val="19"/>
              </w:rPr>
              <w:t>检测结果</w:t>
            </w:r>
          </w:p>
        </w:tc>
      </w:tr>
      <w:tr w:rsidR="00986AD5" w14:paraId="6AADC0A7" w14:textId="77777777" w:rsidTr="00F91436">
        <w:trPr>
          <w:trHeight w:val="816"/>
        </w:trPr>
        <w:tc>
          <w:tcPr>
            <w:tcW w:w="2808" w:type="dxa"/>
            <w:shd w:val="clear" w:color="auto" w:fill="auto"/>
            <w:tcMar>
              <w:top w:w="85" w:type="dxa"/>
              <w:bottom w:w="28" w:type="dxa"/>
            </w:tcMar>
            <w:vAlign w:val="center"/>
          </w:tcPr>
          <w:p w14:paraId="1C376A7A"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BRCA1和BRCA2基因</w:t>
            </w:r>
          </w:p>
          <w:p w14:paraId="14FC801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体细胞变异检测结果</w:t>
            </w:r>
          </w:p>
        </w:tc>
        <w:tc>
          <w:tcPr>
            <w:tcW w:w="7115" w:type="dxa"/>
            <w:shd w:val="clear" w:color="auto" w:fill="auto"/>
            <w:tcMar>
              <w:top w:w="85" w:type="dxa"/>
              <w:bottom w:w="28" w:type="dxa"/>
            </w:tcMar>
            <w:vAlign w:val="center"/>
          </w:tcPr>
          <w:p w14:paraId="34464424" w14:textId="23F11C49"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 xml:space="preserve">{%p if </w:t>
            </w:r>
            <w:proofErr w:type="gramStart"/>
            <w:r w:rsidR="00F67DCE" w:rsidRPr="00F67DCE">
              <w:rPr>
                <w:rFonts w:cs="Times New Roman (正文 CS 字体)"/>
                <w:snapToGrid w:val="0"/>
                <w:spacing w:val="6"/>
                <w:sz w:val="18"/>
                <w:szCs w:val="18"/>
              </w:rPr>
              <w:t>var.hrd.somatic</w:t>
            </w:r>
            <w:proofErr w:type="gramEnd"/>
            <w:r w:rsidR="00F67DCE" w:rsidRPr="00F67DCE">
              <w:rPr>
                <w:rFonts w:cs="Times New Roman (正文 CS 字体)"/>
                <w:snapToGrid w:val="0"/>
                <w:spacing w:val="6"/>
                <w:sz w:val="18"/>
                <w:szCs w:val="18"/>
              </w:rPr>
              <w:t>_345_brca1_notinbrcav1</w:t>
            </w:r>
            <w:r w:rsidRPr="001F13F8">
              <w:rPr>
                <w:rFonts w:cs="Times New Roman (正文 CS 字体)"/>
                <w:snapToGrid w:val="0"/>
                <w:spacing w:val="6"/>
                <w:sz w:val="18"/>
                <w:szCs w:val="18"/>
              </w:rPr>
              <w:t xml:space="preserve"> + </w:t>
            </w:r>
            <w:r w:rsidR="00F67DCE" w:rsidRPr="00F67DCE">
              <w:rPr>
                <w:rFonts w:cs="Times New Roman (正文 CS 字体)"/>
                <w:snapToGrid w:val="0"/>
                <w:spacing w:val="6"/>
                <w:sz w:val="18"/>
                <w:szCs w:val="18"/>
              </w:rPr>
              <w:t>var.hrd.somatic_345_brca2_notinbrcav1</w:t>
            </w:r>
            <w:r w:rsidRPr="001F13F8">
              <w:rPr>
                <w:rFonts w:cs="Times New Roman (正文 CS 字体)"/>
                <w:snapToGrid w:val="0"/>
                <w:spacing w:val="6"/>
                <w:sz w:val="18"/>
                <w:szCs w:val="18"/>
              </w:rPr>
              <w:t xml:space="preserve"> %}</w:t>
            </w:r>
          </w:p>
          <w:p w14:paraId="06B0EEBA" w14:textId="6DA7EB98" w:rsidR="001F13F8" w:rsidRPr="001F13F8" w:rsidRDefault="001F13F8" w:rsidP="001F13F8">
            <w:pPr>
              <w:adjustRightInd w:val="0"/>
              <w:snapToGrid w:val="0"/>
              <w:rPr>
                <w:rFonts w:cs="Times New Roman (正文 CS 字体)"/>
                <w:snapToGrid w:val="0"/>
                <w:spacing w:val="6"/>
                <w:sz w:val="18"/>
                <w:szCs w:val="18"/>
              </w:rPr>
            </w:pPr>
            <w:r w:rsidRPr="001F13F8">
              <w:rPr>
                <w:rFonts w:cs="Times New Roman (正文 CS 字体)" w:hint="eastAsia"/>
                <w:snapToGrid w:val="0"/>
                <w:spacing w:val="6"/>
                <w:sz w:val="18"/>
                <w:szCs w:val="18"/>
              </w:rPr>
              <w:t>共</w:t>
            </w:r>
            <w:r w:rsidRPr="001F13F8">
              <w:rPr>
                <w:rFonts w:cs="Times New Roman (正文 CS 字体)"/>
                <w:snapToGrid w:val="0"/>
                <w:spacing w:val="6"/>
                <w:sz w:val="18"/>
                <w:szCs w:val="18"/>
              </w:rPr>
              <w:t xml:space="preserve">{{( </w:t>
            </w:r>
            <w:r w:rsidR="00F67DCE" w:rsidRPr="00F67DCE">
              <w:rPr>
                <w:rFonts w:cs="Times New Roman (正文 CS 字体)"/>
                <w:snapToGrid w:val="0"/>
                <w:spacing w:val="6"/>
                <w:sz w:val="18"/>
                <w:szCs w:val="18"/>
              </w:rPr>
              <w:t>var.hrd.somatic_345_brca1_notinbrcav1 + var.hrd.somatic_345_brca2_notinbrcav1</w:t>
            </w:r>
            <w:r w:rsidRPr="001F13F8">
              <w:rPr>
                <w:rFonts w:cs="Times New Roman (正文 CS 字体)"/>
                <w:snapToGrid w:val="0"/>
                <w:spacing w:val="6"/>
                <w:sz w:val="18"/>
                <w:szCs w:val="18"/>
              </w:rPr>
              <w:t>)|count}}</w:t>
            </w:r>
            <w:proofErr w:type="gramStart"/>
            <w:r w:rsidRPr="001F13F8">
              <w:rPr>
                <w:rFonts w:cs="Times New Roman (正文 CS 字体)"/>
                <w:snapToGrid w:val="0"/>
                <w:spacing w:val="6"/>
                <w:sz w:val="18"/>
                <w:szCs w:val="18"/>
              </w:rPr>
              <w:t>个</w:t>
            </w:r>
            <w:proofErr w:type="gramEnd"/>
            <w:r w:rsidRPr="001F13F8">
              <w:rPr>
                <w:rFonts w:cs="Times New Roman (正文 CS 字体)"/>
                <w:snapToGrid w:val="0"/>
                <w:spacing w:val="6"/>
                <w:sz w:val="18"/>
                <w:szCs w:val="18"/>
              </w:rPr>
              <w:t xml:space="preserve">基因组变异，其中具有明确或潜在临床意义的变异有{{ </w:t>
            </w:r>
            <w:proofErr w:type="spellStart"/>
            <w:r w:rsidR="00F67DCE" w:rsidRPr="00F67DCE">
              <w:rPr>
                <w:rFonts w:cs="Times New Roman (正文 CS 字体)"/>
                <w:snapToGrid w:val="0"/>
                <w:spacing w:val="6"/>
                <w:sz w:val="18"/>
                <w:szCs w:val="18"/>
              </w:rPr>
              <w:t>var.hrd.somatic_I_II_</w:t>
            </w:r>
            <w:r w:rsidR="00145A9B">
              <w:rPr>
                <w:rFonts w:cs="Times New Roman (正文 CS 字体)"/>
                <w:snapToGrid w:val="0"/>
                <w:spacing w:val="6"/>
                <w:sz w:val="18"/>
                <w:szCs w:val="18"/>
              </w:rPr>
              <w:t>brca</w:t>
            </w:r>
            <w:r w:rsidRPr="001F13F8">
              <w:rPr>
                <w:rFonts w:cs="Times New Roman (正文 CS 字体)"/>
                <w:snapToGrid w:val="0"/>
                <w:spacing w:val="6"/>
                <w:sz w:val="18"/>
                <w:szCs w:val="18"/>
              </w:rPr>
              <w:t>|count</w:t>
            </w:r>
            <w:proofErr w:type="spellEnd"/>
            <w:r w:rsidRPr="001F13F8">
              <w:rPr>
                <w:rFonts w:cs="Times New Roman (正文 CS 字体)"/>
                <w:snapToGrid w:val="0"/>
                <w:spacing w:val="6"/>
                <w:sz w:val="18"/>
                <w:szCs w:val="18"/>
              </w:rPr>
              <w:t>}}个</w:t>
            </w:r>
          </w:p>
          <w:p w14:paraId="338BEB69" w14:textId="4CC2FA49" w:rsidR="001F13F8" w:rsidRDefault="001F13F8" w:rsidP="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else%}</w:t>
            </w:r>
          </w:p>
          <w:p w14:paraId="0D27C9A7" w14:textId="77777777"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p w14:paraId="35CBE8C6" w14:textId="7798F08B" w:rsidR="001F13F8" w:rsidRDefault="001F13F8">
            <w:pPr>
              <w:adjustRightInd w:val="0"/>
              <w:snapToGrid w:val="0"/>
              <w:rPr>
                <w:rFonts w:cs="Times New Roman (正文 CS 字体)"/>
                <w:snapToGrid w:val="0"/>
                <w:spacing w:val="6"/>
                <w:sz w:val="18"/>
                <w:szCs w:val="18"/>
              </w:rPr>
            </w:pPr>
            <w:r w:rsidRPr="001F13F8">
              <w:rPr>
                <w:rFonts w:cs="Times New Roman (正文 CS 字体)"/>
                <w:snapToGrid w:val="0"/>
                <w:spacing w:val="6"/>
                <w:sz w:val="18"/>
                <w:szCs w:val="18"/>
              </w:rPr>
              <w:t>{%p endif%}</w:t>
            </w:r>
          </w:p>
        </w:tc>
      </w:tr>
      <w:tr w:rsidR="00986AD5" w14:paraId="488854F7" w14:textId="77777777" w:rsidTr="00F91436">
        <w:trPr>
          <w:trHeight w:val="410"/>
        </w:trPr>
        <w:tc>
          <w:tcPr>
            <w:tcW w:w="2808" w:type="dxa"/>
            <w:shd w:val="clear" w:color="auto" w:fill="auto"/>
            <w:tcMar>
              <w:top w:w="85" w:type="dxa"/>
              <w:bottom w:w="28" w:type="dxa"/>
            </w:tcMar>
            <w:vAlign w:val="center"/>
          </w:tcPr>
          <w:p w14:paraId="26C4C6DF"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同源重组修复缺陷HRD状态</w:t>
            </w:r>
          </w:p>
        </w:tc>
        <w:tc>
          <w:tcPr>
            <w:tcW w:w="7115" w:type="dxa"/>
            <w:shd w:val="clear" w:color="auto" w:fill="auto"/>
            <w:tcMar>
              <w:top w:w="85" w:type="dxa"/>
              <w:bottom w:w="28" w:type="dxa"/>
            </w:tcMar>
            <w:vAlign w:val="center"/>
          </w:tcPr>
          <w:p w14:paraId="634EF285" w14:textId="77777777" w:rsidR="008A5F49" w:rsidRPr="008A5F49" w:rsidRDefault="001F44C8" w:rsidP="008A5F49">
            <w:pPr>
              <w:adjustRightInd w:val="0"/>
              <w:snapToGrid w:val="0"/>
              <w:rPr>
                <w:rFonts w:cs="Times New Roman (正文 CS 字体)"/>
                <w:snapToGrid w:val="0"/>
                <w:spacing w:val="6"/>
                <w:sz w:val="18"/>
                <w:szCs w:val="18"/>
              </w:rPr>
            </w:pPr>
            <w:r w:rsidRPr="001F44C8">
              <w:rPr>
                <w:rFonts w:cs="Times New Roman (正文 CS 字体)"/>
                <w:snapToGrid w:val="0"/>
                <w:spacing w:val="6"/>
                <w:sz w:val="18"/>
                <w:szCs w:val="18"/>
              </w:rPr>
              <w:t xml:space="preserve">{% if </w:t>
            </w:r>
            <w:proofErr w:type="spellStart"/>
            <w:r w:rsidRPr="001F44C8">
              <w:rPr>
                <w:rFonts w:cs="Times New Roman (正文 CS 字体)"/>
                <w:snapToGrid w:val="0"/>
                <w:spacing w:val="6"/>
                <w:sz w:val="18"/>
                <w:szCs w:val="18"/>
              </w:rPr>
              <w:t>var.</w:t>
            </w:r>
            <w:r>
              <w:rPr>
                <w:rFonts w:cs="Times New Roman (正文 CS 字体)" w:hint="eastAsia"/>
                <w:snapToGrid w:val="0"/>
                <w:spacing w:val="6"/>
                <w:sz w:val="18"/>
                <w:szCs w:val="18"/>
              </w:rPr>
              <w:t>hrd</w:t>
            </w:r>
            <w:r w:rsidRPr="001F44C8">
              <w:rPr>
                <w:rFonts w:cs="Times New Roman (正文 CS 字体)"/>
                <w:snapToGrid w:val="0"/>
                <w:spacing w:val="6"/>
                <w:sz w:val="18"/>
                <w:szCs w:val="18"/>
              </w:rPr>
              <w:t>.gss.var_id</w:t>
            </w:r>
            <w:proofErr w:type="spellEnd"/>
            <w:r w:rsidRPr="001F44C8">
              <w:rPr>
                <w:rFonts w:cs="Times New Roman (正文 CS 字体)"/>
                <w:snapToGrid w:val="0"/>
                <w:spacing w:val="6"/>
                <w:sz w:val="18"/>
                <w:szCs w:val="18"/>
              </w:rPr>
              <w:t>==</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HRD+</w:t>
            </w:r>
            <w:proofErr w:type="gramStart"/>
            <w:r w:rsidRPr="001F44C8">
              <w:rPr>
                <w:rFonts w:cs="Times New Roman (正文 CS 字体)"/>
                <w:snapToGrid w:val="0"/>
                <w:spacing w:val="6"/>
                <w:sz w:val="18"/>
                <w:szCs w:val="18"/>
              </w:rPr>
              <w:t>”</w:t>
            </w:r>
            <w:proofErr w:type="gramEnd"/>
            <w:r w:rsidRPr="001F44C8">
              <w:rPr>
                <w:rFonts w:cs="Times New Roman (正文 CS 字体)"/>
                <w:snapToGrid w:val="0"/>
                <w:spacing w:val="6"/>
                <w:sz w:val="18"/>
                <w:szCs w:val="18"/>
              </w:rPr>
              <w:t>%}阳性{% else%}阴性</w:t>
            </w:r>
            <w:r w:rsidR="008A5F49" w:rsidRPr="008A5F49">
              <w:rPr>
                <w:rFonts w:cs="Times New Roman (正文 CS 字体)"/>
                <w:snapToGrid w:val="0"/>
                <w:spacing w:val="6"/>
                <w:sz w:val="18"/>
                <w:szCs w:val="18"/>
              </w:rPr>
              <w:t>{%if var.brca_v1.B1_L5+ var.brca_v1.B1_L4 + var.hrd.somatic_I_II_brca1 + var.brca_v1.B2_L5+ var.brca_v1.B2_L4 + var.hrd.somatic_I_II_brca2%}</w:t>
            </w:r>
          </w:p>
          <w:p w14:paraId="660E2AAE" w14:textId="66BAB0F4" w:rsidR="00986AD5" w:rsidRDefault="008A5F49" w:rsidP="008A5F49">
            <w:pPr>
              <w:adjustRightInd w:val="0"/>
              <w:snapToGrid w:val="0"/>
              <w:rPr>
                <w:rFonts w:cs="Times New Roman (正文 CS 字体)"/>
                <w:snapToGrid w:val="0"/>
                <w:spacing w:val="6"/>
                <w:sz w:val="18"/>
                <w:szCs w:val="18"/>
              </w:rPr>
            </w:pPr>
            <w:r w:rsidRPr="008A5F49">
              <w:rPr>
                <w:rFonts w:cs="Times New Roman (正文 CS 字体)" w:hint="eastAsia"/>
                <w:snapToGrid w:val="0"/>
                <w:color w:val="FF0000"/>
                <w:spacing w:val="6"/>
                <w:sz w:val="18"/>
                <w:szCs w:val="18"/>
                <w:highlight w:val="yellow"/>
              </w:rPr>
              <w:t>阴阳性判定需要结合</w:t>
            </w:r>
            <w:r w:rsidRPr="008A5F49">
              <w:rPr>
                <w:rFonts w:cs="Times New Roman (正文 CS 字体)"/>
                <w:snapToGrid w:val="0"/>
                <w:color w:val="FF0000"/>
                <w:spacing w:val="6"/>
                <w:sz w:val="18"/>
                <w:szCs w:val="18"/>
                <w:highlight w:val="yellow"/>
              </w:rPr>
              <w:t>BRCA v1数据，请人工处理！</w:t>
            </w:r>
            <w:r w:rsidRPr="008A5F49">
              <w:rPr>
                <w:rFonts w:cs="Times New Roman (正文 CS 字体)"/>
                <w:snapToGrid w:val="0"/>
                <w:spacing w:val="6"/>
                <w:sz w:val="18"/>
                <w:szCs w:val="18"/>
              </w:rPr>
              <w:t>{%endif</w:t>
            </w:r>
            <w:proofErr w:type="gramStart"/>
            <w:r w:rsidRPr="008A5F49">
              <w:rPr>
                <w:rFonts w:cs="Times New Roman (正文 CS 字体)"/>
                <w:snapToGrid w:val="0"/>
                <w:spacing w:val="6"/>
                <w:sz w:val="18"/>
                <w:szCs w:val="18"/>
              </w:rPr>
              <w:t>%}</w:t>
            </w:r>
            <w:r w:rsidR="001F44C8" w:rsidRPr="001F44C8">
              <w:rPr>
                <w:rFonts w:cs="Times New Roman (正文 CS 字体)"/>
                <w:snapToGrid w:val="0"/>
                <w:spacing w:val="6"/>
                <w:sz w:val="18"/>
                <w:szCs w:val="18"/>
              </w:rPr>
              <w:t>{</w:t>
            </w:r>
            <w:proofErr w:type="gramEnd"/>
            <w:r w:rsidR="001F44C8" w:rsidRPr="001F44C8">
              <w:rPr>
                <w:rFonts w:cs="Times New Roman (正文 CS 字体)"/>
                <w:snapToGrid w:val="0"/>
                <w:spacing w:val="6"/>
                <w:sz w:val="18"/>
                <w:szCs w:val="18"/>
              </w:rPr>
              <w:t>% endif%}</w:t>
            </w:r>
          </w:p>
        </w:tc>
      </w:tr>
      <w:tr w:rsidR="00986AD5" w14:paraId="0E25D575" w14:textId="77777777" w:rsidTr="00F91436">
        <w:trPr>
          <w:trHeight w:val="410"/>
        </w:trPr>
        <w:tc>
          <w:tcPr>
            <w:tcW w:w="2808" w:type="dxa"/>
            <w:shd w:val="clear" w:color="auto" w:fill="auto"/>
            <w:tcMar>
              <w:top w:w="85" w:type="dxa"/>
              <w:bottom w:w="28" w:type="dxa"/>
            </w:tcMar>
            <w:vAlign w:val="center"/>
          </w:tcPr>
          <w:p w14:paraId="313055F5" w14:textId="77777777" w:rsidR="00986AD5" w:rsidRDefault="00B85C6E">
            <w:pPr>
              <w:adjustRightInd w:val="0"/>
              <w:snapToGrid w:val="0"/>
              <w:rPr>
                <w:rFonts w:cs="Times New Roman (正文 CS 字体)"/>
                <w:b/>
                <w:snapToGrid w:val="0"/>
                <w:spacing w:val="6"/>
                <w:sz w:val="18"/>
                <w:szCs w:val="18"/>
              </w:rPr>
            </w:pPr>
            <w:r>
              <w:rPr>
                <w:rFonts w:cs="Times New Roman (正文 CS 字体)" w:hint="eastAsia"/>
                <w:b/>
                <w:snapToGrid w:val="0"/>
                <w:spacing w:val="6"/>
                <w:sz w:val="18"/>
                <w:szCs w:val="18"/>
              </w:rPr>
              <w:t>其他基因的基因组变异结果</w:t>
            </w:r>
          </w:p>
        </w:tc>
        <w:tc>
          <w:tcPr>
            <w:tcW w:w="7115" w:type="dxa"/>
            <w:shd w:val="clear" w:color="auto" w:fill="auto"/>
            <w:tcMar>
              <w:top w:w="85" w:type="dxa"/>
              <w:bottom w:w="28" w:type="dxa"/>
            </w:tcMar>
            <w:vAlign w:val="center"/>
          </w:tcPr>
          <w:p w14:paraId="061EAB45" w14:textId="041BA758"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if </w:t>
            </w:r>
            <w:proofErr w:type="spellStart"/>
            <w:proofErr w:type="gram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w:t>
            </w:r>
            <w:proofErr w:type="gramEnd"/>
            <w:r w:rsidR="00A61B31" w:rsidRPr="00A61B31">
              <w:rPr>
                <w:rFonts w:cs="Times New Roman (正文 CS 字体)"/>
                <w:snapToGrid w:val="0"/>
                <w:spacing w:val="6"/>
                <w:sz w:val="18"/>
                <w:szCs w:val="18"/>
              </w:rPr>
              <w:t>_I_II_other</w:t>
            </w:r>
            <w:proofErr w:type="spellEnd"/>
            <w:r>
              <w:rPr>
                <w:rFonts w:cs="Times New Roman (正文 CS 字体)"/>
                <w:snapToGrid w:val="0"/>
                <w:spacing w:val="6"/>
                <w:sz w:val="18"/>
                <w:szCs w:val="18"/>
              </w:rPr>
              <w:t xml:space="preserve"> + </w:t>
            </w:r>
            <w:proofErr w:type="spellStart"/>
            <w:r>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7E5E0EF1" w14:textId="728E8A72" w:rsidR="00986AD5" w:rsidRDefault="00B85C6E">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共</w:t>
            </w:r>
            <w:r w:rsidR="008B4A03">
              <w:rPr>
                <w:rFonts w:cs="Times New Roman (正文 CS 字体)" w:hint="eastAsia"/>
                <w:snapToGrid w:val="0"/>
                <w:spacing w:val="6"/>
                <w:sz w:val="18"/>
                <w:szCs w:val="18"/>
              </w:rPr>
              <w:t>{{(</w:t>
            </w:r>
            <w:r w:rsidR="008B4A03">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proofErr w:type="spellEnd"/>
            <w:r w:rsidR="00A61B31">
              <w:rPr>
                <w:rFonts w:cs="Times New Roman (正文 CS 字体)"/>
                <w:snapToGrid w:val="0"/>
                <w:spacing w:val="6"/>
                <w:sz w:val="18"/>
                <w:szCs w:val="18"/>
              </w:rPr>
              <w:t xml:space="preserve"> +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somatic_III_other</w:t>
            </w:r>
            <w:proofErr w:type="spellEnd"/>
            <w:r w:rsidR="008B4A03">
              <w:rPr>
                <w:rFonts w:cs="Times New Roman (正文 CS 字体)"/>
                <w:snapToGrid w:val="0"/>
                <w:spacing w:val="6"/>
                <w:sz w:val="18"/>
                <w:szCs w:val="18"/>
              </w:rPr>
              <w:t>)|count</w:t>
            </w:r>
            <w:r w:rsidR="008B4A03">
              <w:rPr>
                <w:rFonts w:cs="Times New Roman (正文 CS 字体)" w:hint="eastAsia"/>
                <w:snapToGrid w:val="0"/>
                <w:spacing w:val="6"/>
                <w:sz w:val="18"/>
                <w:szCs w:val="18"/>
              </w:rPr>
              <w:t>}}</w:t>
            </w:r>
            <w:proofErr w:type="gramStart"/>
            <w:r>
              <w:rPr>
                <w:rFonts w:cs="Times New Roman (正文 CS 字体)" w:hint="eastAsia"/>
                <w:snapToGrid w:val="0"/>
                <w:spacing w:val="6"/>
                <w:sz w:val="18"/>
                <w:szCs w:val="18"/>
              </w:rPr>
              <w:t>个</w:t>
            </w:r>
            <w:proofErr w:type="gramEnd"/>
            <w:r>
              <w:rPr>
                <w:rFonts w:cs="Times New Roman (正文 CS 字体)" w:hint="eastAsia"/>
                <w:snapToGrid w:val="0"/>
                <w:spacing w:val="6"/>
                <w:sz w:val="18"/>
                <w:szCs w:val="18"/>
              </w:rPr>
              <w:t>基因组变异，其中具有明确或潜在临床意义的变异有</w:t>
            </w:r>
            <w:r w:rsidR="008B4A03">
              <w:rPr>
                <w:rFonts w:cs="Times New Roman (正文 CS 字体)" w:hint="eastAsia"/>
                <w:snapToGrid w:val="0"/>
                <w:spacing w:val="6"/>
                <w:sz w:val="18"/>
                <w:szCs w:val="18"/>
              </w:rPr>
              <w:t>{{</w:t>
            </w:r>
            <w:r w:rsidR="00A61B31">
              <w:rPr>
                <w:rFonts w:cs="Times New Roman (正文 CS 字体)"/>
                <w:snapToGrid w:val="0"/>
                <w:spacing w:val="6"/>
                <w:sz w:val="18"/>
                <w:szCs w:val="18"/>
              </w:rPr>
              <w:t xml:space="preserve"> </w:t>
            </w:r>
            <w:proofErr w:type="spellStart"/>
            <w:r w:rsidR="00A61B31">
              <w:rPr>
                <w:rFonts w:cs="Times New Roman (正文 CS 字体)"/>
                <w:snapToGrid w:val="0"/>
                <w:spacing w:val="6"/>
                <w:sz w:val="18"/>
                <w:szCs w:val="18"/>
              </w:rPr>
              <w:t>var.hrd.</w:t>
            </w:r>
            <w:r w:rsidR="00A61B31" w:rsidRPr="00A61B31">
              <w:rPr>
                <w:rFonts w:cs="Times New Roman (正文 CS 字体)"/>
                <w:snapToGrid w:val="0"/>
                <w:spacing w:val="6"/>
                <w:sz w:val="18"/>
                <w:szCs w:val="18"/>
              </w:rPr>
              <w:t>somatic_I_II_other</w:t>
            </w:r>
            <w:r w:rsidR="008B4A03">
              <w:rPr>
                <w:rFonts w:cs="Times New Roman (正文 CS 字体)"/>
                <w:snapToGrid w:val="0"/>
                <w:spacing w:val="6"/>
                <w:sz w:val="18"/>
                <w:szCs w:val="18"/>
              </w:rPr>
              <w:t>|count</w:t>
            </w:r>
            <w:proofErr w:type="spellEnd"/>
            <w:r w:rsidR="008B4A03">
              <w:rPr>
                <w:rFonts w:cs="Times New Roman (正文 CS 字体)" w:hint="eastAsia"/>
                <w:snapToGrid w:val="0"/>
                <w:spacing w:val="6"/>
                <w:sz w:val="18"/>
                <w:szCs w:val="18"/>
              </w:rPr>
              <w:t>}}</w:t>
            </w:r>
            <w:r>
              <w:rPr>
                <w:rFonts w:cs="Times New Roman (正文 CS 字体)" w:hint="eastAsia"/>
                <w:snapToGrid w:val="0"/>
                <w:spacing w:val="6"/>
                <w:sz w:val="18"/>
                <w:szCs w:val="18"/>
              </w:rPr>
              <w:t>个</w:t>
            </w:r>
          </w:p>
          <w:p w14:paraId="1C336BBB" w14:textId="7777777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else%}</w:t>
            </w:r>
          </w:p>
          <w:p w14:paraId="50B4235C" w14:textId="14FE2F07"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在检测范围内未检出相关变异</w:t>
            </w:r>
          </w:p>
          <w:p w14:paraId="265E63C2" w14:textId="570335FA" w:rsidR="008B4A03" w:rsidRDefault="008B4A03">
            <w:pPr>
              <w:adjustRightInd w:val="0"/>
              <w:snapToGrid w:val="0"/>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%p endif%}</w:t>
            </w:r>
          </w:p>
        </w:tc>
      </w:tr>
      <w:tr w:rsidR="00986AD5" w14:paraId="7C1EFEAB" w14:textId="77777777" w:rsidTr="00F91436">
        <w:trPr>
          <w:trHeight w:val="410"/>
        </w:trPr>
        <w:tc>
          <w:tcPr>
            <w:tcW w:w="2808" w:type="dxa"/>
            <w:shd w:val="clear" w:color="auto" w:fill="auto"/>
            <w:tcMar>
              <w:top w:w="85" w:type="dxa"/>
              <w:bottom w:w="28" w:type="dxa"/>
            </w:tcMar>
            <w:vAlign w:val="center"/>
          </w:tcPr>
          <w:p w14:paraId="5C7AA406" w14:textId="77777777" w:rsidR="00986AD5" w:rsidRDefault="00B85C6E">
            <w:pPr>
              <w:adjustRightInd w:val="0"/>
              <w:snapToGrid w:val="0"/>
              <w:rPr>
                <w:rFonts w:cs="Times New Roman (正文 CS 字体)"/>
                <w:b/>
                <w:snapToGrid w:val="0"/>
                <w:spacing w:val="6"/>
                <w:sz w:val="18"/>
                <w:szCs w:val="18"/>
              </w:rPr>
            </w:pPr>
            <w:r>
              <w:rPr>
                <w:rFonts w:cs="Times New Roman (正文 CS 字体)"/>
                <w:b/>
                <w:snapToGrid w:val="0"/>
                <w:spacing w:val="6"/>
                <w:sz w:val="18"/>
                <w:szCs w:val="18"/>
              </w:rPr>
              <w:t>样品总体质量评估</w:t>
            </w:r>
          </w:p>
        </w:tc>
        <w:tc>
          <w:tcPr>
            <w:tcW w:w="7115" w:type="dxa"/>
            <w:shd w:val="clear" w:color="auto" w:fill="auto"/>
            <w:tcMar>
              <w:top w:w="85" w:type="dxa"/>
              <w:bottom w:w="28" w:type="dxa"/>
            </w:tcMar>
            <w:vAlign w:val="center"/>
          </w:tcPr>
          <w:p w14:paraId="6E7934B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gramStart"/>
            <w:r w:rsidRPr="008E1DF8">
              <w:rPr>
                <w:rFonts w:cs="Times New Roman (正文 CS 字体)"/>
                <w:snapToGrid w:val="0"/>
                <w:spacing w:val="6"/>
                <w:sz w:val="18"/>
                <w:szCs w:val="18"/>
              </w:rPr>
              <w:t>qc.hrd.cleandata</w:t>
            </w:r>
            <w:proofErr w:type="gramEnd"/>
            <w:r w:rsidRPr="008E1DF8">
              <w:rPr>
                <w:rFonts w:cs="Times New Roman (正文 CS 字体)"/>
                <w:snapToGrid w:val="0"/>
                <w:spacing w:val="6"/>
                <w:sz w:val="18"/>
                <w:szCs w:val="18"/>
              </w:rPr>
              <w:t xml:space="preserve">_q30_num&gt;=0.75 and </w:t>
            </w:r>
            <w:proofErr w:type="spellStart"/>
            <w:r w:rsidRPr="008E1DF8">
              <w:rPr>
                <w:rFonts w:cs="Times New Roman (正文 CS 字体)"/>
                <w:snapToGrid w:val="0"/>
                <w:spacing w:val="6"/>
                <w:sz w:val="18"/>
                <w:szCs w:val="18"/>
              </w:rPr>
              <w:t>qc.hrd.brca_cover_ratio_num</w:t>
            </w:r>
            <w:proofErr w:type="spellEnd"/>
            <w:r w:rsidRPr="008E1DF8">
              <w:rPr>
                <w:rFonts w:cs="Times New Roman (正文 CS 字体)"/>
                <w:snapToGrid w:val="0"/>
                <w:spacing w:val="6"/>
                <w:sz w:val="18"/>
                <w:szCs w:val="18"/>
              </w:rPr>
              <w:t xml:space="preserve">&gt;= 0.95 and </w:t>
            </w:r>
            <w:proofErr w:type="spellStart"/>
            <w:r w:rsidRPr="008E1DF8">
              <w:rPr>
                <w:rFonts w:cs="Times New Roman (正文 CS 字体)"/>
                <w:snapToGrid w:val="0"/>
                <w:spacing w:val="6"/>
                <w:sz w:val="18"/>
                <w:szCs w:val="18"/>
              </w:rPr>
              <w:t>qc.hrd.cover_ratio_num</w:t>
            </w:r>
            <w:proofErr w:type="spellEnd"/>
            <w:r w:rsidRPr="008E1DF8">
              <w:rPr>
                <w:rFonts w:cs="Times New Roman (正文 CS 字体)"/>
                <w:snapToGrid w:val="0"/>
                <w:spacing w:val="6"/>
                <w:sz w:val="18"/>
                <w:szCs w:val="18"/>
              </w:rPr>
              <w:t xml:space="preserve"> &gt;= 0.95 and </w:t>
            </w:r>
            <w:proofErr w:type="spellStart"/>
            <w:r w:rsidRPr="008E1DF8">
              <w:rPr>
                <w:rFonts w:cs="Times New Roman (正文 CS 字体)"/>
                <w:snapToGrid w:val="0"/>
                <w:spacing w:val="6"/>
                <w:sz w:val="18"/>
                <w:szCs w:val="18"/>
              </w:rPr>
              <w:t>qc.hrd.baf_noise_num</w:t>
            </w:r>
            <w:proofErr w:type="spellEnd"/>
            <w:r w:rsidRPr="008E1DF8">
              <w:rPr>
                <w:rFonts w:cs="Times New Roman (正文 CS 字体)"/>
                <w:snapToGrid w:val="0"/>
                <w:spacing w:val="6"/>
                <w:sz w:val="18"/>
                <w:szCs w:val="18"/>
              </w:rPr>
              <w:t xml:space="preserve"> &lt;= 0.05 and </w:t>
            </w:r>
            <w:proofErr w:type="spellStart"/>
            <w:r w:rsidRPr="008E1DF8">
              <w:rPr>
                <w:rFonts w:cs="Times New Roman (正文 CS 字体)"/>
                <w:snapToGrid w:val="0"/>
                <w:spacing w:val="6"/>
                <w:sz w:val="18"/>
                <w:szCs w:val="18"/>
              </w:rPr>
              <w:t>qc.hrd.depth_noise_num</w:t>
            </w:r>
            <w:proofErr w:type="spellEnd"/>
            <w:r w:rsidRPr="008E1DF8">
              <w:rPr>
                <w:rFonts w:cs="Times New Roman (正文 CS 字体)"/>
                <w:snapToGrid w:val="0"/>
                <w:spacing w:val="6"/>
                <w:sz w:val="18"/>
                <w:szCs w:val="18"/>
              </w:rPr>
              <w:t xml:space="preserve"> &lt;= 0.35 %}</w:t>
            </w:r>
          </w:p>
          <w:p w14:paraId="3AE89BE9"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proofErr w:type="gramStart"/>
            <w:r w:rsidRPr="008E1DF8">
              <w:rPr>
                <w:rFonts w:cs="Times New Roman (正文 CS 字体)"/>
                <w:snapToGrid w:val="0"/>
                <w:spacing w:val="6"/>
                <w:sz w:val="18"/>
                <w:szCs w:val="18"/>
              </w:rPr>
              <w:t>sample.hrd.tumor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08B2197B"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3388436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0D8D7C7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7ED8D3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sample.hrd.tumor_content|replace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30%}合格（</w:t>
            </w:r>
            <w:proofErr w:type="gramStart"/>
            <w:r w:rsidRPr="008E1DF8">
              <w:rPr>
                <w:rFonts w:cs="Times New Roman (正文 CS 字体)"/>
                <w:snapToGrid w:val="0"/>
                <w:spacing w:val="6"/>
                <w:sz w:val="18"/>
                <w:szCs w:val="18"/>
              </w:rPr>
              <w:t>质控项有</w:t>
            </w:r>
            <w:proofErr w:type="gramEnd"/>
            <w:r w:rsidRPr="008E1DF8">
              <w:rPr>
                <w:rFonts w:cs="Times New Roman (正文 CS 字体)"/>
                <w:snapToGrid w:val="0"/>
                <w:spacing w:val="6"/>
                <w:sz w:val="18"/>
                <w:szCs w:val="18"/>
              </w:rPr>
              <w:t>缺失，请补齐数据后自行评估）{%else%}风险{%endif%}</w:t>
            </w:r>
          </w:p>
          <w:p w14:paraId="3F506874"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0AC3F7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1AF3BBB7"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lib_qc.hrd.tumor</w:t>
            </w:r>
            <w:proofErr w:type="gramEnd"/>
            <w:r w:rsidRPr="008E1DF8">
              <w:rPr>
                <w:rFonts w:cs="Times New Roman (正文 CS 字体)"/>
                <w:snapToGrid w:val="0"/>
                <w:spacing w:val="6"/>
                <w:sz w:val="18"/>
                <w:szCs w:val="18"/>
              </w:rPr>
              <w:t>_content</w:t>
            </w:r>
            <w:proofErr w:type="spellEnd"/>
            <w:r w:rsidRPr="008E1DF8">
              <w:rPr>
                <w:rFonts w:cs="Times New Roman (正文 CS 字体)"/>
                <w:snapToGrid w:val="0"/>
                <w:spacing w:val="6"/>
                <w:sz w:val="18"/>
                <w:szCs w:val="18"/>
              </w:rPr>
              <w:t>%}</w:t>
            </w:r>
          </w:p>
          <w:p w14:paraId="1375146E"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0D9D753D"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 xml:space="preserve">)|float &gt;= 30 and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6CA75E4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6BD7CD2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lib_qc.hrd.tumor_content|replace</w:t>
            </w:r>
            <w:proofErr w:type="spellEnd"/>
            <w:r w:rsidRPr="008E1DF8">
              <w:rPr>
                <w:rFonts w:cs="Times New Roman (正文 CS 字体)"/>
                <w:snapToGrid w:val="0"/>
                <w:spacing w:val="6"/>
                <w:sz w:val="18"/>
                <w:szCs w:val="18"/>
              </w:rPr>
              <w:t>(“%”,</w:t>
            </w:r>
            <w:proofErr w:type="gramStart"/>
            <w:r w:rsidRPr="008E1DF8">
              <w:rPr>
                <w:rFonts w:cs="Times New Roman (正文 CS 字体)"/>
                <w:snapToGrid w:val="0"/>
                <w:spacing w:val="6"/>
                <w:sz w:val="18"/>
                <w:szCs w:val="18"/>
              </w:rPr>
              <w:t>””</w:t>
            </w:r>
            <w:proofErr w:type="gramEnd"/>
            <w:r w:rsidRPr="008E1DF8">
              <w:rPr>
                <w:rFonts w:cs="Times New Roman (正文 CS 字体)"/>
                <w:snapToGrid w:val="0"/>
                <w:spacing w:val="6"/>
                <w:sz w:val="18"/>
                <w:szCs w:val="18"/>
              </w:rPr>
              <w:t>)|float &gt;= 30 %}合格（</w:t>
            </w:r>
            <w:proofErr w:type="gramStart"/>
            <w:r w:rsidRPr="008E1DF8">
              <w:rPr>
                <w:rFonts w:cs="Times New Roman (正文 CS 字体)"/>
                <w:snapToGrid w:val="0"/>
                <w:spacing w:val="6"/>
                <w:sz w:val="18"/>
                <w:szCs w:val="18"/>
              </w:rPr>
              <w:t>质控项</w:t>
            </w:r>
            <w:r w:rsidRPr="008E1DF8">
              <w:rPr>
                <w:rFonts w:cs="Times New Roman (正文 CS 字体)"/>
                <w:snapToGrid w:val="0"/>
                <w:spacing w:val="6"/>
                <w:sz w:val="18"/>
                <w:szCs w:val="18"/>
              </w:rPr>
              <w:lastRenderedPageBreak/>
              <w:t>有</w:t>
            </w:r>
            <w:proofErr w:type="gramEnd"/>
            <w:r w:rsidRPr="008E1DF8">
              <w:rPr>
                <w:rFonts w:cs="Times New Roman (正文 CS 字体)"/>
                <w:snapToGrid w:val="0"/>
                <w:spacing w:val="6"/>
                <w:sz w:val="18"/>
                <w:szCs w:val="18"/>
              </w:rPr>
              <w:t>缺失，请补齐数据后自行评估）{%else%}风险{%endif%}</w:t>
            </w:r>
          </w:p>
          <w:p w14:paraId="50E781B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5C68ADE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36E5A33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{%p if </w:t>
            </w:r>
            <w:proofErr w:type="spellStart"/>
            <w:r w:rsidRPr="008E1DF8">
              <w:rPr>
                <w:rFonts w:cs="Times New Roman (正文 CS 字体)"/>
                <w:snapToGrid w:val="0"/>
                <w:spacing w:val="6"/>
                <w:sz w:val="18"/>
                <w:szCs w:val="18"/>
              </w:rPr>
              <w:t>lib_qc.hrd</w:t>
            </w:r>
            <w:proofErr w:type="spellEnd"/>
            <w:r w:rsidRPr="008E1DF8">
              <w:rPr>
                <w:rFonts w:cs="Times New Roman (正文 CS 字体)"/>
                <w:snapToGrid w:val="0"/>
                <w:spacing w:val="6"/>
                <w:sz w:val="18"/>
                <w:szCs w:val="18"/>
              </w:rPr>
              <w:t xml:space="preserve"> and </w:t>
            </w:r>
            <w:proofErr w:type="spellStart"/>
            <w:r w:rsidRPr="008E1DF8">
              <w:rPr>
                <w:rFonts w:cs="Times New Roman (正文 CS 字体)"/>
                <w:snapToGrid w:val="0"/>
                <w:spacing w:val="6"/>
                <w:sz w:val="18"/>
                <w:szCs w:val="18"/>
              </w:rPr>
              <w:t>lib_qc.hrd.dna_qty</w:t>
            </w:r>
            <w:proofErr w:type="spellEnd"/>
            <w:r w:rsidRPr="008E1DF8">
              <w:rPr>
                <w:rFonts w:cs="Times New Roman (正文 CS 字体)"/>
                <w:snapToGrid w:val="0"/>
                <w:spacing w:val="6"/>
                <w:sz w:val="18"/>
                <w:szCs w:val="18"/>
              </w:rPr>
              <w:t xml:space="preserve"> and </w:t>
            </w:r>
            <w:proofErr w:type="spellStart"/>
            <w:proofErr w:type="gramStart"/>
            <w:r w:rsidRPr="008E1DF8">
              <w:rPr>
                <w:rFonts w:cs="Times New Roman (正文 CS 字体)"/>
                <w:snapToGrid w:val="0"/>
                <w:spacing w:val="6"/>
                <w:sz w:val="18"/>
                <w:szCs w:val="18"/>
              </w:rPr>
              <w:t>lib_qc.hrd.library</w:t>
            </w:r>
            <w:proofErr w:type="gramEnd"/>
            <w:r w:rsidRPr="008E1DF8">
              <w:rPr>
                <w:rFonts w:cs="Times New Roman (正文 CS 字体)"/>
                <w:snapToGrid w:val="0"/>
                <w:spacing w:val="6"/>
                <w:sz w:val="18"/>
                <w:szCs w:val="18"/>
              </w:rPr>
              <w:t>_concn</w:t>
            </w:r>
            <w:proofErr w:type="spellEnd"/>
            <w:r w:rsidRPr="008E1DF8">
              <w:rPr>
                <w:rFonts w:cs="Times New Roman (正文 CS 字体)"/>
                <w:snapToGrid w:val="0"/>
                <w:spacing w:val="6"/>
                <w:sz w:val="18"/>
                <w:szCs w:val="18"/>
              </w:rPr>
              <w:t xml:space="preserve"> %}</w:t>
            </w:r>
          </w:p>
          <w:p w14:paraId="22B30BFC"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 xml:space="preserve">{%if </w:t>
            </w:r>
            <w:proofErr w:type="spellStart"/>
            <w:r w:rsidRPr="008E1DF8">
              <w:rPr>
                <w:rFonts w:cs="Times New Roman (正文 CS 字体)"/>
                <w:snapToGrid w:val="0"/>
                <w:spacing w:val="6"/>
                <w:sz w:val="18"/>
                <w:szCs w:val="18"/>
              </w:rPr>
              <w:t>lib_qc.hrd.dna_qty|float</w:t>
            </w:r>
            <w:proofErr w:type="spellEnd"/>
            <w:r w:rsidRPr="008E1DF8">
              <w:rPr>
                <w:rFonts w:cs="Times New Roman (正文 CS 字体)"/>
                <w:snapToGrid w:val="0"/>
                <w:spacing w:val="6"/>
                <w:sz w:val="18"/>
                <w:szCs w:val="18"/>
              </w:rPr>
              <w:t xml:space="preserve"> &gt;= 50 and </w:t>
            </w:r>
            <w:proofErr w:type="spellStart"/>
            <w:r w:rsidRPr="008E1DF8">
              <w:rPr>
                <w:rFonts w:cs="Times New Roman (正文 CS 字体)"/>
                <w:snapToGrid w:val="0"/>
                <w:spacing w:val="6"/>
                <w:sz w:val="18"/>
                <w:szCs w:val="18"/>
              </w:rPr>
              <w:t>lib_qc.hrd.library_concn|float</w:t>
            </w:r>
            <w:proofErr w:type="spellEnd"/>
            <w:r w:rsidRPr="008E1DF8">
              <w:rPr>
                <w:rFonts w:cs="Times New Roman (正文 CS 字体)"/>
                <w:snapToGrid w:val="0"/>
                <w:spacing w:val="6"/>
                <w:sz w:val="18"/>
                <w:szCs w:val="18"/>
              </w:rPr>
              <w:t xml:space="preserve"> &gt;=20%}合格{%else%}风险{%endif%}</w:t>
            </w:r>
          </w:p>
          <w:p w14:paraId="49DF9352"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2123834A"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合格（</w:t>
            </w:r>
            <w:proofErr w:type="gramStart"/>
            <w:r w:rsidRPr="008E1DF8">
              <w:rPr>
                <w:rFonts w:cs="Times New Roman (正文 CS 字体)" w:hint="eastAsia"/>
                <w:snapToGrid w:val="0"/>
                <w:spacing w:val="6"/>
                <w:sz w:val="18"/>
                <w:szCs w:val="18"/>
              </w:rPr>
              <w:t>质控项有</w:t>
            </w:r>
            <w:proofErr w:type="gramEnd"/>
            <w:r w:rsidRPr="008E1DF8">
              <w:rPr>
                <w:rFonts w:cs="Times New Roman (正文 CS 字体)" w:hint="eastAsia"/>
                <w:snapToGrid w:val="0"/>
                <w:spacing w:val="6"/>
                <w:sz w:val="18"/>
                <w:szCs w:val="18"/>
              </w:rPr>
              <w:t>缺失，请补齐数据后自行评估）</w:t>
            </w:r>
          </w:p>
          <w:p w14:paraId="6A7060D5"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743FB8FF"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4BA904E0"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p w14:paraId="2E2CD121"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else%}</w:t>
            </w:r>
          </w:p>
          <w:p w14:paraId="085FAAF8" w14:textId="77777777" w:rsidR="008E1DF8" w:rsidRPr="008E1DF8" w:rsidRDefault="008E1DF8" w:rsidP="008E1DF8">
            <w:pPr>
              <w:adjustRightInd w:val="0"/>
              <w:snapToGrid w:val="0"/>
              <w:rPr>
                <w:rFonts w:cs="Times New Roman (正文 CS 字体)"/>
                <w:snapToGrid w:val="0"/>
                <w:spacing w:val="6"/>
                <w:sz w:val="18"/>
                <w:szCs w:val="18"/>
              </w:rPr>
            </w:pPr>
            <w:r w:rsidRPr="008E1DF8">
              <w:rPr>
                <w:rFonts w:cs="Times New Roman (正文 CS 字体)" w:hint="eastAsia"/>
                <w:snapToGrid w:val="0"/>
                <w:spacing w:val="6"/>
                <w:sz w:val="18"/>
                <w:szCs w:val="18"/>
              </w:rPr>
              <w:t>风险</w:t>
            </w:r>
          </w:p>
          <w:p w14:paraId="67F34EB2" w14:textId="592EA69D" w:rsidR="00986AD5" w:rsidRDefault="008E1DF8" w:rsidP="008E1DF8">
            <w:pPr>
              <w:adjustRightInd w:val="0"/>
              <w:snapToGrid w:val="0"/>
              <w:rPr>
                <w:rFonts w:cs="Times New Roman (正文 CS 字体)"/>
                <w:snapToGrid w:val="0"/>
                <w:spacing w:val="6"/>
                <w:sz w:val="18"/>
                <w:szCs w:val="18"/>
              </w:rPr>
            </w:pPr>
            <w:r w:rsidRPr="008E1DF8">
              <w:rPr>
                <w:rFonts w:cs="Times New Roman (正文 CS 字体)"/>
                <w:snapToGrid w:val="0"/>
                <w:spacing w:val="6"/>
                <w:sz w:val="18"/>
                <w:szCs w:val="18"/>
              </w:rPr>
              <w:t>{%p endif%}</w:t>
            </w:r>
          </w:p>
        </w:tc>
      </w:tr>
    </w:tbl>
    <w:p w14:paraId="4C1CD790" w14:textId="77777777" w:rsidR="00986AD5" w:rsidRDefault="00B85C6E">
      <w:pPr>
        <w:rPr>
          <w:rFonts w:cs="Menlo"/>
          <w:snapToGrid w:val="0"/>
          <w:color w:val="404040"/>
          <w:sz w:val="16"/>
          <w:szCs w:val="16"/>
        </w:rPr>
      </w:pPr>
      <w:r>
        <w:rPr>
          <w:rFonts w:cstheme="minorBidi"/>
          <w:b/>
          <w:bCs/>
          <w:color w:val="31849B"/>
          <w:kern w:val="2"/>
        </w:rPr>
        <w:lastRenderedPageBreak/>
        <w:t>3.</w:t>
      </w:r>
      <w:r>
        <w:rPr>
          <w:rFonts w:cstheme="minorBidi" w:hint="eastAsia"/>
          <w:b/>
          <w:bCs/>
          <w:color w:val="31849B"/>
          <w:kern w:val="2"/>
        </w:rPr>
        <w:t>2</w:t>
      </w:r>
      <w:r>
        <w:rPr>
          <w:rFonts w:cstheme="minorBidi"/>
          <w:b/>
          <w:bCs/>
          <w:color w:val="31849B"/>
          <w:kern w:val="2"/>
        </w:rPr>
        <w:t xml:space="preserve"> </w:t>
      </w:r>
      <w:r>
        <w:rPr>
          <w:rFonts w:cstheme="minorBidi" w:hint="eastAsia"/>
          <w:b/>
          <w:bCs/>
          <w:color w:val="31849B"/>
          <w:kern w:val="2"/>
        </w:rPr>
        <w:t>BRCA1和BRCA2基因体细胞变异检测结果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092"/>
      </w:tblGrid>
      <w:tr w:rsidR="00986AD5" w14:paraId="2AFC1DAD" w14:textId="77777777" w:rsidTr="000B0C26">
        <w:trPr>
          <w:trHeight w:hRule="exact" w:val="721"/>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86897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953EE5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73EAAF0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0D4AA22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033C560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0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CBC9DBD"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557E67" w14:paraId="750BA30D" w14:textId="77777777" w:rsidTr="00D45595">
        <w:trPr>
          <w:trHeight w:val="521"/>
        </w:trPr>
        <w:tc>
          <w:tcPr>
            <w:tcW w:w="10037" w:type="dxa"/>
            <w:gridSpan w:val="6"/>
            <w:shd w:val="clear" w:color="auto" w:fill="auto"/>
            <w:tcMar>
              <w:top w:w="28" w:type="dxa"/>
              <w:bottom w:w="28" w:type="dxa"/>
            </w:tcMar>
            <w:vAlign w:val="center"/>
          </w:tcPr>
          <w:p w14:paraId="3BD4FD71" w14:textId="42615FD9"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151A31A1" w14:textId="77777777" w:rsidTr="00D45595">
        <w:trPr>
          <w:trHeight w:val="521"/>
        </w:trPr>
        <w:tc>
          <w:tcPr>
            <w:tcW w:w="10037" w:type="dxa"/>
            <w:gridSpan w:val="6"/>
            <w:shd w:val="clear" w:color="auto" w:fill="auto"/>
            <w:tcMar>
              <w:top w:w="28" w:type="dxa"/>
              <w:bottom w:w="28" w:type="dxa"/>
            </w:tcMar>
            <w:vAlign w:val="center"/>
          </w:tcPr>
          <w:p w14:paraId="44F20E44" w14:textId="44A32176"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_345_brca1_notinbrcav1</w:t>
            </w:r>
            <w:r>
              <w:rPr>
                <w:rFonts w:cs="Times New Roman (正文 CS 字体)"/>
                <w:snapToGrid w:val="0"/>
                <w:spacing w:val="6"/>
                <w:sz w:val="18"/>
                <w:szCs w:val="18"/>
              </w:rPr>
              <w:t>%}</w:t>
            </w:r>
          </w:p>
        </w:tc>
      </w:tr>
      <w:tr w:rsidR="00557E67" w14:paraId="6763BF6A" w14:textId="77777777" w:rsidTr="000B0C26">
        <w:trPr>
          <w:trHeight w:val="521"/>
        </w:trPr>
        <w:tc>
          <w:tcPr>
            <w:tcW w:w="850" w:type="dxa"/>
            <w:tcBorders>
              <w:right w:val="nil"/>
            </w:tcBorders>
            <w:shd w:val="clear" w:color="auto" w:fill="auto"/>
            <w:tcMar>
              <w:top w:w="28" w:type="dxa"/>
              <w:bottom w:w="28" w:type="dxa"/>
            </w:tcMar>
            <w:vAlign w:val="center"/>
          </w:tcPr>
          <w:p w14:paraId="58277DEA" w14:textId="5FCD2D50"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4C2503B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7E16623B" w14:textId="430B78F0"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3BC364AD" w14:textId="5908200F"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51FA0269" w14:textId="3BE8115B" w:rsidR="00557E67" w:rsidRDefault="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00FA388D"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1A581D9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4172FAD3"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730D4A00"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5FDCE652"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387CCF9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7F3B4D82" w14:textId="27350B6E"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5A11D4AC" w14:textId="7991AFCB"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7918C0F1"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5AEE46C"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17DDB46"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3451F6AE"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47713A6A" w14:textId="77777777" w:rsidR="008D0381" w:rsidRPr="008D0381"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21196C7D" w14:textId="5DDAE01A" w:rsidR="00557E67" w:rsidRDefault="008D0381" w:rsidP="008D0381">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557E67" w14:paraId="5A00B4D2" w14:textId="77777777" w:rsidTr="00C50DFF">
        <w:trPr>
          <w:trHeight w:val="521"/>
        </w:trPr>
        <w:tc>
          <w:tcPr>
            <w:tcW w:w="10037" w:type="dxa"/>
            <w:gridSpan w:val="6"/>
            <w:shd w:val="clear" w:color="auto" w:fill="auto"/>
            <w:tcMar>
              <w:top w:w="28" w:type="dxa"/>
              <w:bottom w:w="28" w:type="dxa"/>
            </w:tcMar>
            <w:vAlign w:val="center"/>
          </w:tcPr>
          <w:p w14:paraId="6AEE7B65" w14:textId="7242E674"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557E67" w14:paraId="2A40D11F" w14:textId="77777777" w:rsidTr="00C50DFF">
        <w:trPr>
          <w:trHeight w:val="521"/>
        </w:trPr>
        <w:tc>
          <w:tcPr>
            <w:tcW w:w="10037" w:type="dxa"/>
            <w:gridSpan w:val="6"/>
            <w:shd w:val="clear" w:color="auto" w:fill="auto"/>
            <w:tcMar>
              <w:top w:w="28" w:type="dxa"/>
              <w:bottom w:w="28" w:type="dxa"/>
            </w:tcMar>
            <w:vAlign w:val="center"/>
          </w:tcPr>
          <w:p w14:paraId="39631C48" w14:textId="0A66B31F" w:rsidR="00557E67" w:rsidRDefault="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557E67" w14:paraId="58564606" w14:textId="77777777" w:rsidTr="000B0C26">
        <w:trPr>
          <w:trHeight w:val="521"/>
        </w:trPr>
        <w:tc>
          <w:tcPr>
            <w:tcW w:w="850" w:type="dxa"/>
            <w:tcBorders>
              <w:right w:val="nil"/>
            </w:tcBorders>
            <w:shd w:val="clear" w:color="auto" w:fill="auto"/>
            <w:tcMar>
              <w:top w:w="28" w:type="dxa"/>
              <w:bottom w:w="28" w:type="dxa"/>
            </w:tcMar>
            <w:vAlign w:val="center"/>
          </w:tcPr>
          <w:p w14:paraId="40ED4618" w14:textId="3837D7BA" w:rsidR="00557E67" w:rsidRDefault="00557E67" w:rsidP="00557E67">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w:t>
            </w:r>
            <w:r>
              <w:rPr>
                <w:rFonts w:cs="Times New Roman (正文 CS 字体)" w:hint="eastAsia"/>
                <w:snapToGrid w:val="0"/>
                <w:spacing w:val="6"/>
                <w:sz w:val="18"/>
                <w:szCs w:val="18"/>
              </w:rPr>
              <w:t>1</w:t>
            </w:r>
          </w:p>
        </w:tc>
        <w:tc>
          <w:tcPr>
            <w:tcW w:w="9187" w:type="dxa"/>
            <w:gridSpan w:val="5"/>
            <w:tcBorders>
              <w:left w:val="nil"/>
            </w:tcBorders>
            <w:shd w:val="clear" w:color="auto" w:fill="auto"/>
            <w:tcMar>
              <w:top w:w="28" w:type="dxa"/>
              <w:bottom w:w="28" w:type="dxa"/>
            </w:tcMar>
            <w:vAlign w:val="center"/>
          </w:tcPr>
          <w:p w14:paraId="35E975BB" w14:textId="515BD109"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557E67" w14:paraId="481043D3" w14:textId="77777777" w:rsidTr="00B87140">
        <w:trPr>
          <w:trHeight w:val="521"/>
        </w:trPr>
        <w:tc>
          <w:tcPr>
            <w:tcW w:w="10037" w:type="dxa"/>
            <w:gridSpan w:val="6"/>
            <w:shd w:val="clear" w:color="auto" w:fill="auto"/>
            <w:tcMar>
              <w:top w:w="28" w:type="dxa"/>
              <w:bottom w:w="28" w:type="dxa"/>
            </w:tcMar>
            <w:vAlign w:val="center"/>
          </w:tcPr>
          <w:p w14:paraId="374E0B32" w14:textId="44F67983" w:rsidR="00557E67" w:rsidRDefault="00557E67" w:rsidP="00557E6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r w:rsidR="006B73C2" w14:paraId="48B31ACB" w14:textId="77777777" w:rsidTr="00B87140">
        <w:trPr>
          <w:trHeight w:val="521"/>
        </w:trPr>
        <w:tc>
          <w:tcPr>
            <w:tcW w:w="10037" w:type="dxa"/>
            <w:gridSpan w:val="6"/>
            <w:shd w:val="clear" w:color="auto" w:fill="auto"/>
            <w:tcMar>
              <w:top w:w="28" w:type="dxa"/>
              <w:bottom w:w="28" w:type="dxa"/>
            </w:tcMar>
            <w:vAlign w:val="center"/>
          </w:tcPr>
          <w:p w14:paraId="2EF6AF62" w14:textId="5EC27F82"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6B73C2" w14:paraId="6EB22713" w14:textId="77777777" w:rsidTr="00B87140">
        <w:trPr>
          <w:trHeight w:val="521"/>
        </w:trPr>
        <w:tc>
          <w:tcPr>
            <w:tcW w:w="10037" w:type="dxa"/>
            <w:gridSpan w:val="6"/>
            <w:shd w:val="clear" w:color="auto" w:fill="auto"/>
            <w:tcMar>
              <w:top w:w="28" w:type="dxa"/>
              <w:bottom w:w="28" w:type="dxa"/>
            </w:tcMar>
            <w:vAlign w:val="center"/>
          </w:tcPr>
          <w:p w14:paraId="5271B178" w14:textId="2CEEA37C" w:rsidR="006B73C2" w:rsidRDefault="006B73C2" w:rsidP="006B73C2">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gramStart"/>
            <w:r>
              <w:rPr>
                <w:rFonts w:cs="Times New Roman (正文 CS 字体)"/>
                <w:snapToGrid w:val="0"/>
                <w:spacing w:val="6"/>
                <w:sz w:val="18"/>
                <w:szCs w:val="18"/>
              </w:rPr>
              <w:t>var.hrd.</w:t>
            </w:r>
            <w:r w:rsidRPr="00557E67">
              <w:rPr>
                <w:rFonts w:cs="Times New Roman (正文 CS 字体)"/>
                <w:snapToGrid w:val="0"/>
                <w:spacing w:val="6"/>
                <w:sz w:val="18"/>
                <w:szCs w:val="18"/>
              </w:rPr>
              <w:t>somatic</w:t>
            </w:r>
            <w:proofErr w:type="gramEnd"/>
            <w:r w:rsidRPr="00557E67">
              <w:rPr>
                <w:rFonts w:cs="Times New Roman (正文 CS 字体)"/>
                <w:snapToGrid w:val="0"/>
                <w:spacing w:val="6"/>
                <w:sz w:val="18"/>
                <w:szCs w:val="18"/>
              </w:rPr>
              <w:t>_345_brca</w:t>
            </w:r>
            <w:r>
              <w:rPr>
                <w:rFonts w:cs="Times New Roman (正文 CS 字体)"/>
                <w:snapToGrid w:val="0"/>
                <w:spacing w:val="6"/>
                <w:sz w:val="18"/>
                <w:szCs w:val="18"/>
              </w:rPr>
              <w:t>2</w:t>
            </w:r>
            <w:r w:rsidRPr="00557E67">
              <w:rPr>
                <w:rFonts w:cs="Times New Roman (正文 CS 字体)"/>
                <w:snapToGrid w:val="0"/>
                <w:spacing w:val="6"/>
                <w:sz w:val="18"/>
                <w:szCs w:val="18"/>
              </w:rPr>
              <w:t>_notinbrcav1</w:t>
            </w:r>
            <w:r>
              <w:rPr>
                <w:rFonts w:cs="Times New Roman (正文 CS 字体)"/>
                <w:snapToGrid w:val="0"/>
                <w:spacing w:val="6"/>
                <w:sz w:val="18"/>
                <w:szCs w:val="18"/>
              </w:rPr>
              <w:t>%}</w:t>
            </w:r>
          </w:p>
        </w:tc>
      </w:tr>
      <w:tr w:rsidR="00C76745" w14:paraId="3359FCF8" w14:textId="77777777" w:rsidTr="000B0C26">
        <w:trPr>
          <w:trHeight w:val="521"/>
        </w:trPr>
        <w:tc>
          <w:tcPr>
            <w:tcW w:w="850" w:type="dxa"/>
            <w:tcBorders>
              <w:right w:val="nil"/>
            </w:tcBorders>
            <w:shd w:val="clear" w:color="auto" w:fill="auto"/>
            <w:tcMar>
              <w:top w:w="28" w:type="dxa"/>
              <w:bottom w:w="28" w:type="dxa"/>
            </w:tcMar>
            <w:vAlign w:val="center"/>
          </w:tcPr>
          <w:p w14:paraId="252DAE50" w14:textId="65D7AAA0"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tcBorders>
              <w:left w:val="nil"/>
              <w:right w:val="nil"/>
            </w:tcBorders>
            <w:shd w:val="clear" w:color="auto" w:fill="auto"/>
            <w:tcMar>
              <w:top w:w="28" w:type="dxa"/>
              <w:bottom w:w="28" w:type="dxa"/>
            </w:tcMar>
            <w:vAlign w:val="center"/>
          </w:tcPr>
          <w:p w14:paraId="784CE1C3"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6484FA64" w14:textId="387E004F"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tcBorders>
              <w:left w:val="nil"/>
              <w:right w:val="nil"/>
            </w:tcBorders>
            <w:shd w:val="clear" w:color="auto" w:fill="auto"/>
            <w:vAlign w:val="center"/>
          </w:tcPr>
          <w:p w14:paraId="5C86CB88" w14:textId="7C448587"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体细胞</w:t>
            </w:r>
          </w:p>
        </w:tc>
        <w:tc>
          <w:tcPr>
            <w:tcW w:w="992" w:type="dxa"/>
            <w:tcBorders>
              <w:left w:val="nil"/>
              <w:right w:val="nil"/>
            </w:tcBorders>
            <w:shd w:val="clear" w:color="auto" w:fill="auto"/>
            <w:vAlign w:val="center"/>
          </w:tcPr>
          <w:p w14:paraId="3A3B0E40" w14:textId="481BDC4E" w:rsidR="00C76745" w:rsidRDefault="00C76745" w:rsidP="00C76745">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tcBorders>
              <w:left w:val="nil"/>
              <w:right w:val="nil"/>
            </w:tcBorders>
            <w:shd w:val="clear" w:color="auto" w:fill="auto"/>
            <w:vAlign w:val="center"/>
          </w:tcPr>
          <w:p w14:paraId="6C241E3D"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0A905D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2F52EB4B"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lastRenderedPageBreak/>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1B19675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389DB524"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53B05B1"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069E9208" w14:textId="14560216"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092" w:type="dxa"/>
            <w:tcBorders>
              <w:left w:val="nil"/>
            </w:tcBorders>
            <w:shd w:val="clear" w:color="auto" w:fill="auto"/>
            <w:vAlign w:val="center"/>
          </w:tcPr>
          <w:p w14:paraId="48E8F2CE"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lastRenderedPageBreak/>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2BB791F8"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3C67955C"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r w:rsidRPr="008D0381">
              <w:rPr>
                <w:rFonts w:cs="Times New Roman (正文 CS 字体)"/>
                <w:snapToGrid w:val="0"/>
                <w:spacing w:val="6"/>
                <w:sz w:val="18"/>
                <w:szCs w:val="18"/>
              </w:rPr>
              <w:lastRenderedPageBreak/>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CD9C216"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78F7B3C2"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51B81DB9" w14:textId="77777777" w:rsidR="00C76745" w:rsidRPr="008D0381"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0C54FC26" w14:textId="1F5932FA" w:rsidR="00C76745" w:rsidRDefault="00C76745" w:rsidP="00C76745">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8D0381" w14:paraId="14E87950" w14:textId="77777777" w:rsidTr="008E3D94">
        <w:trPr>
          <w:trHeight w:val="521"/>
        </w:trPr>
        <w:tc>
          <w:tcPr>
            <w:tcW w:w="10037" w:type="dxa"/>
            <w:gridSpan w:val="6"/>
            <w:shd w:val="clear" w:color="auto" w:fill="auto"/>
            <w:tcMar>
              <w:top w:w="28" w:type="dxa"/>
              <w:bottom w:w="28" w:type="dxa"/>
            </w:tcMar>
            <w:vAlign w:val="center"/>
          </w:tcPr>
          <w:p w14:paraId="1CA8DB0E" w14:textId="2DF60DC3"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lastRenderedPageBreak/>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8D0381" w14:paraId="5DAF1F45" w14:textId="77777777" w:rsidTr="008E3D94">
        <w:trPr>
          <w:trHeight w:val="521"/>
        </w:trPr>
        <w:tc>
          <w:tcPr>
            <w:tcW w:w="10037" w:type="dxa"/>
            <w:gridSpan w:val="6"/>
            <w:shd w:val="clear" w:color="auto" w:fill="auto"/>
            <w:tcMar>
              <w:top w:w="28" w:type="dxa"/>
              <w:bottom w:w="28" w:type="dxa"/>
            </w:tcMar>
            <w:vAlign w:val="center"/>
          </w:tcPr>
          <w:p w14:paraId="67345509" w14:textId="537AC157"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else%}</w:t>
            </w:r>
          </w:p>
        </w:tc>
      </w:tr>
      <w:tr w:rsidR="008D0381" w14:paraId="1BF231CE" w14:textId="77777777" w:rsidTr="000B0C26">
        <w:trPr>
          <w:trHeight w:val="521"/>
        </w:trPr>
        <w:tc>
          <w:tcPr>
            <w:tcW w:w="850" w:type="dxa"/>
            <w:tcBorders>
              <w:right w:val="nil"/>
            </w:tcBorders>
            <w:shd w:val="clear" w:color="auto" w:fill="auto"/>
            <w:tcMar>
              <w:top w:w="28" w:type="dxa"/>
              <w:bottom w:w="28" w:type="dxa"/>
            </w:tcMar>
            <w:vAlign w:val="center"/>
          </w:tcPr>
          <w:p w14:paraId="3925ED01" w14:textId="24E4F5F9" w:rsidR="008D0381" w:rsidRDefault="008D0381" w:rsidP="008D0381">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p>
        </w:tc>
        <w:tc>
          <w:tcPr>
            <w:tcW w:w="9187" w:type="dxa"/>
            <w:gridSpan w:val="5"/>
            <w:tcBorders>
              <w:left w:val="nil"/>
            </w:tcBorders>
            <w:shd w:val="clear" w:color="auto" w:fill="auto"/>
            <w:tcMar>
              <w:top w:w="28" w:type="dxa"/>
              <w:bottom w:w="28" w:type="dxa"/>
            </w:tcMar>
            <w:vAlign w:val="center"/>
          </w:tcPr>
          <w:p w14:paraId="5B425CE2" w14:textId="7EBD200E"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未检测到I类-强临床意义、II类-潜在临床意义、III类-临床意义不明的体细胞变异</w:t>
            </w:r>
          </w:p>
        </w:tc>
      </w:tr>
      <w:tr w:rsidR="008D0381" w14:paraId="055222DD" w14:textId="77777777" w:rsidTr="007F2B56">
        <w:trPr>
          <w:trHeight w:val="521"/>
        </w:trPr>
        <w:tc>
          <w:tcPr>
            <w:tcW w:w="10037" w:type="dxa"/>
            <w:gridSpan w:val="6"/>
            <w:shd w:val="clear" w:color="auto" w:fill="auto"/>
            <w:tcMar>
              <w:top w:w="28" w:type="dxa"/>
              <w:bottom w:w="28" w:type="dxa"/>
            </w:tcMar>
            <w:vAlign w:val="center"/>
          </w:tcPr>
          <w:p w14:paraId="12A2A9A0" w14:textId="5C07AC82" w:rsidR="008D0381" w:rsidRDefault="008D0381" w:rsidP="008D038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%tr endif%}</w:t>
            </w:r>
          </w:p>
        </w:tc>
      </w:tr>
    </w:tbl>
    <w:p w14:paraId="518CB2C7" w14:textId="77777777" w:rsidR="00986AD5" w:rsidRDefault="00986AD5">
      <w:pPr>
        <w:pStyle w:val="NT"/>
        <w:spacing w:before="0" w:after="0" w:line="120" w:lineRule="exact"/>
        <w:ind w:left="400" w:hanging="400"/>
        <w:rPr>
          <w:rFonts w:ascii="微软雅黑" w:hAnsi="微软雅黑" w:cs="Times New Roman"/>
          <w:b w:val="0"/>
          <w:snapToGrid w:val="0"/>
          <w:sz w:val="16"/>
          <w:szCs w:val="16"/>
        </w:rPr>
      </w:pPr>
    </w:p>
    <w:p w14:paraId="1DB3559C" w14:textId="77777777" w:rsidR="00986AD5" w:rsidRDefault="00986AD5" w:rsidP="00197631">
      <w:pPr>
        <w:pStyle w:val="NT"/>
        <w:spacing w:before="0" w:after="0" w:line="120" w:lineRule="exact"/>
        <w:ind w:left="526" w:hangingChars="329" w:hanging="526"/>
        <w:rPr>
          <w:rFonts w:ascii="微软雅黑" w:hAnsi="微软雅黑" w:cs="Times New Roman"/>
          <w:b w:val="0"/>
          <w:snapToGrid w:val="0"/>
          <w:sz w:val="16"/>
          <w:szCs w:val="16"/>
        </w:rPr>
      </w:pPr>
    </w:p>
    <w:p w14:paraId="03E808E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77AB6255"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p>
    <w:p w14:paraId="04E848D9" w14:textId="37210891"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本报告中来源于肿瘤组织或者变异来源不明确的变异解读遵循美国病理学会（AMP）、美国临床肿瘤学会（ASCO）和美国病理学家学会（CAP）共同参与制定的《肿瘤变异解读及报告指南（2017年版）》（PMID: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E3F6AF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“BRCA1和BRCA2基因体细胞变异检测结果” 仅列出解读为I类-强临床意义、II类-潜在临床意义、III类-临床意义不明的变异。</w:t>
      </w:r>
    </w:p>
    <w:p w14:paraId="41F6B602" w14:textId="77777777" w:rsidR="00986AD5" w:rsidRDefault="00B85C6E">
      <w:pPr>
        <w:numPr>
          <w:ilvl w:val="0"/>
          <w:numId w:val="5"/>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在报告出具时基于当前已发表的文献、指南、公共数据库及临床研究结果对变异进行解读，随着研究的发展，变异解读结果可能发生变化。基因变异所对应的靶向药物敏感性参考NCCN指南、</w:t>
      </w:r>
      <w:proofErr w:type="spellStart"/>
      <w:r>
        <w:rPr>
          <w:rFonts w:hint="eastAsia"/>
          <w:snapToGrid w:val="0"/>
          <w:color w:val="000000" w:themeColor="text1"/>
          <w:sz w:val="16"/>
          <w:szCs w:val="16"/>
        </w:rPr>
        <w:t>OncoKB</w:t>
      </w:r>
      <w:proofErr w:type="spellEnd"/>
      <w:r>
        <w:rPr>
          <w:rFonts w:hint="eastAsia"/>
          <w:snapToGrid w:val="0"/>
          <w:color w:val="000000" w:themeColor="text1"/>
          <w:sz w:val="16"/>
          <w:szCs w:val="16"/>
        </w:rPr>
        <w:t xml:space="preserve"> [PMID: 28890946]等公共数据库内容。该数据仅供临床医生参考。随着数据库不断完善以及临床数据的更新，变异分级可能发生变化。</w:t>
      </w:r>
      <w:r>
        <w:rPr>
          <w:rFonts w:hint="eastAsia"/>
          <w:snapToGrid w:val="0"/>
          <w:color w:val="000000" w:themeColor="text1"/>
          <w:sz w:val="16"/>
          <w:szCs w:val="16"/>
        </w:rPr>
        <w:br/>
      </w:r>
    </w:p>
    <w:p w14:paraId="30B13A60" w14:textId="77777777" w:rsidR="00986AD5" w:rsidRDefault="00B85C6E">
      <w:pPr>
        <w:adjustRightInd w:val="0"/>
        <w:snapToGrid w:val="0"/>
        <w:spacing w:before="60" w:after="120" w:line="300" w:lineRule="exact"/>
        <w:rPr>
          <w:b/>
          <w:bCs/>
          <w:color w:val="31849B"/>
        </w:rPr>
      </w:pPr>
      <w:r>
        <w:rPr>
          <w:b/>
          <w:bCs/>
          <w:color w:val="31849B"/>
        </w:rPr>
        <w:t>3.</w:t>
      </w:r>
      <w:r>
        <w:rPr>
          <w:rFonts w:hint="eastAsia"/>
          <w:b/>
          <w:bCs/>
          <w:color w:val="31849B"/>
        </w:rPr>
        <w:t>3</w:t>
      </w:r>
      <w:r>
        <w:rPr>
          <w:b/>
          <w:bCs/>
          <w:color w:val="31849B"/>
        </w:rPr>
        <w:t xml:space="preserve"> </w:t>
      </w:r>
      <w:r>
        <w:rPr>
          <w:rFonts w:hint="eastAsia"/>
          <w:b/>
          <w:bCs/>
          <w:color w:val="31849B"/>
        </w:rPr>
        <w:t>同源重组缺陷（HRD）检测结果</w:t>
      </w:r>
    </w:p>
    <w:tbl>
      <w:tblPr>
        <w:tblStyle w:val="afffd"/>
        <w:tblW w:w="0" w:type="auto"/>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221"/>
        <w:gridCol w:w="1318"/>
        <w:gridCol w:w="4328"/>
        <w:gridCol w:w="949"/>
        <w:gridCol w:w="2242"/>
      </w:tblGrid>
      <w:tr w:rsidR="00986AD5" w14:paraId="150D5FF8" w14:textId="77777777">
        <w:trPr>
          <w:trHeight w:hRule="exact" w:val="667"/>
        </w:trPr>
        <w:tc>
          <w:tcPr>
            <w:tcW w:w="1221" w:type="dxa"/>
            <w:tcBorders>
              <w:top w:val="single" w:sz="4" w:space="0" w:color="31849B"/>
              <w:left w:val="nil"/>
              <w:bottom w:val="single" w:sz="4" w:space="0" w:color="31849B"/>
              <w:right w:val="nil"/>
            </w:tcBorders>
            <w:shd w:val="clear" w:color="auto" w:fill="DBEFF4"/>
            <w:tcMar>
              <w:top w:w="60" w:type="dxa"/>
              <w:bottom w:w="60" w:type="dxa"/>
            </w:tcMar>
            <w:vAlign w:val="center"/>
          </w:tcPr>
          <w:p w14:paraId="1A1951F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HRD状态</w:t>
            </w:r>
          </w:p>
        </w:tc>
        <w:tc>
          <w:tcPr>
            <w:tcW w:w="13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58692E9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检测项</w:t>
            </w:r>
          </w:p>
        </w:tc>
        <w:tc>
          <w:tcPr>
            <w:tcW w:w="5277" w:type="dxa"/>
            <w:gridSpan w:val="2"/>
            <w:tcBorders>
              <w:top w:val="single" w:sz="4" w:space="0" w:color="31849B"/>
              <w:left w:val="nil"/>
              <w:bottom w:val="single" w:sz="4" w:space="0" w:color="31849B"/>
              <w:right w:val="nil"/>
            </w:tcBorders>
            <w:shd w:val="clear" w:color="auto" w:fill="DBEFF4"/>
            <w:tcMar>
              <w:top w:w="60" w:type="dxa"/>
              <w:bottom w:w="60" w:type="dxa"/>
            </w:tcMar>
            <w:vAlign w:val="center"/>
          </w:tcPr>
          <w:p w14:paraId="562D3EDB"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结果</w:t>
            </w:r>
          </w:p>
        </w:tc>
        <w:tc>
          <w:tcPr>
            <w:tcW w:w="22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20D135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986AD5" w14:paraId="52ED3C0A" w14:textId="77777777">
        <w:trPr>
          <w:trHeight w:val="780"/>
        </w:trPr>
        <w:tc>
          <w:tcPr>
            <w:tcW w:w="1221" w:type="dxa"/>
            <w:vMerge w:val="restart"/>
            <w:shd w:val="clear" w:color="auto" w:fill="auto"/>
            <w:tcMar>
              <w:top w:w="28" w:type="dxa"/>
              <w:bottom w:w="28" w:type="dxa"/>
            </w:tcMar>
            <w:vAlign w:val="center"/>
          </w:tcPr>
          <w:p w14:paraId="0D4B8DC2" w14:textId="77777777" w:rsidR="002C7F84" w:rsidRDefault="00F0566F">
            <w:pPr>
              <w:spacing w:line="240" w:lineRule="exact"/>
              <w:jc w:val="center"/>
              <w:rPr>
                <w:rFonts w:ascii="思源黑体 CN Normal" w:eastAsia="思源黑体 CN Normal" w:hAnsi="思源黑体 CN Normal" w:cs="Times New Roman (正文 CS 字体)"/>
                <w:snapToGrid w:val="0"/>
                <w:spacing w:val="6"/>
                <w:sz w:val="17"/>
                <w:szCs w:val="17"/>
              </w:rPr>
            </w:pPr>
            <w:r w:rsidRPr="00F0566F">
              <w:rPr>
                <w:rFonts w:ascii="思源黑体 CN Normal" w:eastAsia="思源黑体 CN Normal" w:hAnsi="思源黑体 CN Normal" w:cs="Times New Roman (正文 CS 字体)"/>
                <w:snapToGrid w:val="0"/>
                <w:spacing w:val="6"/>
                <w:sz w:val="17"/>
                <w:szCs w:val="17"/>
              </w:rPr>
              <w:t xml:space="preserve">{% if </w:t>
            </w:r>
            <w:proofErr w:type="spellStart"/>
            <w:r w:rsidRPr="00F0566F">
              <w:rPr>
                <w:rFonts w:ascii="思源黑体 CN Normal" w:eastAsia="思源黑体 CN Normal" w:hAnsi="思源黑体 CN Normal" w:cs="Times New Roman (正文 CS 字体)"/>
                <w:snapToGrid w:val="0"/>
                <w:spacing w:val="6"/>
                <w:sz w:val="17"/>
                <w:szCs w:val="17"/>
              </w:rPr>
              <w:t>var.hrd.gss.var_id</w:t>
            </w:r>
            <w:proofErr w:type="spellEnd"/>
            <w:r w:rsidRPr="00F0566F">
              <w:rPr>
                <w:rFonts w:ascii="思源黑体 CN Normal" w:eastAsia="思源黑体 CN Normal" w:hAnsi="思源黑体 CN Normal" w:cs="Times New Roman (正文 CS 字体)"/>
                <w:snapToGrid w:val="0"/>
                <w:spacing w:val="6"/>
                <w:sz w:val="17"/>
                <w:szCs w:val="17"/>
              </w:rPr>
              <w:t>==</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HRD+</w:t>
            </w:r>
            <w:proofErr w:type="gramStart"/>
            <w:r w:rsidRPr="00F0566F">
              <w:rPr>
                <w:rFonts w:ascii="思源黑体 CN Normal" w:eastAsia="思源黑体 CN Normal" w:hAnsi="思源黑体 CN Normal" w:cs="Times New Roman (正文 CS 字体)"/>
                <w:snapToGrid w:val="0"/>
                <w:spacing w:val="6"/>
                <w:sz w:val="17"/>
                <w:szCs w:val="17"/>
              </w:rPr>
              <w:t>”</w:t>
            </w:r>
            <w:proofErr w:type="gramEnd"/>
            <w:r w:rsidRPr="00F0566F">
              <w:rPr>
                <w:rFonts w:ascii="思源黑体 CN Normal" w:eastAsia="思源黑体 CN Normal" w:hAnsi="思源黑体 CN Normal" w:cs="Times New Roman (正文 CS 字体)"/>
                <w:snapToGrid w:val="0"/>
                <w:spacing w:val="6"/>
                <w:sz w:val="17"/>
                <w:szCs w:val="17"/>
              </w:rPr>
              <w:t>%}</w:t>
            </w:r>
            <w:r w:rsidRPr="00F0566F">
              <w:rPr>
                <w:rFonts w:ascii="思源黑体 CN Normal" w:eastAsia="思源黑体 CN Normal" w:hAnsi="思源黑体 CN Normal" w:cs="Times New Roman (正文 CS 字体)"/>
                <w:snapToGrid w:val="0"/>
                <w:color w:val="FF0000"/>
                <w:spacing w:val="6"/>
                <w:sz w:val="17"/>
                <w:szCs w:val="17"/>
              </w:rPr>
              <w:t>HRD阳性</w:t>
            </w:r>
            <w:r w:rsidRPr="00F0566F">
              <w:rPr>
                <w:rFonts w:ascii="思源黑体 CN Normal" w:eastAsia="思源黑体 CN Normal" w:hAnsi="思源黑体 CN Normal" w:cs="Times New Roman (正文 CS 字体)"/>
                <w:snapToGrid w:val="0"/>
                <w:spacing w:val="6"/>
                <w:sz w:val="17"/>
                <w:szCs w:val="17"/>
              </w:rPr>
              <w:t>{% else%}HRD阴性</w:t>
            </w:r>
            <w:r w:rsidR="005276BD">
              <w:rPr>
                <w:rFonts w:ascii="思源黑体 CN Normal" w:eastAsia="思源黑体 CN Normal" w:hAnsi="思源黑体 CN Normal" w:cs="Times New Roman (正文 CS 字体)" w:hint="eastAsia"/>
                <w:snapToGrid w:val="0"/>
                <w:spacing w:val="6"/>
                <w:sz w:val="17"/>
                <w:szCs w:val="17"/>
              </w:rPr>
              <w:t>{</w:t>
            </w:r>
            <w:r w:rsidR="005276BD">
              <w:rPr>
                <w:rFonts w:ascii="思源黑体 CN Normal" w:eastAsia="思源黑体 CN Normal" w:hAnsi="思源黑体 CN Normal" w:cs="Times New Roman (正文 CS 字体)"/>
                <w:snapToGrid w:val="0"/>
                <w:spacing w:val="6"/>
                <w:sz w:val="17"/>
                <w:szCs w:val="17"/>
              </w:rPr>
              <w:t xml:space="preserve">%if </w:t>
            </w:r>
            <w:r w:rsidR="005276BD" w:rsidRPr="005276BD">
              <w:rPr>
                <w:rFonts w:ascii="思源黑体 CN Normal" w:eastAsia="思源黑体 CN Normal" w:hAnsi="思源黑体 CN Normal" w:cs="Times New Roman (正文 CS 字体)"/>
                <w:snapToGrid w:val="0"/>
                <w:spacing w:val="6"/>
                <w:sz w:val="17"/>
                <w:szCs w:val="17"/>
              </w:rPr>
              <w:t>var.brca_v1.B1_L5+ var.brca_v1.B1_L4 + var.hrd.somatic_I_II_brca1</w:t>
            </w:r>
            <w:r w:rsidR="005276BD">
              <w:rPr>
                <w:rFonts w:ascii="思源黑体 CN Normal" w:eastAsia="思源黑体 CN Normal" w:hAnsi="思源黑体 CN Normal" w:cs="Times New Roman (正文 CS 字体)"/>
                <w:snapToGrid w:val="0"/>
                <w:spacing w:val="6"/>
                <w:sz w:val="17"/>
                <w:szCs w:val="17"/>
              </w:rPr>
              <w:t xml:space="preserve"> + </w:t>
            </w:r>
            <w:r w:rsidR="005276BD" w:rsidRPr="005276BD">
              <w:rPr>
                <w:rFonts w:ascii="思源黑体 CN Normal" w:eastAsia="思源黑体 CN Normal" w:hAnsi="思源黑体 CN Normal" w:cs="Times New Roman (正文 CS 字体)"/>
                <w:snapToGrid w:val="0"/>
                <w:spacing w:val="6"/>
                <w:sz w:val="17"/>
                <w:szCs w:val="17"/>
              </w:rPr>
              <w:t>var.brca_v1.B2_L5+ var.brca_v1.B2_L4 + var.hrd.somatic_I_II_</w:t>
            </w:r>
            <w:r w:rsidR="005276BD" w:rsidRPr="005276BD">
              <w:rPr>
                <w:rFonts w:ascii="思源黑体 CN Normal" w:eastAsia="思源黑体 CN Normal" w:hAnsi="思源黑体 CN Normal" w:cs="Times New Roman (正文 CS 字体)"/>
                <w:snapToGrid w:val="0"/>
                <w:spacing w:val="6"/>
                <w:sz w:val="17"/>
                <w:szCs w:val="17"/>
              </w:rPr>
              <w:lastRenderedPageBreak/>
              <w:t>brca2</w:t>
            </w:r>
            <w:r w:rsidR="005276BD">
              <w:rPr>
                <w:rFonts w:ascii="思源黑体 CN Normal" w:eastAsia="思源黑体 CN Normal" w:hAnsi="思源黑体 CN Normal" w:cs="Times New Roman (正文 CS 字体)"/>
                <w:snapToGrid w:val="0"/>
                <w:spacing w:val="6"/>
                <w:sz w:val="17"/>
                <w:szCs w:val="17"/>
              </w:rPr>
              <w:t>%</w:t>
            </w:r>
            <w:r w:rsidR="005276BD">
              <w:rPr>
                <w:rFonts w:ascii="思源黑体 CN Normal" w:eastAsia="思源黑体 CN Normal" w:hAnsi="思源黑体 CN Normal" w:cs="Times New Roman (正文 CS 字体)" w:hint="eastAsia"/>
                <w:snapToGrid w:val="0"/>
                <w:spacing w:val="6"/>
                <w:sz w:val="17"/>
                <w:szCs w:val="17"/>
              </w:rPr>
              <w:t>}</w:t>
            </w:r>
          </w:p>
          <w:p w14:paraId="3D277566" w14:textId="623102F6" w:rsidR="00F0566F" w:rsidRPr="00F0566F" w:rsidRDefault="005276BD">
            <w:pPr>
              <w:spacing w:line="240" w:lineRule="exact"/>
              <w:jc w:val="center"/>
              <w:rPr>
                <w:rFonts w:ascii="思源黑体 CN Normal" w:eastAsia="思源黑体 CN Normal" w:hAnsi="思源黑体 CN Normal" w:cs="Times New Roman (正文 CS 字体)"/>
                <w:snapToGrid w:val="0"/>
                <w:spacing w:val="6"/>
                <w:sz w:val="17"/>
                <w:szCs w:val="17"/>
              </w:rPr>
            </w:pPr>
            <w:r w:rsidRPr="005276BD">
              <w:rPr>
                <w:rFonts w:ascii="思源黑体 CN Normal" w:eastAsia="思源黑体 CN Normal" w:hAnsi="思源黑体 CN Normal" w:cs="Times New Roman (正文 CS 字体)" w:hint="eastAsia"/>
                <w:snapToGrid w:val="0"/>
                <w:color w:val="FF0000"/>
                <w:spacing w:val="6"/>
                <w:sz w:val="17"/>
                <w:szCs w:val="17"/>
                <w:highlight w:val="yellow"/>
              </w:rPr>
              <w:t>阴阳性判定需要结合BRCA</w:t>
            </w:r>
            <w:r w:rsidRPr="005276BD">
              <w:rPr>
                <w:rFonts w:ascii="思源黑体 CN Normal" w:eastAsia="思源黑体 CN Normal" w:hAnsi="思源黑体 CN Normal" w:cs="Times New Roman (正文 CS 字体)"/>
                <w:snapToGrid w:val="0"/>
                <w:color w:val="FF0000"/>
                <w:spacing w:val="6"/>
                <w:sz w:val="17"/>
                <w:szCs w:val="17"/>
                <w:highlight w:val="yellow"/>
              </w:rPr>
              <w:t xml:space="preserve"> </w:t>
            </w:r>
            <w:r w:rsidRPr="005276BD">
              <w:rPr>
                <w:rFonts w:ascii="思源黑体 CN Normal" w:eastAsia="思源黑体 CN Normal" w:hAnsi="思源黑体 CN Normal" w:cs="Times New Roman (正文 CS 字体)" w:hint="eastAsia"/>
                <w:snapToGrid w:val="0"/>
                <w:color w:val="FF0000"/>
                <w:spacing w:val="6"/>
                <w:sz w:val="17"/>
                <w:szCs w:val="17"/>
                <w:highlight w:val="yellow"/>
              </w:rPr>
              <w:t>v1数据，请人工处理！</w:t>
            </w:r>
            <w:r>
              <w:rPr>
                <w:rFonts w:ascii="思源黑体 CN Normal" w:eastAsia="思源黑体 CN Normal" w:hAnsi="思源黑体 CN Normal" w:cs="Times New Roman (正文 CS 字体)"/>
                <w:snapToGrid w:val="0"/>
                <w:spacing w:val="6"/>
                <w:sz w:val="17"/>
                <w:szCs w:val="17"/>
              </w:rPr>
              <w:t>{%endif%}</w:t>
            </w:r>
            <w:r w:rsidR="00F0566F" w:rsidRPr="00F0566F">
              <w:rPr>
                <w:rFonts w:ascii="思源黑体 CN Normal" w:eastAsia="思源黑体 CN Normal" w:hAnsi="思源黑体 CN Normal" w:cs="Times New Roman (正文 CS 字体)"/>
                <w:snapToGrid w:val="0"/>
                <w:spacing w:val="6"/>
                <w:sz w:val="17"/>
                <w:szCs w:val="17"/>
              </w:rPr>
              <w:t>{% endif%}</w:t>
            </w:r>
          </w:p>
        </w:tc>
        <w:tc>
          <w:tcPr>
            <w:tcW w:w="1318" w:type="dxa"/>
            <w:shd w:val="clear" w:color="auto" w:fill="auto"/>
            <w:tcMar>
              <w:top w:w="28" w:type="dxa"/>
              <w:bottom w:w="28" w:type="dxa"/>
            </w:tcMar>
            <w:vAlign w:val="center"/>
          </w:tcPr>
          <w:p w14:paraId="2DCFAEC2" w14:textId="77777777" w:rsidR="00986AD5" w:rsidRDefault="00B85C6E">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lastRenderedPageBreak/>
              <w:t>BRCA</w:t>
            </w:r>
            <w:r>
              <w:rPr>
                <w:rFonts w:cs="Times New Roman (正文 CS 字体)" w:hint="eastAsia"/>
                <w:snapToGrid w:val="0"/>
                <w:spacing w:val="6"/>
                <w:sz w:val="18"/>
                <w:szCs w:val="18"/>
              </w:rPr>
              <w:t>1基因</w:t>
            </w:r>
          </w:p>
        </w:tc>
        <w:tc>
          <w:tcPr>
            <w:tcW w:w="4328" w:type="dxa"/>
            <w:shd w:val="clear" w:color="auto" w:fill="auto"/>
            <w:tcMar>
              <w:top w:w="28" w:type="dxa"/>
              <w:bottom w:w="28" w:type="dxa"/>
            </w:tcMar>
            <w:vAlign w:val="center"/>
          </w:tcPr>
          <w:p w14:paraId="48FF26CF" w14:textId="56561916"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7771E1B0" w14:textId="62325C4D"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400D373C" w14:textId="0720B450" w:rsidR="00015831" w:rsidRDefault="00015831">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196B4B72" w14:textId="77777777"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57E79D2D" w14:textId="443A039E" w:rsidR="00015831" w:rsidRPr="00015831" w:rsidRDefault="00015831" w:rsidP="00015831">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4F6755EE" w14:textId="59201713"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69A40FB8" w14:textId="7DF2119F" w:rsidR="00015831" w:rsidRDefault="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BD31D9F" w14:textId="77777777" w:rsidR="00015831" w:rsidRDefault="00015831" w:rsidP="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4A9AFEB7" w14:textId="5D241E06" w:rsidR="00015831" w:rsidRDefault="00015831" w:rsidP="00015831">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233EC47A" w14:textId="370DD36F" w:rsidR="00986AD5" w:rsidRP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1A55ED34"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_v1.B1_L5+ var.brca_v1.B1_L4</w:t>
            </w:r>
            <w:r>
              <w:rPr>
                <w:snapToGrid w:val="0"/>
                <w:spacing w:val="6"/>
                <w:sz w:val="18"/>
                <w:szCs w:val="18"/>
              </w:rPr>
              <w:t xml:space="preserve"> + var.hrd.somatic_I_II_brca1%}</w:t>
            </w:r>
          </w:p>
          <w:p w14:paraId="054BD650" w14:textId="77777777" w:rsidR="00986AD5" w:rsidRDefault="00B85C6E">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2099851A" w14:textId="77777777" w:rsidR="00015831" w:rsidRDefault="00015831" w:rsidP="00015831">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2DE68017" w14:textId="77777777" w:rsidR="00015831" w:rsidRDefault="00015831">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3A043C29" w14:textId="2656C077" w:rsidR="00015831" w:rsidRDefault="00015831">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val="restart"/>
            <w:shd w:val="clear" w:color="auto" w:fill="auto"/>
            <w:tcMar>
              <w:top w:w="28" w:type="dxa"/>
              <w:bottom w:w="28" w:type="dxa"/>
            </w:tcMar>
            <w:vAlign w:val="center"/>
          </w:tcPr>
          <w:p w14:paraId="32B83D80" w14:textId="0C9B9A2E" w:rsidR="005D3CF7" w:rsidRDefault="005D3CF7" w:rsidP="00E652B6">
            <w:pPr>
              <w:spacing w:line="240" w:lineRule="exact"/>
              <w:jc w:val="center"/>
              <w:rPr>
                <w:rFonts w:cs="Times New Roman (正文 CS 字体)"/>
                <w:snapToGrid w:val="0"/>
                <w:spacing w:val="6"/>
                <w:sz w:val="18"/>
                <w:szCs w:val="18"/>
              </w:rPr>
            </w:pPr>
            <w:r w:rsidRPr="005D3CF7">
              <w:rPr>
                <w:rFonts w:cs="Times New Roman (正文 CS 字体)"/>
                <w:snapToGrid w:val="0"/>
                <w:spacing w:val="6"/>
                <w:sz w:val="18"/>
                <w:szCs w:val="18"/>
              </w:rPr>
              <w:t xml:space="preserve">{%p if </w:t>
            </w:r>
            <w:proofErr w:type="spellStart"/>
            <w:r w:rsidRPr="005D3CF7">
              <w:rPr>
                <w:rFonts w:cs="Times New Roman (正文 CS 字体)"/>
                <w:snapToGrid w:val="0"/>
                <w:spacing w:val="6"/>
                <w:sz w:val="18"/>
                <w:szCs w:val="18"/>
              </w:rPr>
              <w:t>var.hrd.gss.evi_sum</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var.hrd.gss.evi_sum.evi_split</w:t>
            </w:r>
            <w:proofErr w:type="spellEnd"/>
            <w:r w:rsidRPr="005D3CF7">
              <w:rPr>
                <w:rFonts w:cs="Times New Roman (正文 CS 字体)"/>
                <w:snapToGrid w:val="0"/>
                <w:spacing w:val="6"/>
                <w:sz w:val="18"/>
                <w:szCs w:val="18"/>
              </w:rPr>
              <w:t xml:space="preserve"> and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sidRPr="005D3CF7">
              <w:rPr>
                <w:rFonts w:cs="Times New Roman (正文 CS 字体)"/>
                <w:snapToGrid w:val="0"/>
                <w:spacing w:val="6"/>
                <w:sz w:val="18"/>
                <w:szCs w:val="18"/>
              </w:rPr>
              <w:t xml:space="preserve"> %}</w:t>
            </w:r>
          </w:p>
          <w:p w14:paraId="2D3885AC" w14:textId="40A9E6F5" w:rsidR="005D3CF7" w:rsidRDefault="005D3CF7" w:rsidP="005D3CF7">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%p for a in </w:t>
            </w:r>
            <w:proofErr w:type="spellStart"/>
            <w:r w:rsidRPr="005D3CF7">
              <w:rPr>
                <w:rFonts w:cs="Times New Roman (正文 CS 字体)"/>
                <w:snapToGrid w:val="0"/>
                <w:spacing w:val="6"/>
                <w:sz w:val="18"/>
                <w:szCs w:val="18"/>
              </w:rPr>
              <w:t>var.hrd.gss.evi_sum.evi_</w:t>
            </w:r>
            <w:proofErr w:type="gramStart"/>
            <w:r w:rsidRPr="005D3CF7">
              <w:rPr>
                <w:rFonts w:cs="Times New Roman (正文 CS 字体)"/>
                <w:snapToGrid w:val="0"/>
                <w:spacing w:val="6"/>
                <w:sz w:val="18"/>
                <w:szCs w:val="18"/>
              </w:rPr>
              <w:t>split.Predictive</w:t>
            </w:r>
            <w:proofErr w:type="spellEnd"/>
            <w:proofErr w:type="gramEnd"/>
            <w:r>
              <w:rPr>
                <w:rFonts w:cs="Times New Roman (正文 CS 字体)"/>
                <w:snapToGrid w:val="0"/>
                <w:spacing w:val="6"/>
                <w:sz w:val="18"/>
                <w:szCs w:val="18"/>
              </w:rPr>
              <w:t xml:space="preserve"> %</w:t>
            </w:r>
            <w:r>
              <w:rPr>
                <w:rFonts w:cs="Times New Roman (正文 CS 字体)" w:hint="eastAsia"/>
                <w:snapToGrid w:val="0"/>
                <w:spacing w:val="6"/>
                <w:sz w:val="18"/>
                <w:szCs w:val="18"/>
              </w:rPr>
              <w:t>}</w:t>
            </w:r>
          </w:p>
          <w:p w14:paraId="42992D32"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a.regimen_name</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a.clinical_significance_cn</w:t>
            </w:r>
            <w:proofErr w:type="spellEnd"/>
            <w:r w:rsidRPr="00E652B6">
              <w:rPr>
                <w:rFonts w:cs="Times New Roman (正文 CS 字体)"/>
                <w:snapToGrid w:val="0"/>
                <w:spacing w:val="6"/>
                <w:sz w:val="18"/>
                <w:szCs w:val="18"/>
              </w:rPr>
              <w:t>}}，{{</w:t>
            </w:r>
            <w:proofErr w:type="spellStart"/>
            <w:r w:rsidRPr="00E652B6">
              <w:rPr>
                <w:rFonts w:cs="Times New Roman (正文 CS 字体)"/>
                <w:snapToGrid w:val="0"/>
                <w:spacing w:val="6"/>
                <w:sz w:val="18"/>
                <w:szCs w:val="18"/>
              </w:rPr>
              <w:t>a.evi_conclusion_simple</w:t>
            </w:r>
            <w:proofErr w:type="spellEnd"/>
            <w:r w:rsidRPr="00E652B6">
              <w:rPr>
                <w:rFonts w:cs="Times New Roman (正文 CS 字体)"/>
                <w:snapToGrid w:val="0"/>
                <w:spacing w:val="6"/>
                <w:sz w:val="18"/>
                <w:szCs w:val="18"/>
              </w:rPr>
              <w:t>}}级）</w:t>
            </w:r>
          </w:p>
          <w:p w14:paraId="0967A9BD"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 xml:space="preserve">{%p </w:t>
            </w:r>
            <w:proofErr w:type="spellStart"/>
            <w:r w:rsidRPr="00E652B6">
              <w:rPr>
                <w:rFonts w:cs="Times New Roman (正文 CS 字体)"/>
                <w:snapToGrid w:val="0"/>
                <w:spacing w:val="6"/>
                <w:sz w:val="18"/>
                <w:szCs w:val="18"/>
              </w:rPr>
              <w:t>endfor</w:t>
            </w:r>
            <w:proofErr w:type="spellEnd"/>
            <w:r w:rsidRPr="00E652B6">
              <w:rPr>
                <w:rFonts w:cs="Times New Roman (正文 CS 字体)"/>
                <w:snapToGrid w:val="0"/>
                <w:spacing w:val="6"/>
                <w:sz w:val="18"/>
                <w:szCs w:val="18"/>
              </w:rPr>
              <w:t>%}</w:t>
            </w:r>
          </w:p>
          <w:p w14:paraId="68E77194"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else%}</w:t>
            </w:r>
          </w:p>
          <w:p w14:paraId="11FD2445" w14:textId="77777777" w:rsidR="00E652B6" w:rsidRPr="00E652B6"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w:t>
            </w:r>
          </w:p>
          <w:p w14:paraId="32FDF002" w14:textId="376514F4" w:rsidR="00986AD5" w:rsidRDefault="00E652B6" w:rsidP="00E652B6">
            <w:pPr>
              <w:spacing w:line="240" w:lineRule="exact"/>
              <w:jc w:val="center"/>
              <w:rPr>
                <w:rFonts w:cs="Times New Roman (正文 CS 字体)"/>
                <w:snapToGrid w:val="0"/>
                <w:spacing w:val="6"/>
                <w:sz w:val="18"/>
                <w:szCs w:val="18"/>
              </w:rPr>
            </w:pPr>
            <w:r w:rsidRPr="00E652B6">
              <w:rPr>
                <w:rFonts w:cs="Times New Roman (正文 CS 字体)"/>
                <w:snapToGrid w:val="0"/>
                <w:spacing w:val="6"/>
                <w:sz w:val="18"/>
                <w:szCs w:val="18"/>
              </w:rPr>
              <w:t>{%p endif%}</w:t>
            </w:r>
          </w:p>
        </w:tc>
      </w:tr>
      <w:tr w:rsidR="00F466AB" w14:paraId="7E1F92AB" w14:textId="77777777">
        <w:trPr>
          <w:trHeight w:val="790"/>
        </w:trPr>
        <w:tc>
          <w:tcPr>
            <w:tcW w:w="1221" w:type="dxa"/>
            <w:vMerge/>
            <w:shd w:val="clear" w:color="auto" w:fill="auto"/>
            <w:tcMar>
              <w:top w:w="28" w:type="dxa"/>
              <w:bottom w:w="28" w:type="dxa"/>
            </w:tcMar>
            <w:vAlign w:val="center"/>
          </w:tcPr>
          <w:p w14:paraId="72253820" w14:textId="77777777" w:rsidR="00F466AB" w:rsidRDefault="00F466AB" w:rsidP="00F466AB">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18E7246E"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BRCA2</w:t>
            </w:r>
            <w:r>
              <w:rPr>
                <w:rFonts w:cs="Times New Roman (正文 CS 字体)" w:hint="eastAsia"/>
                <w:snapToGrid w:val="0"/>
                <w:spacing w:val="6"/>
                <w:sz w:val="18"/>
                <w:szCs w:val="18"/>
              </w:rPr>
              <w:t>基因</w:t>
            </w:r>
          </w:p>
        </w:tc>
        <w:tc>
          <w:tcPr>
            <w:tcW w:w="4328" w:type="dxa"/>
            <w:shd w:val="clear" w:color="auto" w:fill="auto"/>
            <w:tcMar>
              <w:top w:w="28" w:type="dxa"/>
              <w:bottom w:w="28" w:type="dxa"/>
            </w:tcMar>
            <w:vAlign w:val="center"/>
          </w:tcPr>
          <w:p w14:paraId="23819893" w14:textId="3794B76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3DC6FDAB" w14:textId="0E4DDB50"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for a in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5FE60CA" w14:textId="13EF955A" w:rsidR="00F466AB" w:rsidRDefault="00F466AB" w:rsidP="00F466AB">
            <w:pPr>
              <w:spacing w:line="240" w:lineRule="exact"/>
              <w:jc w:val="center"/>
              <w:rPr>
                <w:snapToGrid w:val="0"/>
                <w:spacing w:val="6"/>
                <w:sz w:val="18"/>
                <w:szCs w:val="18"/>
              </w:rPr>
            </w:pPr>
            <w:r>
              <w:rPr>
                <w:rFonts w:hint="eastAsia"/>
                <w:snapToGrid w:val="0"/>
                <w:spacing w:val="6"/>
                <w:sz w:val="18"/>
                <w:szCs w:val="18"/>
              </w:rPr>
              <w:t>检测到{</w:t>
            </w:r>
            <w:r>
              <w:rPr>
                <w:snapToGrid w:val="0"/>
                <w:spacing w:val="6"/>
                <w:sz w:val="18"/>
                <w:szCs w:val="18"/>
              </w:rPr>
              <w:t>%</w:t>
            </w:r>
            <w:r>
              <w:rPr>
                <w:rFonts w:hint="eastAsia"/>
                <w:snapToGrid w:val="0"/>
                <w:spacing w:val="6"/>
                <w:sz w:val="18"/>
                <w:szCs w:val="18"/>
              </w:rPr>
              <w:t>if</w:t>
            </w:r>
            <w:r>
              <w:rPr>
                <w:snapToGrid w:val="0"/>
                <w:spacing w:val="6"/>
                <w:sz w:val="18"/>
                <w:szCs w:val="18"/>
              </w:rPr>
              <w:t xml:space="preserve"> </w:t>
            </w:r>
            <w:proofErr w:type="spellStart"/>
            <w:r>
              <w:rPr>
                <w:snapToGrid w:val="0"/>
                <w:spacing w:val="6"/>
                <w:sz w:val="18"/>
                <w:szCs w:val="18"/>
              </w:rPr>
              <w:t>a.var_origin</w:t>
            </w:r>
            <w:proofErr w:type="spellEnd"/>
            <w:r>
              <w:rPr>
                <w:snapToGrid w:val="0"/>
                <w:spacing w:val="6"/>
                <w:sz w:val="18"/>
                <w:szCs w:val="18"/>
              </w:rPr>
              <w:t xml:space="preserve"> == “germline”%</w:t>
            </w:r>
            <w:r>
              <w:rPr>
                <w:rFonts w:hint="eastAsia"/>
                <w:snapToGrid w:val="0"/>
                <w:spacing w:val="6"/>
                <w:sz w:val="18"/>
                <w:szCs w:val="18"/>
              </w:rPr>
              <w:t>}胚系{</w:t>
            </w:r>
            <w:r>
              <w:rPr>
                <w:snapToGrid w:val="0"/>
                <w:spacing w:val="6"/>
                <w:sz w:val="18"/>
                <w:szCs w:val="18"/>
              </w:rPr>
              <w:t xml:space="preserve">%if </w:t>
            </w:r>
            <w:proofErr w:type="spellStart"/>
            <w:r>
              <w:rPr>
                <w:snapToGrid w:val="0"/>
                <w:spacing w:val="6"/>
                <w:sz w:val="18"/>
                <w:szCs w:val="18"/>
              </w:rPr>
              <w:t>a.clinic_num_g</w:t>
            </w:r>
            <w:proofErr w:type="spellEnd"/>
            <w:r>
              <w:rPr>
                <w:snapToGrid w:val="0"/>
                <w:spacing w:val="6"/>
                <w:sz w:val="18"/>
                <w:szCs w:val="18"/>
              </w:rPr>
              <w:t xml:space="preserve"> == 5%}5-</w:t>
            </w:r>
            <w:r>
              <w:rPr>
                <w:rFonts w:hint="eastAsia"/>
                <w:snapToGrid w:val="0"/>
                <w:spacing w:val="6"/>
                <w:sz w:val="18"/>
                <w:szCs w:val="18"/>
              </w:rPr>
              <w:t>致病性变异</w:t>
            </w:r>
            <w:r>
              <w:rPr>
                <w:snapToGrid w:val="0"/>
                <w:spacing w:val="6"/>
                <w:sz w:val="18"/>
                <w:szCs w:val="18"/>
              </w:rPr>
              <w:t>{%else%}4-</w:t>
            </w:r>
            <w:r>
              <w:rPr>
                <w:rFonts w:hint="eastAsia"/>
                <w:snapToGrid w:val="0"/>
                <w:spacing w:val="6"/>
                <w:sz w:val="18"/>
                <w:szCs w:val="18"/>
              </w:rPr>
              <w:t>疑似致病性变异</w:t>
            </w:r>
            <w:r>
              <w:rPr>
                <w:snapToGrid w:val="0"/>
                <w:spacing w:val="6"/>
                <w:sz w:val="18"/>
                <w:szCs w:val="18"/>
              </w:rPr>
              <w:t>{%endif%}</w:t>
            </w:r>
            <w:r>
              <w:rPr>
                <w:rFonts w:hint="eastAsia"/>
                <w:snapToGrid w:val="0"/>
                <w:spacing w:val="6"/>
                <w:sz w:val="18"/>
                <w:szCs w:val="18"/>
              </w:rPr>
              <w:t>{</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}体细胞{</w:t>
            </w:r>
            <w:r>
              <w:rPr>
                <w:snapToGrid w:val="0"/>
                <w:spacing w:val="6"/>
                <w:sz w:val="18"/>
                <w:szCs w:val="18"/>
              </w:rPr>
              <w:t xml:space="preserve">%if </w:t>
            </w:r>
            <w:proofErr w:type="spellStart"/>
            <w:r>
              <w:rPr>
                <w:snapToGrid w:val="0"/>
                <w:spacing w:val="6"/>
                <w:sz w:val="18"/>
                <w:szCs w:val="18"/>
              </w:rPr>
              <w:t>a.clinic_num_s</w:t>
            </w:r>
            <w:proofErr w:type="spellEnd"/>
            <w:r>
              <w:rPr>
                <w:snapToGrid w:val="0"/>
                <w:spacing w:val="6"/>
                <w:sz w:val="18"/>
                <w:szCs w:val="18"/>
              </w:rPr>
              <w:t xml:space="preserve"> == 5%</w:t>
            </w:r>
            <w:r>
              <w:rPr>
                <w:rFonts w:hint="eastAsia"/>
                <w:snapToGrid w:val="0"/>
                <w:spacing w:val="6"/>
                <w:sz w:val="18"/>
                <w:szCs w:val="18"/>
              </w:rPr>
              <w:t>}</w:t>
            </w:r>
            <w:r>
              <w:rPr>
                <w:snapToGrid w:val="0"/>
                <w:spacing w:val="6"/>
                <w:sz w:val="18"/>
                <w:szCs w:val="18"/>
              </w:rPr>
              <w:t>I</w:t>
            </w:r>
            <w:r>
              <w:rPr>
                <w:rFonts w:hint="eastAsia"/>
                <w:snapToGrid w:val="0"/>
                <w:spacing w:val="6"/>
                <w:sz w:val="18"/>
                <w:szCs w:val="18"/>
              </w:rPr>
              <w:t>类-强临床意义{</w:t>
            </w:r>
            <w:r>
              <w:rPr>
                <w:snapToGrid w:val="0"/>
                <w:spacing w:val="6"/>
                <w:sz w:val="18"/>
                <w:szCs w:val="18"/>
              </w:rPr>
              <w:t>%</w:t>
            </w:r>
            <w:r>
              <w:rPr>
                <w:rFonts w:hint="eastAsia"/>
                <w:snapToGrid w:val="0"/>
                <w:spacing w:val="6"/>
                <w:sz w:val="18"/>
                <w:szCs w:val="18"/>
              </w:rPr>
              <w:t>else</w:t>
            </w:r>
            <w:r>
              <w:rPr>
                <w:snapToGrid w:val="0"/>
                <w:spacing w:val="6"/>
                <w:sz w:val="18"/>
                <w:szCs w:val="18"/>
              </w:rPr>
              <w:t>%</w:t>
            </w:r>
            <w:r>
              <w:rPr>
                <w:rFonts w:hint="eastAsia"/>
                <w:snapToGrid w:val="0"/>
                <w:spacing w:val="6"/>
                <w:sz w:val="18"/>
                <w:szCs w:val="18"/>
              </w:rPr>
              <w:t>}</w:t>
            </w:r>
            <w:r>
              <w:rPr>
                <w:snapToGrid w:val="0"/>
                <w:spacing w:val="6"/>
                <w:sz w:val="18"/>
                <w:szCs w:val="18"/>
              </w:rPr>
              <w:t>II</w:t>
            </w:r>
            <w:r>
              <w:rPr>
                <w:rFonts w:hint="eastAsia"/>
                <w:snapToGrid w:val="0"/>
                <w:spacing w:val="6"/>
                <w:sz w:val="18"/>
                <w:szCs w:val="18"/>
              </w:rPr>
              <w:t>类-潜在临床意义{</w:t>
            </w:r>
            <w:r>
              <w:rPr>
                <w:snapToGrid w:val="0"/>
                <w:spacing w:val="6"/>
                <w:sz w:val="18"/>
                <w:szCs w:val="18"/>
              </w:rPr>
              <w:t>%</w:t>
            </w:r>
            <w:r>
              <w:rPr>
                <w:rFonts w:hint="eastAsia"/>
                <w:snapToGrid w:val="0"/>
                <w:spacing w:val="6"/>
                <w:sz w:val="18"/>
                <w:szCs w:val="18"/>
              </w:rPr>
              <w:t>endif</w:t>
            </w:r>
            <w:r>
              <w:rPr>
                <w:snapToGrid w:val="0"/>
                <w:spacing w:val="6"/>
                <w:sz w:val="18"/>
                <w:szCs w:val="18"/>
              </w:rPr>
              <w:t>%</w:t>
            </w:r>
            <w:r>
              <w:rPr>
                <w:rFonts w:hint="eastAsia"/>
                <w:snapToGrid w:val="0"/>
                <w:spacing w:val="6"/>
                <w:sz w:val="18"/>
                <w:szCs w:val="18"/>
              </w:rPr>
              <w:t>}{</w:t>
            </w:r>
            <w:r>
              <w:rPr>
                <w:snapToGrid w:val="0"/>
                <w:spacing w:val="6"/>
                <w:sz w:val="18"/>
                <w:szCs w:val="18"/>
              </w:rPr>
              <w:t>%endif%</w:t>
            </w:r>
            <w:r>
              <w:rPr>
                <w:rFonts w:hint="eastAsia"/>
                <w:snapToGrid w:val="0"/>
                <w:spacing w:val="6"/>
                <w:sz w:val="18"/>
                <w:szCs w:val="18"/>
              </w:rPr>
              <w:t>}</w:t>
            </w:r>
            <w:r w:rsidR="0051161A">
              <w:rPr>
                <w:rFonts w:hint="eastAsia"/>
                <w:snapToGrid w:val="0"/>
                <w:spacing w:val="6"/>
                <w:sz w:val="18"/>
                <w:szCs w:val="18"/>
              </w:rPr>
              <w:t>变异</w:t>
            </w:r>
          </w:p>
          <w:p w14:paraId="5AD3ECCA"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a.gene</w:t>
            </w:r>
            <w:proofErr w:type="gramEnd"/>
            <w:r w:rsidRPr="00015831">
              <w:rPr>
                <w:snapToGrid w:val="0"/>
                <w:spacing w:val="6"/>
                <w:sz w:val="18"/>
                <w:szCs w:val="18"/>
              </w:rPr>
              <w:t>_region</w:t>
            </w:r>
            <w:proofErr w:type="spellEnd"/>
            <w:r w:rsidRPr="00015831">
              <w:rPr>
                <w:snapToGrid w:val="0"/>
                <w:spacing w:val="6"/>
                <w:sz w:val="18"/>
                <w:szCs w:val="18"/>
              </w:rPr>
              <w:t>}} {{</w:t>
            </w:r>
            <w:proofErr w:type="spellStart"/>
            <w:r w:rsidRPr="00015831">
              <w:rPr>
                <w:snapToGrid w:val="0"/>
                <w:spacing w:val="6"/>
                <w:sz w:val="18"/>
                <w:szCs w:val="18"/>
              </w:rPr>
              <w:t>a.hgvs_c</w:t>
            </w:r>
            <w:proofErr w:type="spellEnd"/>
            <w:r w:rsidRPr="00015831">
              <w:rPr>
                <w:snapToGrid w:val="0"/>
                <w:spacing w:val="6"/>
                <w:sz w:val="18"/>
                <w:szCs w:val="18"/>
              </w:rPr>
              <w:t xml:space="preserve">}}{%if </w:t>
            </w:r>
            <w:proofErr w:type="spellStart"/>
            <w:r w:rsidRPr="00015831">
              <w:rPr>
                <w:snapToGrid w:val="0"/>
                <w:spacing w:val="6"/>
                <w:sz w:val="18"/>
                <w:szCs w:val="18"/>
              </w:rPr>
              <w:t>a.hgvs_p</w:t>
            </w:r>
            <w:proofErr w:type="spellEnd"/>
            <w:r w:rsidRPr="00015831">
              <w:rPr>
                <w:snapToGrid w:val="0"/>
                <w:spacing w:val="6"/>
                <w:sz w:val="18"/>
                <w:szCs w:val="18"/>
              </w:rPr>
              <w:t xml:space="preserve"> != “p.?”%} {{</w:t>
            </w:r>
            <w:proofErr w:type="spellStart"/>
            <w:r w:rsidRPr="00015831">
              <w:rPr>
                <w:snapToGrid w:val="0"/>
                <w:spacing w:val="6"/>
                <w:sz w:val="18"/>
                <w:szCs w:val="18"/>
              </w:rPr>
              <w:t>a.hgvs_p</w:t>
            </w:r>
            <w:proofErr w:type="spellEnd"/>
            <w:r w:rsidRPr="00015831">
              <w:rPr>
                <w:snapToGrid w:val="0"/>
                <w:spacing w:val="6"/>
                <w:sz w:val="18"/>
                <w:szCs w:val="18"/>
              </w:rPr>
              <w:t>}}{%endif%}</w:t>
            </w:r>
          </w:p>
          <w:p w14:paraId="0F2FDF32" w14:textId="77777777" w:rsidR="00F466AB" w:rsidRPr="00015831" w:rsidRDefault="00F466AB" w:rsidP="00F466AB">
            <w:pPr>
              <w:spacing w:line="240" w:lineRule="exact"/>
              <w:jc w:val="center"/>
              <w:rPr>
                <w:snapToGrid w:val="0"/>
                <w:spacing w:val="6"/>
                <w:sz w:val="18"/>
                <w:szCs w:val="18"/>
              </w:rPr>
            </w:pPr>
            <w:r w:rsidRPr="00015831">
              <w:rPr>
                <w:snapToGrid w:val="0"/>
                <w:spacing w:val="6"/>
                <w:sz w:val="18"/>
                <w:szCs w:val="18"/>
              </w:rPr>
              <w:t>{{</w:t>
            </w:r>
            <w:proofErr w:type="spellStart"/>
            <w:proofErr w:type="gramStart"/>
            <w:r w:rsidRPr="00015831">
              <w:rPr>
                <w:snapToGrid w:val="0"/>
                <w:spacing w:val="6"/>
                <w:sz w:val="18"/>
                <w:szCs w:val="18"/>
              </w:rPr>
              <w:t>a.transcript</w:t>
            </w:r>
            <w:proofErr w:type="gramEnd"/>
            <w:r w:rsidRPr="00015831">
              <w:rPr>
                <w:snapToGrid w:val="0"/>
                <w:spacing w:val="6"/>
                <w:sz w:val="18"/>
                <w:szCs w:val="18"/>
              </w:rPr>
              <w:t>_primary</w:t>
            </w:r>
            <w:proofErr w:type="spellEnd"/>
            <w:r w:rsidRPr="00015831">
              <w:rPr>
                <w:snapToGrid w:val="0"/>
                <w:spacing w:val="6"/>
                <w:sz w:val="18"/>
                <w:szCs w:val="18"/>
              </w:rPr>
              <w:t>}}</w:t>
            </w:r>
          </w:p>
          <w:p w14:paraId="3A92448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w:t>
            </w:r>
            <w:proofErr w:type="spellStart"/>
            <w:r>
              <w:rPr>
                <w:snapToGrid w:val="0"/>
                <w:spacing w:val="6"/>
                <w:sz w:val="18"/>
                <w:szCs w:val="18"/>
              </w:rPr>
              <w:t>endfor</w:t>
            </w:r>
            <w:proofErr w:type="spellEnd"/>
            <w:r>
              <w:rPr>
                <w:snapToGrid w:val="0"/>
                <w:spacing w:val="6"/>
                <w:sz w:val="18"/>
                <w:szCs w:val="18"/>
              </w:rPr>
              <w:t>%}</w:t>
            </w:r>
          </w:p>
          <w:p w14:paraId="185BADD6"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1028A677"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未检测到5-致病性、4-疑似致病性的胚系变异</w:t>
            </w:r>
          </w:p>
          <w:p w14:paraId="0286CDCB" w14:textId="77777777" w:rsidR="00F466AB" w:rsidRDefault="00F466AB" w:rsidP="00F466AB">
            <w:pPr>
              <w:spacing w:line="240" w:lineRule="exact"/>
              <w:jc w:val="center"/>
              <w:rPr>
                <w:snapToGrid w:val="0"/>
                <w:spacing w:val="6"/>
                <w:sz w:val="18"/>
                <w:szCs w:val="18"/>
              </w:rPr>
            </w:pPr>
            <w:r>
              <w:rPr>
                <w:rFonts w:cs="Times New Roman (正文 CS 字体)" w:hint="eastAsia"/>
                <w:snapToGrid w:val="0"/>
                <w:spacing w:val="6"/>
                <w:sz w:val="18"/>
                <w:szCs w:val="18"/>
              </w:rPr>
              <w:t>未检测到I类-强临床意义、II类-潜在临床意义的体细胞变异</w:t>
            </w:r>
          </w:p>
          <w:p w14:paraId="5A256152" w14:textId="08919ED2"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949" w:type="dxa"/>
            <w:shd w:val="clear" w:color="auto" w:fill="auto"/>
            <w:tcMar>
              <w:top w:w="28" w:type="dxa"/>
              <w:bottom w:w="28" w:type="dxa"/>
            </w:tcMar>
            <w:vAlign w:val="center"/>
          </w:tcPr>
          <w:p w14:paraId="23AF829F" w14:textId="10F83F26"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 xml:space="preserve">%p if </w:t>
            </w:r>
            <w:proofErr w:type="gramStart"/>
            <w:r w:rsidRPr="00015831">
              <w:rPr>
                <w:snapToGrid w:val="0"/>
                <w:spacing w:val="6"/>
                <w:sz w:val="18"/>
                <w:szCs w:val="18"/>
              </w:rPr>
              <w:t>var.brca</w:t>
            </w:r>
            <w:proofErr w:type="gramEnd"/>
            <w:r w:rsidRPr="00015831">
              <w:rPr>
                <w:snapToGrid w:val="0"/>
                <w:spacing w:val="6"/>
                <w:sz w:val="18"/>
                <w:szCs w:val="18"/>
              </w:rPr>
              <w:t>_v1.B</w:t>
            </w:r>
            <w:r>
              <w:rPr>
                <w:snapToGrid w:val="0"/>
                <w:spacing w:val="6"/>
                <w:sz w:val="18"/>
                <w:szCs w:val="18"/>
              </w:rPr>
              <w:t>2</w:t>
            </w:r>
            <w:r w:rsidRPr="00015831">
              <w:rPr>
                <w:snapToGrid w:val="0"/>
                <w:spacing w:val="6"/>
                <w:sz w:val="18"/>
                <w:szCs w:val="18"/>
              </w:rPr>
              <w:t>_L5+ var.brca_v1.B</w:t>
            </w:r>
            <w:r>
              <w:rPr>
                <w:snapToGrid w:val="0"/>
                <w:spacing w:val="6"/>
                <w:sz w:val="18"/>
                <w:szCs w:val="18"/>
              </w:rPr>
              <w:t>2</w:t>
            </w:r>
            <w:r w:rsidRPr="00015831">
              <w:rPr>
                <w:snapToGrid w:val="0"/>
                <w:spacing w:val="6"/>
                <w:sz w:val="18"/>
                <w:szCs w:val="18"/>
              </w:rPr>
              <w:t>_L4</w:t>
            </w:r>
            <w:r>
              <w:rPr>
                <w:snapToGrid w:val="0"/>
                <w:spacing w:val="6"/>
                <w:sz w:val="18"/>
                <w:szCs w:val="18"/>
              </w:rPr>
              <w:t xml:space="preserve"> + var.hrd.somatic_I_II_brca2%}</w:t>
            </w:r>
          </w:p>
          <w:p w14:paraId="1F32E535"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阳性</w:t>
            </w:r>
          </w:p>
          <w:p w14:paraId="7E8FD4C1" w14:textId="77777777" w:rsidR="00F466AB" w:rsidRDefault="00F466AB" w:rsidP="00F466AB">
            <w:pPr>
              <w:spacing w:line="240" w:lineRule="exact"/>
              <w:jc w:val="center"/>
              <w:rPr>
                <w:snapToGrid w:val="0"/>
                <w:spacing w:val="6"/>
                <w:sz w:val="18"/>
                <w:szCs w:val="18"/>
              </w:rPr>
            </w:pPr>
            <w:r>
              <w:rPr>
                <w:rFonts w:hint="eastAsia"/>
                <w:snapToGrid w:val="0"/>
                <w:spacing w:val="6"/>
                <w:sz w:val="18"/>
                <w:szCs w:val="18"/>
              </w:rPr>
              <w:t>{</w:t>
            </w:r>
            <w:r>
              <w:rPr>
                <w:snapToGrid w:val="0"/>
                <w:spacing w:val="6"/>
                <w:sz w:val="18"/>
                <w:szCs w:val="18"/>
              </w:rPr>
              <w:t>%p else%}</w:t>
            </w:r>
          </w:p>
          <w:p w14:paraId="6EE1DA49" w14:textId="77777777" w:rsidR="00F466AB" w:rsidRDefault="00F466AB" w:rsidP="00F466AB">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阴性</w:t>
            </w:r>
          </w:p>
          <w:p w14:paraId="67137A67" w14:textId="69800B31" w:rsidR="00F466AB" w:rsidRDefault="00F466AB" w:rsidP="00F466AB">
            <w:pPr>
              <w:spacing w:line="240" w:lineRule="exact"/>
              <w:jc w:val="center"/>
              <w:rPr>
                <w:rFonts w:cs="Times New Roman (正文 CS 字体)"/>
                <w:snapToGrid w:val="0"/>
                <w:spacing w:val="6"/>
                <w:sz w:val="18"/>
                <w:szCs w:val="18"/>
              </w:rPr>
            </w:pPr>
            <w:r>
              <w:rPr>
                <w:rFonts w:hint="eastAsia"/>
                <w:snapToGrid w:val="0"/>
                <w:spacing w:val="6"/>
                <w:sz w:val="18"/>
                <w:szCs w:val="18"/>
              </w:rPr>
              <w:t>{</w:t>
            </w:r>
            <w:r>
              <w:rPr>
                <w:snapToGrid w:val="0"/>
                <w:spacing w:val="6"/>
                <w:sz w:val="18"/>
                <w:szCs w:val="18"/>
              </w:rPr>
              <w:t>%p endif%}</w:t>
            </w:r>
          </w:p>
        </w:tc>
        <w:tc>
          <w:tcPr>
            <w:tcW w:w="2242" w:type="dxa"/>
            <w:vMerge/>
            <w:shd w:val="clear" w:color="auto" w:fill="auto"/>
            <w:tcMar>
              <w:top w:w="28" w:type="dxa"/>
              <w:bottom w:w="28" w:type="dxa"/>
            </w:tcMar>
            <w:vAlign w:val="center"/>
          </w:tcPr>
          <w:p w14:paraId="714BA5AB" w14:textId="77777777" w:rsidR="00F466AB" w:rsidRDefault="00F466AB" w:rsidP="00F466AB">
            <w:pPr>
              <w:spacing w:line="240" w:lineRule="exact"/>
              <w:jc w:val="center"/>
              <w:rPr>
                <w:rFonts w:cs="Times New Roman (正文 CS 字体)"/>
                <w:snapToGrid w:val="0"/>
                <w:spacing w:val="6"/>
                <w:sz w:val="18"/>
                <w:szCs w:val="18"/>
              </w:rPr>
            </w:pPr>
          </w:p>
        </w:tc>
      </w:tr>
      <w:tr w:rsidR="00986AD5" w14:paraId="6F74E1E3" w14:textId="77777777">
        <w:trPr>
          <w:trHeight w:val="790"/>
        </w:trPr>
        <w:tc>
          <w:tcPr>
            <w:tcW w:w="1221" w:type="dxa"/>
            <w:vMerge/>
            <w:shd w:val="clear" w:color="auto" w:fill="auto"/>
            <w:tcMar>
              <w:top w:w="28" w:type="dxa"/>
              <w:bottom w:w="28" w:type="dxa"/>
            </w:tcMar>
            <w:vAlign w:val="center"/>
          </w:tcPr>
          <w:p w14:paraId="1C4AAC93" w14:textId="77777777" w:rsidR="00986AD5" w:rsidRDefault="00986AD5">
            <w:pPr>
              <w:spacing w:line="240" w:lineRule="exact"/>
              <w:jc w:val="center"/>
              <w:rPr>
                <w:rFonts w:cs="Times New Roman (正文 CS 字体)"/>
                <w:snapToGrid w:val="0"/>
                <w:spacing w:val="6"/>
                <w:sz w:val="18"/>
                <w:szCs w:val="18"/>
              </w:rPr>
            </w:pPr>
          </w:p>
        </w:tc>
        <w:tc>
          <w:tcPr>
            <w:tcW w:w="1318" w:type="dxa"/>
            <w:shd w:val="clear" w:color="auto" w:fill="auto"/>
            <w:tcMar>
              <w:top w:w="28" w:type="dxa"/>
              <w:bottom w:w="28" w:type="dxa"/>
            </w:tcMar>
            <w:vAlign w:val="center"/>
          </w:tcPr>
          <w:p w14:paraId="77CB4004"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B63D7A2" w14:textId="77777777" w:rsidR="00986AD5" w:rsidRDefault="00B85C6E">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4328" w:type="dxa"/>
            <w:shd w:val="clear" w:color="auto" w:fill="auto"/>
            <w:tcMar>
              <w:top w:w="28" w:type="dxa"/>
              <w:bottom w:w="28" w:type="dxa"/>
            </w:tcMar>
            <w:vAlign w:val="center"/>
          </w:tcPr>
          <w:p w14:paraId="50543732" w14:textId="68585107" w:rsidR="00986AD5" w:rsidRDefault="00826322">
            <w:pPr>
              <w:spacing w:line="240" w:lineRule="exact"/>
              <w:jc w:val="center"/>
              <w:rPr>
                <w:rFonts w:eastAsia="思源黑体 CN Normal" w:cs="Times New Roman (正文 CS 字体)"/>
                <w:snapToGrid w:val="0"/>
                <w:spacing w:val="6"/>
                <w:sz w:val="18"/>
                <w:szCs w:val="18"/>
              </w:rPr>
            </w:pPr>
            <w:r w:rsidRPr="00826322">
              <w:rPr>
                <w:rFonts w:ascii="思源黑体 CN Normal" w:eastAsia="思源黑体 CN Normal" w:hAnsi="思源黑体 CN Normal"/>
                <w:sz w:val="17"/>
                <w:szCs w:val="17"/>
              </w:rPr>
              <w:t>{{</w:t>
            </w:r>
            <w:proofErr w:type="spellStart"/>
            <w:proofErr w:type="gramStart"/>
            <w:r w:rsidRPr="00826322">
              <w:rPr>
                <w:rFonts w:ascii="思源黑体 CN Normal" w:eastAsia="思源黑体 CN Normal" w:hAnsi="思源黑体 CN Normal"/>
                <w:sz w:val="17"/>
                <w:szCs w:val="17"/>
              </w:rPr>
              <w:t>var.</w:t>
            </w:r>
            <w:r>
              <w:rPr>
                <w:rFonts w:ascii="思源黑体 CN Normal" w:eastAsia="思源黑体 CN Normal" w:hAnsi="思源黑体 CN Normal"/>
                <w:sz w:val="17"/>
                <w:szCs w:val="17"/>
              </w:rPr>
              <w:t>hrd</w:t>
            </w:r>
            <w:r w:rsidRPr="00826322">
              <w:rPr>
                <w:rFonts w:ascii="思源黑体 CN Normal" w:eastAsia="思源黑体 CN Normal" w:hAnsi="思源黑体 CN Normal"/>
                <w:sz w:val="17"/>
                <w:szCs w:val="17"/>
              </w:rPr>
              <w:t>.gss.gsscore</w:t>
            </w:r>
            <w:proofErr w:type="spellEnd"/>
            <w:proofErr w:type="gramEnd"/>
            <w:r w:rsidRPr="00826322">
              <w:rPr>
                <w:rFonts w:ascii="思源黑体 CN Normal" w:eastAsia="思源黑体 CN Normal" w:hAnsi="思源黑体 CN Normal"/>
                <w:sz w:val="17"/>
                <w:szCs w:val="17"/>
              </w:rPr>
              <w:t>}}</w:t>
            </w:r>
          </w:p>
        </w:tc>
        <w:tc>
          <w:tcPr>
            <w:tcW w:w="949" w:type="dxa"/>
            <w:shd w:val="clear" w:color="auto" w:fill="auto"/>
            <w:tcMar>
              <w:top w:w="28" w:type="dxa"/>
              <w:bottom w:w="28" w:type="dxa"/>
            </w:tcMar>
            <w:vAlign w:val="center"/>
          </w:tcPr>
          <w:p w14:paraId="4398E342" w14:textId="1F2BE81B"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 xml:space="preserve">{%p if </w:t>
            </w:r>
            <w:proofErr w:type="spellStart"/>
            <w:proofErr w:type="gramStart"/>
            <w:r w:rsidRPr="00826322">
              <w:rPr>
                <w:rFonts w:cs="Times New Roman (正文 CS 字体)"/>
                <w:snapToGrid w:val="0"/>
                <w:spacing w:val="6"/>
                <w:sz w:val="18"/>
                <w:szCs w:val="18"/>
              </w:rPr>
              <w:t>var.</w:t>
            </w:r>
            <w:r>
              <w:rPr>
                <w:rFonts w:cs="Times New Roman (正文 CS 字体)"/>
                <w:snapToGrid w:val="0"/>
                <w:spacing w:val="6"/>
                <w:sz w:val="18"/>
                <w:szCs w:val="18"/>
              </w:rPr>
              <w:t>hrd</w:t>
            </w:r>
            <w:r w:rsidRPr="00826322">
              <w:rPr>
                <w:rFonts w:cs="Times New Roman (正文 CS 字体)"/>
                <w:snapToGrid w:val="0"/>
                <w:spacing w:val="6"/>
                <w:sz w:val="18"/>
                <w:szCs w:val="18"/>
              </w:rPr>
              <w:t>.gss.gsscore</w:t>
            </w:r>
            <w:proofErr w:type="gramEnd"/>
            <w:r w:rsidRPr="00826322">
              <w:rPr>
                <w:rFonts w:cs="Times New Roman (正文 CS 字体)"/>
                <w:snapToGrid w:val="0"/>
                <w:spacing w:val="6"/>
                <w:sz w:val="18"/>
                <w:szCs w:val="18"/>
              </w:rPr>
              <w:t>|float</w:t>
            </w:r>
            <w:proofErr w:type="spellEnd"/>
            <w:r w:rsidRPr="00826322">
              <w:rPr>
                <w:rFonts w:cs="Times New Roman (正文 CS 字体)"/>
                <w:snapToGrid w:val="0"/>
                <w:spacing w:val="6"/>
                <w:sz w:val="18"/>
                <w:szCs w:val="18"/>
              </w:rPr>
              <w:t>&lt;45%}</w:t>
            </w:r>
          </w:p>
          <w:p w14:paraId="5B5332DE"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阴性</w:t>
            </w:r>
          </w:p>
          <w:p w14:paraId="21D34AF6"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else%}</w:t>
            </w:r>
          </w:p>
          <w:p w14:paraId="41EF90D0" w14:textId="77777777" w:rsidR="00826322" w:rsidRPr="00826322" w:rsidRDefault="00826322" w:rsidP="00826322">
            <w:pPr>
              <w:spacing w:line="240" w:lineRule="exact"/>
              <w:jc w:val="center"/>
              <w:rPr>
                <w:rFonts w:cs="Times New Roman (正文 CS 字体)"/>
                <w:snapToGrid w:val="0"/>
                <w:spacing w:val="6"/>
                <w:sz w:val="18"/>
                <w:szCs w:val="18"/>
              </w:rPr>
            </w:pPr>
            <w:r w:rsidRPr="00826322">
              <w:rPr>
                <w:rFonts w:cs="Times New Roman (正文 CS 字体)" w:hint="eastAsia"/>
                <w:snapToGrid w:val="0"/>
                <w:spacing w:val="6"/>
                <w:sz w:val="18"/>
                <w:szCs w:val="18"/>
              </w:rPr>
              <w:t>阳性</w:t>
            </w:r>
          </w:p>
          <w:p w14:paraId="49D64EBB" w14:textId="1E93666A" w:rsidR="00986AD5" w:rsidRDefault="00826322" w:rsidP="00826322">
            <w:pPr>
              <w:spacing w:line="240" w:lineRule="exact"/>
              <w:jc w:val="center"/>
              <w:rPr>
                <w:rFonts w:cs="Times New Roman (正文 CS 字体)"/>
                <w:snapToGrid w:val="0"/>
                <w:spacing w:val="6"/>
                <w:sz w:val="18"/>
                <w:szCs w:val="18"/>
              </w:rPr>
            </w:pPr>
            <w:r w:rsidRPr="00826322">
              <w:rPr>
                <w:rFonts w:cs="Times New Roman (正文 CS 字体)"/>
                <w:snapToGrid w:val="0"/>
                <w:spacing w:val="6"/>
                <w:sz w:val="18"/>
                <w:szCs w:val="18"/>
              </w:rPr>
              <w:t>{%p endif%}</w:t>
            </w:r>
          </w:p>
        </w:tc>
        <w:tc>
          <w:tcPr>
            <w:tcW w:w="2242" w:type="dxa"/>
            <w:vMerge/>
            <w:shd w:val="clear" w:color="auto" w:fill="auto"/>
            <w:tcMar>
              <w:top w:w="28" w:type="dxa"/>
              <w:bottom w:w="28" w:type="dxa"/>
            </w:tcMar>
            <w:vAlign w:val="center"/>
          </w:tcPr>
          <w:p w14:paraId="3D974668" w14:textId="77777777" w:rsidR="00986AD5" w:rsidRDefault="00986AD5">
            <w:pPr>
              <w:spacing w:line="240" w:lineRule="exact"/>
              <w:jc w:val="center"/>
              <w:rPr>
                <w:rFonts w:cs="Times New Roman (正文 CS 字体)"/>
                <w:snapToGrid w:val="0"/>
                <w:spacing w:val="6"/>
                <w:sz w:val="18"/>
                <w:szCs w:val="18"/>
              </w:rPr>
            </w:pPr>
          </w:p>
        </w:tc>
      </w:tr>
    </w:tbl>
    <w:p w14:paraId="720AC70F" w14:textId="77777777" w:rsidR="00986AD5" w:rsidRDefault="00B85C6E">
      <w:pPr>
        <w:adjustRightInd w:val="0"/>
        <w:snapToGrid w:val="0"/>
        <w:spacing w:before="60" w:after="120" w:line="300" w:lineRule="exact"/>
        <w:ind w:left="400" w:hangingChars="250" w:hanging="400"/>
        <w:rPr>
          <w:b/>
          <w:snapToGrid w:val="0"/>
          <w:color w:val="000000" w:themeColor="text1"/>
          <w:sz w:val="16"/>
          <w:szCs w:val="16"/>
        </w:rPr>
      </w:pPr>
      <w:r>
        <w:rPr>
          <w:rFonts w:hint="eastAsia"/>
          <w:b/>
          <w:snapToGrid w:val="0"/>
          <w:color w:val="000000" w:themeColor="text1"/>
          <w:sz w:val="16"/>
          <w:szCs w:val="16"/>
        </w:rPr>
        <w:t>注：</w:t>
      </w:r>
    </w:p>
    <w:p w14:paraId="2283858F" w14:textId="598A03C6"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HRD评分中，</w:t>
      </w:r>
      <w:bookmarkStart w:id="12" w:name="_Hlk160700704"/>
      <w:r w:rsidR="00A0268B">
        <w:rPr>
          <w:rFonts w:hint="eastAsia"/>
          <w:snapToGrid w:val="0"/>
          <w:color w:val="000000" w:themeColor="text1"/>
          <w:sz w:val="16"/>
          <w:szCs w:val="16"/>
        </w:rPr>
        <w:t>采用基因组瘢痕得分（Genomic Scar Score，简称GSS，专利号：ZL 2020 1 0932026.5）进行评估，</w:t>
      </w:r>
      <w:r>
        <w:rPr>
          <w:rFonts w:hint="eastAsia"/>
          <w:snapToGrid w:val="0"/>
          <w:color w:val="000000" w:themeColor="text1"/>
          <w:sz w:val="16"/>
          <w:szCs w:val="16"/>
        </w:rPr>
        <w:t>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还是不对特征，同时考虑染色体断裂点作为额外的特征，通过模型训练赋予特征相应的权重，对特征进行加权求和（线性），得到GSS评分。</w:t>
      </w:r>
      <w:bookmarkEnd w:id="12"/>
    </w:p>
    <w:p w14:paraId="2AA78336" w14:textId="77777777" w:rsidR="00986AD5" w:rsidRDefault="00B85C6E">
      <w:pPr>
        <w:adjustRightInd w:val="0"/>
        <w:snapToGrid w:val="0"/>
        <w:spacing w:line="300" w:lineRule="exact"/>
        <w:ind w:leftChars="200" w:left="480"/>
        <w:rPr>
          <w:snapToGrid w:val="0"/>
          <w:color w:val="000000" w:themeColor="text1"/>
          <w:sz w:val="16"/>
          <w:szCs w:val="16"/>
        </w:rPr>
      </w:pPr>
      <w:bookmarkStart w:id="13" w:name="_Hlk160700719"/>
      <w:r>
        <w:rPr>
          <w:rFonts w:hint="eastAsia"/>
          <w:snapToGrid w:val="0"/>
          <w:color w:val="000000" w:themeColor="text1"/>
          <w:sz w:val="16"/>
          <w:szCs w:val="16"/>
        </w:rPr>
        <w:t>LCN：length of copy number，染色体结构变异长度，分为大片段（&gt;15M但小于整个染色体臂）、中片段（10-15M）和小片段（5-10M）。</w:t>
      </w:r>
    </w:p>
    <w:p w14:paraId="7761744C"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0B784F6"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bookmarkEnd w:id="13"/>
    <w:p w14:paraId="4B74CD39"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同源重组缺陷（HRD）状态判断标准：HRD评分中，GSS的阳性阈值（cut off）为45，具体判定规则如下：</w:t>
      </w:r>
    </w:p>
    <w:p w14:paraId="5AF1E749" w14:textId="77777777" w:rsidR="00986AD5" w:rsidRDefault="00B85C6E">
      <w:pPr>
        <w:adjustRightInd w:val="0"/>
        <w:snapToGrid w:val="0"/>
        <w:spacing w:line="300" w:lineRule="exact"/>
        <w:ind w:leftChars="100" w:left="240" w:firstLineChars="150" w:firstLine="240"/>
        <w:rPr>
          <w:snapToGrid w:val="0"/>
          <w:color w:val="000000" w:themeColor="text1"/>
          <w:sz w:val="16"/>
          <w:szCs w:val="16"/>
        </w:rPr>
      </w:pPr>
      <w:r>
        <w:rPr>
          <w:rFonts w:hint="eastAsia"/>
          <w:snapToGrid w:val="0"/>
          <w:color w:val="000000" w:themeColor="text1"/>
          <w:sz w:val="16"/>
          <w:szCs w:val="16"/>
        </w:rPr>
        <w:t>GSS≥45，HRD状态判定为阳性；</w:t>
      </w:r>
    </w:p>
    <w:p w14:paraId="0D42C4B9"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GSS＜45，但BRCA1/2基因检测到5-致病性、4-疑似致病性的胚系变异或I类-强临床意义、II类-潜在临床意义的体细胞变异，HRD状态判定为阳性；</w:t>
      </w:r>
    </w:p>
    <w:p w14:paraId="5581A195" w14:textId="77777777" w:rsidR="00986AD5" w:rsidRDefault="00B85C6E">
      <w:pPr>
        <w:adjustRightInd w:val="0"/>
        <w:snapToGrid w:val="0"/>
        <w:spacing w:line="300" w:lineRule="exact"/>
        <w:ind w:leftChars="200" w:left="480"/>
        <w:rPr>
          <w:snapToGrid w:val="0"/>
          <w:color w:val="000000" w:themeColor="text1"/>
          <w:sz w:val="16"/>
          <w:szCs w:val="16"/>
        </w:rPr>
      </w:pPr>
      <w:r>
        <w:rPr>
          <w:rFonts w:hint="eastAsia"/>
          <w:snapToGrid w:val="0"/>
          <w:color w:val="000000" w:themeColor="text1"/>
          <w:sz w:val="16"/>
          <w:szCs w:val="16"/>
        </w:rPr>
        <w:t>GSS＜45，且BRCA1/2基因未检测到5-致病性、4-疑似致病性的胚系变异或I类-强临床意义、II类-潜在临床意义的体细胞变异，HRD状态判定为阴性。</w:t>
      </w:r>
    </w:p>
    <w:p w14:paraId="6920A9B1" w14:textId="77777777" w:rsidR="00986AD5" w:rsidRDefault="00B85C6E">
      <w:pPr>
        <w:numPr>
          <w:ilvl w:val="0"/>
          <w:numId w:val="6"/>
        </w:numPr>
        <w:adjustRightInd w:val="0"/>
        <w:snapToGrid w:val="0"/>
        <w:spacing w:line="300" w:lineRule="exact"/>
        <w:rPr>
          <w:snapToGrid w:val="0"/>
          <w:color w:val="000000" w:themeColor="text1"/>
          <w:sz w:val="16"/>
          <w:szCs w:val="16"/>
        </w:rPr>
      </w:pPr>
      <w:r>
        <w:rPr>
          <w:rFonts w:hint="eastAsia"/>
          <w:snapToGrid w:val="0"/>
          <w:color w:val="000000" w:themeColor="text1"/>
          <w:sz w:val="16"/>
          <w:szCs w:val="16"/>
        </w:rPr>
        <w:t>根据样本的“BRCA1/2基因变异检测结果”和“HRD评分”评估HRD状态。本检测中，HRD 评分判定标准仅适用于卵巢癌和乳腺癌患者，其他肿瘤患者基于本评分标准得出的判定结果仅供参考。</w:t>
      </w:r>
    </w:p>
    <w:p w14:paraId="251ADFF7" w14:textId="77777777" w:rsidR="00986AD5" w:rsidRDefault="00986AD5">
      <w:pPr>
        <w:adjustRightInd w:val="0"/>
        <w:snapToGrid w:val="0"/>
        <w:spacing w:line="300" w:lineRule="exact"/>
        <w:rPr>
          <w:snapToGrid w:val="0"/>
          <w:color w:val="000000" w:themeColor="text1"/>
          <w:sz w:val="16"/>
          <w:szCs w:val="16"/>
        </w:rPr>
      </w:pPr>
    </w:p>
    <w:p w14:paraId="130ED974" w14:textId="2C0C2C7E"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4</w:t>
      </w:r>
      <w:r>
        <w:rPr>
          <w:b/>
          <w:bCs/>
          <w:color w:val="31849B"/>
        </w:rPr>
        <w:t xml:space="preserve"> </w:t>
      </w:r>
      <w:r>
        <w:rPr>
          <w:rFonts w:hint="eastAsia"/>
          <w:b/>
          <w:bCs/>
          <w:color w:val="31849B"/>
        </w:rPr>
        <w:t>其他基因的基因组变异检测结果</w:t>
      </w:r>
    </w:p>
    <w:p w14:paraId="3BB8FEFF" w14:textId="2A38157B" w:rsidR="00986AD5" w:rsidRDefault="00B85C6E">
      <w:pPr>
        <w:adjustRightInd w:val="0"/>
        <w:snapToGrid w:val="0"/>
        <w:spacing w:before="60" w:after="120" w:line="300" w:lineRule="exact"/>
        <w:rPr>
          <w:b/>
          <w:bCs/>
          <w:color w:val="31849B"/>
        </w:rPr>
      </w:pPr>
      <w:r>
        <w:rPr>
          <w:rFonts w:hint="eastAsia"/>
          <w:b/>
          <w:bCs/>
          <w:color w:val="31849B"/>
        </w:rPr>
        <w:lastRenderedPageBreak/>
        <w:t>3.</w:t>
      </w:r>
      <w:r w:rsidR="000D453D">
        <w:rPr>
          <w:b/>
          <w:bCs/>
          <w:color w:val="31849B"/>
        </w:rPr>
        <w:t>4</w:t>
      </w:r>
      <w:r>
        <w:rPr>
          <w:rFonts w:hint="eastAsia"/>
          <w:b/>
          <w:bCs/>
          <w:color w:val="31849B"/>
        </w:rPr>
        <w:t>.1具有临床意义的变异</w:t>
      </w:r>
    </w:p>
    <w:tbl>
      <w:tblPr>
        <w:tblStyle w:val="afffd"/>
        <w:tblW w:w="10215"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850"/>
        <w:gridCol w:w="2551"/>
        <w:gridCol w:w="993"/>
        <w:gridCol w:w="992"/>
        <w:gridCol w:w="1559"/>
        <w:gridCol w:w="3270"/>
      </w:tblGrid>
      <w:tr w:rsidR="00986AD5" w14:paraId="2E29E987" w14:textId="77777777" w:rsidTr="006E4004">
        <w:trPr>
          <w:trHeight w:hRule="exact" w:val="752"/>
        </w:trPr>
        <w:tc>
          <w:tcPr>
            <w:tcW w:w="85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31B5DE5"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2551"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EDEB3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99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16477D7"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992"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56400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1559" w:type="dxa"/>
            <w:tcBorders>
              <w:top w:val="single" w:sz="4" w:space="0" w:color="31849B"/>
              <w:left w:val="nil"/>
              <w:bottom w:val="single" w:sz="4" w:space="0" w:color="31849B"/>
              <w:right w:val="nil"/>
            </w:tcBorders>
            <w:shd w:val="clear" w:color="auto" w:fill="DBEFF4"/>
            <w:tcMar>
              <w:top w:w="60" w:type="dxa"/>
              <w:bottom w:w="60" w:type="dxa"/>
            </w:tcMar>
            <w:vAlign w:val="center"/>
          </w:tcPr>
          <w:p w14:paraId="75E447D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c>
          <w:tcPr>
            <w:tcW w:w="3270" w:type="dxa"/>
            <w:tcBorders>
              <w:top w:val="single" w:sz="4" w:space="0" w:color="31849B"/>
              <w:left w:val="nil"/>
              <w:bottom w:val="single" w:sz="4" w:space="0" w:color="31849B"/>
              <w:right w:val="nil"/>
            </w:tcBorders>
            <w:shd w:val="clear" w:color="auto" w:fill="DBEFF4"/>
            <w:tcMar>
              <w:top w:w="60" w:type="dxa"/>
              <w:bottom w:w="60" w:type="dxa"/>
            </w:tcMar>
            <w:vAlign w:val="center"/>
          </w:tcPr>
          <w:p w14:paraId="51A47BB0"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临床提示（耐药/敏感，证据等级）</w:t>
            </w:r>
          </w:p>
        </w:tc>
      </w:tr>
      <w:tr w:rsidR="00695E2D" w14:paraId="163E73BA" w14:textId="77777777" w:rsidTr="0007759F">
        <w:trPr>
          <w:trHeight w:val="567"/>
        </w:trPr>
        <w:tc>
          <w:tcPr>
            <w:tcW w:w="10215" w:type="dxa"/>
            <w:gridSpan w:val="6"/>
            <w:shd w:val="clear" w:color="auto" w:fill="auto"/>
            <w:tcMar>
              <w:top w:w="28" w:type="dxa"/>
              <w:bottom w:w="28" w:type="dxa"/>
            </w:tcMar>
            <w:vAlign w:val="center"/>
          </w:tcPr>
          <w:p w14:paraId="54748C7D" w14:textId="37124440"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695E2D" w14:paraId="3F0D88F2" w14:textId="77777777" w:rsidTr="0007759F">
        <w:trPr>
          <w:trHeight w:val="567"/>
        </w:trPr>
        <w:tc>
          <w:tcPr>
            <w:tcW w:w="10215" w:type="dxa"/>
            <w:gridSpan w:val="6"/>
            <w:shd w:val="clear" w:color="auto" w:fill="auto"/>
            <w:tcMar>
              <w:top w:w="28" w:type="dxa"/>
              <w:bottom w:w="28" w:type="dxa"/>
            </w:tcMar>
            <w:vAlign w:val="center"/>
          </w:tcPr>
          <w:p w14:paraId="24006ACA" w14:textId="2813BB2C" w:rsidR="00695E2D" w:rsidRDefault="00695E2D">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50C7A" w14:paraId="58D7DF6D" w14:textId="77777777" w:rsidTr="006E4004">
        <w:trPr>
          <w:trHeight w:val="567"/>
        </w:trPr>
        <w:tc>
          <w:tcPr>
            <w:tcW w:w="850" w:type="dxa"/>
            <w:shd w:val="clear" w:color="auto" w:fill="auto"/>
            <w:tcMar>
              <w:top w:w="28" w:type="dxa"/>
              <w:bottom w:w="28" w:type="dxa"/>
            </w:tcMar>
            <w:vAlign w:val="center"/>
          </w:tcPr>
          <w:p w14:paraId="7339B315" w14:textId="200F88EC"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2551" w:type="dxa"/>
            <w:shd w:val="clear" w:color="auto" w:fill="auto"/>
            <w:tcMar>
              <w:top w:w="28" w:type="dxa"/>
              <w:bottom w:w="28" w:type="dxa"/>
            </w:tcMar>
            <w:vAlign w:val="center"/>
          </w:tcPr>
          <w:p w14:paraId="0F048AD2"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07981B27" w14:textId="3C4E5FE6"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993" w:type="dxa"/>
            <w:shd w:val="clear" w:color="auto" w:fill="auto"/>
            <w:tcMar>
              <w:top w:w="28" w:type="dxa"/>
              <w:bottom w:w="28" w:type="dxa"/>
            </w:tcMar>
            <w:vAlign w:val="center"/>
          </w:tcPr>
          <w:p w14:paraId="715657A5" w14:textId="71979201"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992" w:type="dxa"/>
            <w:shd w:val="clear" w:color="auto" w:fill="auto"/>
            <w:tcMar>
              <w:top w:w="28" w:type="dxa"/>
              <w:bottom w:w="28" w:type="dxa"/>
            </w:tcMar>
            <w:vAlign w:val="center"/>
          </w:tcPr>
          <w:p w14:paraId="186D42CA" w14:textId="67F19BD5"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1559" w:type="dxa"/>
            <w:shd w:val="clear" w:color="auto" w:fill="auto"/>
            <w:tcMar>
              <w:top w:w="28" w:type="dxa"/>
              <w:bottom w:w="28" w:type="dxa"/>
            </w:tcMar>
            <w:vAlign w:val="center"/>
          </w:tcPr>
          <w:p w14:paraId="3AF432F0"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5%}</w:t>
            </w:r>
          </w:p>
          <w:p w14:paraId="455304F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I类-强临床意义</w:t>
            </w:r>
          </w:p>
          <w:p w14:paraId="1CF35C0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elif</w:t>
            </w:r>
            <w:proofErr w:type="spellEnd"/>
            <w:r w:rsidRPr="008D0381">
              <w:rPr>
                <w:rFonts w:cs="Times New Roman (正文 CS 字体)"/>
                <w:snapToGrid w:val="0"/>
                <w:spacing w:val="6"/>
                <w:sz w:val="18"/>
                <w:szCs w:val="18"/>
              </w:rPr>
              <w:t xml:space="preserve"> </w:t>
            </w:r>
            <w:proofErr w:type="spellStart"/>
            <w:proofErr w:type="gramStart"/>
            <w:r w:rsidRPr="008D0381">
              <w:rPr>
                <w:rFonts w:cs="Times New Roman (正文 CS 字体)"/>
                <w:snapToGrid w:val="0"/>
                <w:spacing w:val="6"/>
                <w:sz w:val="18"/>
                <w:szCs w:val="18"/>
              </w:rPr>
              <w:t>a.clinic</w:t>
            </w:r>
            <w:proofErr w:type="gramEnd"/>
            <w:r w:rsidRPr="008D0381">
              <w:rPr>
                <w:rFonts w:cs="Times New Roman (正文 CS 字体)"/>
                <w:snapToGrid w:val="0"/>
                <w:spacing w:val="6"/>
                <w:sz w:val="18"/>
                <w:szCs w:val="18"/>
              </w:rPr>
              <w:t>_num_s</w:t>
            </w:r>
            <w:proofErr w:type="spellEnd"/>
            <w:r w:rsidRPr="008D0381">
              <w:rPr>
                <w:rFonts w:cs="Times New Roman (正文 CS 字体)"/>
                <w:snapToGrid w:val="0"/>
                <w:spacing w:val="6"/>
                <w:sz w:val="18"/>
                <w:szCs w:val="18"/>
              </w:rPr>
              <w:t xml:space="preserve"> == 4%}</w:t>
            </w:r>
          </w:p>
          <w:p w14:paraId="3F1DD3D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II类-潜在临床意义</w:t>
            </w:r>
          </w:p>
          <w:p w14:paraId="765445B4"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A02F47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III类-临床意义不明</w:t>
            </w:r>
          </w:p>
          <w:p w14:paraId="32A7FDF3" w14:textId="7E6A410A"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c>
          <w:tcPr>
            <w:tcW w:w="3270" w:type="dxa"/>
            <w:shd w:val="clear" w:color="auto" w:fill="auto"/>
            <w:tcMar>
              <w:top w:w="28" w:type="dxa"/>
              <w:bottom w:w="28" w:type="dxa"/>
            </w:tcMar>
            <w:vAlign w:val="center"/>
          </w:tcPr>
          <w:p w14:paraId="4D4E1079"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if </w:t>
            </w:r>
            <w:proofErr w:type="spellStart"/>
            <w:r w:rsidRPr="008D0381">
              <w:rPr>
                <w:rFonts w:cs="Times New Roman (正文 CS 字体)"/>
                <w:snapToGrid w:val="0"/>
                <w:spacing w:val="6"/>
                <w:sz w:val="18"/>
                <w:szCs w:val="18"/>
              </w:rPr>
              <w:t>a.evi_sum.evi_split</w:t>
            </w:r>
            <w:proofErr w:type="spellEnd"/>
            <w:r w:rsidRPr="008D0381">
              <w:rPr>
                <w:rFonts w:cs="Times New Roman (正文 CS 字体)"/>
                <w:snapToGrid w:val="0"/>
                <w:spacing w:val="6"/>
                <w:sz w:val="18"/>
                <w:szCs w:val="18"/>
              </w:rPr>
              <w:t xml:space="preserve"> and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46DAC4E7"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for b in </w:t>
            </w:r>
            <w:proofErr w:type="spellStart"/>
            <w:r w:rsidRPr="008D0381">
              <w:rPr>
                <w:rFonts w:cs="Times New Roman (正文 CS 字体)"/>
                <w:snapToGrid w:val="0"/>
                <w:spacing w:val="6"/>
                <w:sz w:val="18"/>
                <w:szCs w:val="18"/>
              </w:rPr>
              <w:t>a.evi_sum.evi_</w:t>
            </w:r>
            <w:proofErr w:type="gramStart"/>
            <w:r w:rsidRPr="008D0381">
              <w:rPr>
                <w:rFonts w:cs="Times New Roman (正文 CS 字体)"/>
                <w:snapToGrid w:val="0"/>
                <w:spacing w:val="6"/>
                <w:sz w:val="18"/>
                <w:szCs w:val="18"/>
              </w:rPr>
              <w:t>split.Predictive</w:t>
            </w:r>
            <w:proofErr w:type="spellEnd"/>
            <w:proofErr w:type="gramEnd"/>
            <w:r w:rsidRPr="008D0381">
              <w:rPr>
                <w:rFonts w:cs="Times New Roman (正文 CS 字体)"/>
                <w:snapToGrid w:val="0"/>
                <w:spacing w:val="6"/>
                <w:sz w:val="18"/>
                <w:szCs w:val="18"/>
              </w:rPr>
              <w:t>%}</w:t>
            </w:r>
          </w:p>
          <w:p w14:paraId="51C0AEAE"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b.regimen_name</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b.clinical_significance_cn</w:t>
            </w:r>
            <w:proofErr w:type="spellEnd"/>
            <w:r w:rsidRPr="008D0381">
              <w:rPr>
                <w:rFonts w:cs="Times New Roman (正文 CS 字体)"/>
                <w:snapToGrid w:val="0"/>
                <w:spacing w:val="6"/>
                <w:sz w:val="18"/>
                <w:szCs w:val="18"/>
              </w:rPr>
              <w:t>}}，{{</w:t>
            </w:r>
            <w:proofErr w:type="spellStart"/>
            <w:r w:rsidRPr="008D0381">
              <w:rPr>
                <w:rFonts w:cs="Times New Roman (正文 CS 字体)"/>
                <w:snapToGrid w:val="0"/>
                <w:spacing w:val="6"/>
                <w:sz w:val="18"/>
                <w:szCs w:val="18"/>
              </w:rPr>
              <w:t>b.evi_conclusion_simple</w:t>
            </w:r>
            <w:proofErr w:type="spellEnd"/>
            <w:r w:rsidRPr="008D0381">
              <w:rPr>
                <w:rFonts w:cs="Times New Roman (正文 CS 字体)"/>
                <w:snapToGrid w:val="0"/>
                <w:spacing w:val="6"/>
                <w:sz w:val="18"/>
                <w:szCs w:val="18"/>
              </w:rPr>
              <w:t>}}级）</w:t>
            </w:r>
          </w:p>
          <w:p w14:paraId="67FA1E1A"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 xml:space="preserve">{%p </w:t>
            </w:r>
            <w:proofErr w:type="spellStart"/>
            <w:r w:rsidRPr="008D0381">
              <w:rPr>
                <w:rFonts w:cs="Times New Roman (正文 CS 字体)"/>
                <w:snapToGrid w:val="0"/>
                <w:spacing w:val="6"/>
                <w:sz w:val="18"/>
                <w:szCs w:val="18"/>
              </w:rPr>
              <w:t>endfor</w:t>
            </w:r>
            <w:proofErr w:type="spellEnd"/>
            <w:r w:rsidRPr="008D0381">
              <w:rPr>
                <w:rFonts w:cs="Times New Roman (正文 CS 字体)"/>
                <w:snapToGrid w:val="0"/>
                <w:spacing w:val="6"/>
                <w:sz w:val="18"/>
                <w:szCs w:val="18"/>
              </w:rPr>
              <w:t>%}</w:t>
            </w:r>
          </w:p>
          <w:p w14:paraId="0161C3EF"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else%}</w:t>
            </w:r>
          </w:p>
          <w:p w14:paraId="1EA65E4D" w14:textId="77777777" w:rsidR="00750C7A" w:rsidRPr="008D0381"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
          <w:p w14:paraId="71C62073" w14:textId="6F7C6578" w:rsidR="00750C7A" w:rsidRDefault="00750C7A" w:rsidP="00750C7A">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{%p endif%}</w:t>
            </w:r>
          </w:p>
        </w:tc>
      </w:tr>
      <w:tr w:rsidR="00750C7A" w14:paraId="33E2C9E7" w14:textId="77777777" w:rsidTr="00132250">
        <w:trPr>
          <w:trHeight w:val="567"/>
        </w:trPr>
        <w:tc>
          <w:tcPr>
            <w:tcW w:w="10215" w:type="dxa"/>
            <w:gridSpan w:val="6"/>
            <w:shd w:val="clear" w:color="auto" w:fill="auto"/>
            <w:tcMar>
              <w:top w:w="28" w:type="dxa"/>
              <w:bottom w:w="28" w:type="dxa"/>
            </w:tcMar>
            <w:vAlign w:val="center"/>
          </w:tcPr>
          <w:p w14:paraId="78D58F2E" w14:textId="734CBB80"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50C7A" w14:paraId="14CE8908" w14:textId="77777777" w:rsidTr="00132250">
        <w:trPr>
          <w:trHeight w:val="567"/>
        </w:trPr>
        <w:tc>
          <w:tcPr>
            <w:tcW w:w="10215" w:type="dxa"/>
            <w:gridSpan w:val="6"/>
            <w:shd w:val="clear" w:color="auto" w:fill="auto"/>
            <w:tcMar>
              <w:top w:w="28" w:type="dxa"/>
              <w:bottom w:w="28" w:type="dxa"/>
            </w:tcMar>
            <w:vAlign w:val="center"/>
          </w:tcPr>
          <w:p w14:paraId="65234302" w14:textId="37473537" w:rsidR="00750C7A" w:rsidRDefault="00750C7A" w:rsidP="00750C7A">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50C7A" w14:paraId="733D6B24" w14:textId="77777777" w:rsidTr="00132250">
        <w:trPr>
          <w:trHeight w:val="567"/>
        </w:trPr>
        <w:tc>
          <w:tcPr>
            <w:tcW w:w="10215" w:type="dxa"/>
            <w:gridSpan w:val="6"/>
            <w:shd w:val="clear" w:color="auto" w:fill="auto"/>
            <w:tcMar>
              <w:top w:w="28" w:type="dxa"/>
              <w:bottom w:w="28" w:type="dxa"/>
            </w:tcMar>
            <w:vAlign w:val="center"/>
          </w:tcPr>
          <w:p w14:paraId="4136ED61" w14:textId="4A95455F"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50C7A" w14:paraId="7AAECBEC" w14:textId="77777777" w:rsidTr="00132250">
        <w:trPr>
          <w:trHeight w:val="567"/>
        </w:trPr>
        <w:tc>
          <w:tcPr>
            <w:tcW w:w="10215" w:type="dxa"/>
            <w:gridSpan w:val="6"/>
            <w:shd w:val="clear" w:color="auto" w:fill="auto"/>
            <w:tcMar>
              <w:top w:w="28" w:type="dxa"/>
              <w:bottom w:w="28" w:type="dxa"/>
            </w:tcMar>
            <w:vAlign w:val="center"/>
          </w:tcPr>
          <w:p w14:paraId="69C6621C" w14:textId="5D525E13" w:rsidR="00750C7A" w:rsidRDefault="00750C7A" w:rsidP="00750C7A">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4EA51A7" w14:textId="5555297F" w:rsidR="00986AD5" w:rsidRDefault="00B85C6E">
      <w:pPr>
        <w:adjustRightInd w:val="0"/>
        <w:snapToGrid w:val="0"/>
        <w:spacing w:before="60" w:after="120" w:line="300" w:lineRule="exact"/>
        <w:rPr>
          <w:b/>
          <w:snapToGrid w:val="0"/>
          <w:color w:val="000000" w:themeColor="text1"/>
          <w:sz w:val="16"/>
          <w:szCs w:val="16"/>
        </w:rPr>
      </w:pPr>
      <w:r>
        <w:rPr>
          <w:rFonts w:hint="eastAsia"/>
          <w:b/>
          <w:bCs/>
          <w:color w:val="31849B"/>
        </w:rPr>
        <w:t>3.</w:t>
      </w:r>
      <w:r w:rsidR="000D453D">
        <w:rPr>
          <w:b/>
          <w:bCs/>
          <w:color w:val="31849B"/>
        </w:rPr>
        <w:t>4</w:t>
      </w:r>
      <w:r>
        <w:rPr>
          <w:rFonts w:hint="eastAsia"/>
          <w:b/>
          <w:bCs/>
          <w:color w:val="31849B"/>
        </w:rPr>
        <w:t>.2临床意义不明变异</w:t>
      </w:r>
    </w:p>
    <w:tbl>
      <w:tblPr>
        <w:tblStyle w:val="afffd"/>
        <w:tblW w:w="10212"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067"/>
        <w:gridCol w:w="4291"/>
        <w:gridCol w:w="1063"/>
        <w:gridCol w:w="1258"/>
        <w:gridCol w:w="2533"/>
      </w:tblGrid>
      <w:tr w:rsidR="00986AD5" w14:paraId="0C4930DC" w14:textId="77777777">
        <w:trPr>
          <w:trHeight w:hRule="exact" w:val="630"/>
        </w:trPr>
        <w:tc>
          <w:tcPr>
            <w:tcW w:w="1067" w:type="dxa"/>
            <w:tcBorders>
              <w:top w:val="single" w:sz="4" w:space="0" w:color="31849B"/>
              <w:left w:val="nil"/>
              <w:bottom w:val="single" w:sz="4" w:space="0" w:color="31849B"/>
              <w:right w:val="nil"/>
            </w:tcBorders>
            <w:shd w:val="clear" w:color="auto" w:fill="DBEFF4"/>
            <w:tcMar>
              <w:top w:w="60" w:type="dxa"/>
              <w:bottom w:w="60" w:type="dxa"/>
            </w:tcMar>
            <w:vAlign w:val="center"/>
          </w:tcPr>
          <w:p w14:paraId="5C4B5E8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基因</w:t>
            </w:r>
          </w:p>
        </w:tc>
        <w:tc>
          <w:tcPr>
            <w:tcW w:w="4291" w:type="dxa"/>
            <w:tcBorders>
              <w:top w:val="single" w:sz="4" w:space="0" w:color="31849B"/>
              <w:left w:val="nil"/>
              <w:bottom w:val="single" w:sz="4" w:space="0" w:color="31849B"/>
              <w:right w:val="nil"/>
            </w:tcBorders>
            <w:shd w:val="clear" w:color="auto" w:fill="DBEFF4"/>
            <w:tcMar>
              <w:top w:w="60" w:type="dxa"/>
              <w:bottom w:w="60" w:type="dxa"/>
            </w:tcMar>
            <w:vAlign w:val="center"/>
          </w:tcPr>
          <w:p w14:paraId="5275C8B1"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063" w:type="dxa"/>
            <w:tcBorders>
              <w:top w:val="single" w:sz="4" w:space="0" w:color="31849B"/>
              <w:left w:val="nil"/>
              <w:bottom w:val="single" w:sz="4" w:space="0" w:color="31849B"/>
              <w:right w:val="nil"/>
            </w:tcBorders>
            <w:shd w:val="clear" w:color="auto" w:fill="DBEFF4"/>
            <w:tcMar>
              <w:top w:w="60" w:type="dxa"/>
              <w:bottom w:w="60" w:type="dxa"/>
            </w:tcMar>
            <w:vAlign w:val="center"/>
          </w:tcPr>
          <w:p w14:paraId="0BA106D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变异来源</w:t>
            </w:r>
          </w:p>
        </w:tc>
        <w:tc>
          <w:tcPr>
            <w:tcW w:w="1258" w:type="dxa"/>
            <w:tcBorders>
              <w:top w:val="single" w:sz="4" w:space="0" w:color="31849B"/>
              <w:left w:val="nil"/>
              <w:bottom w:val="single" w:sz="4" w:space="0" w:color="31849B"/>
              <w:right w:val="nil"/>
            </w:tcBorders>
            <w:shd w:val="clear" w:color="auto" w:fill="DBEFF4"/>
            <w:tcMar>
              <w:top w:w="60" w:type="dxa"/>
              <w:bottom w:w="60" w:type="dxa"/>
            </w:tcMar>
            <w:vAlign w:val="center"/>
          </w:tcPr>
          <w:p w14:paraId="3B9140F3"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丰度</w:t>
            </w:r>
          </w:p>
        </w:tc>
        <w:tc>
          <w:tcPr>
            <w:tcW w:w="2533"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757CF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7E6D36" w14:paraId="12D46A61" w14:textId="77777777" w:rsidTr="00190654">
        <w:trPr>
          <w:trHeight w:val="567"/>
        </w:trPr>
        <w:tc>
          <w:tcPr>
            <w:tcW w:w="10212" w:type="dxa"/>
            <w:gridSpan w:val="5"/>
            <w:shd w:val="clear" w:color="auto" w:fill="auto"/>
            <w:tcMar>
              <w:top w:w="28" w:type="dxa"/>
              <w:bottom w:w="28" w:type="dxa"/>
            </w:tcMar>
            <w:vAlign w:val="center"/>
          </w:tcPr>
          <w:p w14:paraId="1DCE6A65" w14:textId="0D434980" w:rsidR="007E6D36" w:rsidRP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1A08658E" w14:textId="77777777" w:rsidTr="00190654">
        <w:trPr>
          <w:trHeight w:val="567"/>
        </w:trPr>
        <w:tc>
          <w:tcPr>
            <w:tcW w:w="10212" w:type="dxa"/>
            <w:gridSpan w:val="5"/>
            <w:shd w:val="clear" w:color="auto" w:fill="auto"/>
            <w:tcMar>
              <w:top w:w="28" w:type="dxa"/>
              <w:bottom w:w="28" w:type="dxa"/>
            </w:tcMar>
            <w:vAlign w:val="center"/>
          </w:tcPr>
          <w:p w14:paraId="4F76C24A" w14:textId="2549F5F8" w:rsidR="007E6D36" w:rsidRDefault="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for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c>
      </w:tr>
      <w:tr w:rsidR="007E6D36" w14:paraId="47DC359E" w14:textId="77777777" w:rsidTr="007E6D36">
        <w:trPr>
          <w:trHeight w:val="567"/>
        </w:trPr>
        <w:tc>
          <w:tcPr>
            <w:tcW w:w="1067" w:type="dxa"/>
            <w:shd w:val="clear" w:color="auto" w:fill="auto"/>
            <w:tcMar>
              <w:top w:w="28" w:type="dxa"/>
              <w:bottom w:w="28" w:type="dxa"/>
            </w:tcMar>
            <w:vAlign w:val="center"/>
          </w:tcPr>
          <w:p w14:paraId="5E699513" w14:textId="07936A09"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a.gene</w:t>
            </w:r>
            <w:proofErr w:type="gramEnd"/>
            <w:r>
              <w:rPr>
                <w:rFonts w:cs="Times New Roman (正文 CS 字体)"/>
                <w:snapToGrid w:val="0"/>
                <w:spacing w:val="6"/>
                <w:sz w:val="18"/>
                <w:szCs w:val="18"/>
              </w:rPr>
              <w:t>_symbol</w:t>
            </w:r>
            <w:proofErr w:type="spellEnd"/>
            <w:r>
              <w:rPr>
                <w:rFonts w:cs="Times New Roman (正文 CS 字体)"/>
                <w:snapToGrid w:val="0"/>
                <w:spacing w:val="6"/>
                <w:sz w:val="18"/>
                <w:szCs w:val="18"/>
              </w:rPr>
              <w:t>}}</w:t>
            </w:r>
          </w:p>
        </w:tc>
        <w:tc>
          <w:tcPr>
            <w:tcW w:w="4291" w:type="dxa"/>
            <w:shd w:val="clear" w:color="auto" w:fill="auto"/>
            <w:tcMar>
              <w:top w:w="28" w:type="dxa"/>
              <w:bottom w:w="28" w:type="dxa"/>
            </w:tcMar>
            <w:vAlign w:val="center"/>
          </w:tcPr>
          <w:p w14:paraId="3D57962A" w14:textId="77777777" w:rsidR="007E6D36" w:rsidRPr="008D0381"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a.gene</w:t>
            </w:r>
            <w:proofErr w:type="gramEnd"/>
            <w:r w:rsidRPr="008D0381">
              <w:rPr>
                <w:rFonts w:cs="Times New Roman (正文 CS 字体)"/>
                <w:snapToGrid w:val="0"/>
                <w:spacing w:val="6"/>
                <w:sz w:val="18"/>
                <w:szCs w:val="18"/>
              </w:rPr>
              <w:t>_region</w:t>
            </w:r>
            <w:proofErr w:type="spellEnd"/>
            <w:r w:rsidRPr="008D0381">
              <w:rPr>
                <w:rFonts w:cs="Times New Roman (正文 CS 字体)"/>
                <w:snapToGrid w:val="0"/>
                <w:spacing w:val="6"/>
                <w:sz w:val="18"/>
                <w:szCs w:val="18"/>
              </w:rPr>
              <w:t>}} {{</w:t>
            </w:r>
            <w:proofErr w:type="spellStart"/>
            <w:r w:rsidRPr="008D0381">
              <w:rPr>
                <w:rFonts w:cs="Times New Roman (正文 CS 字体)"/>
                <w:snapToGrid w:val="0"/>
                <w:spacing w:val="6"/>
                <w:sz w:val="18"/>
                <w:szCs w:val="18"/>
              </w:rPr>
              <w:t>a.hgvs_c</w:t>
            </w:r>
            <w:proofErr w:type="spellEnd"/>
            <w:r w:rsidRPr="008D0381">
              <w:rPr>
                <w:rFonts w:cs="Times New Roman (正文 CS 字体)"/>
                <w:snapToGrid w:val="0"/>
                <w:spacing w:val="6"/>
                <w:sz w:val="18"/>
                <w:szCs w:val="18"/>
              </w:rPr>
              <w:t xml:space="preserve">}}{%if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 xml:space="preserve"> != “p.?”%} {{</w:t>
            </w:r>
            <w:proofErr w:type="spellStart"/>
            <w:r w:rsidRPr="008D0381">
              <w:rPr>
                <w:rFonts w:cs="Times New Roman (正文 CS 字体)"/>
                <w:snapToGrid w:val="0"/>
                <w:spacing w:val="6"/>
                <w:sz w:val="18"/>
                <w:szCs w:val="18"/>
              </w:rPr>
              <w:t>a.hgvs_p</w:t>
            </w:r>
            <w:proofErr w:type="spellEnd"/>
            <w:r w:rsidRPr="008D0381">
              <w:rPr>
                <w:rFonts w:cs="Times New Roman (正文 CS 字体)"/>
                <w:snapToGrid w:val="0"/>
                <w:spacing w:val="6"/>
                <w:sz w:val="18"/>
                <w:szCs w:val="18"/>
              </w:rPr>
              <w:t>}}{%endif%}</w:t>
            </w:r>
          </w:p>
          <w:p w14:paraId="1388DC70" w14:textId="64289A41" w:rsidR="007E6D36" w:rsidRPr="007E6D36" w:rsidRDefault="007E6D36" w:rsidP="007E6D36">
            <w:pPr>
              <w:spacing w:line="240" w:lineRule="exact"/>
              <w:jc w:val="center"/>
              <w:rPr>
                <w:rFonts w:cs="Times New Roman (正文 CS 字体)"/>
                <w:snapToGrid w:val="0"/>
                <w:spacing w:val="6"/>
                <w:sz w:val="18"/>
                <w:szCs w:val="18"/>
              </w:rPr>
            </w:pPr>
            <w:r w:rsidRPr="008D0381">
              <w:rPr>
                <w:rFonts w:cs="Times New Roman (正文 CS 字体)"/>
                <w:snapToGrid w:val="0"/>
                <w:spacing w:val="6"/>
                <w:sz w:val="18"/>
                <w:szCs w:val="18"/>
              </w:rPr>
              <w:t>{{</w:t>
            </w:r>
            <w:proofErr w:type="spellStart"/>
            <w:proofErr w:type="gramStart"/>
            <w:r w:rsidRPr="008D0381">
              <w:rPr>
                <w:rFonts w:cs="Times New Roman (正文 CS 字体)"/>
                <w:snapToGrid w:val="0"/>
                <w:spacing w:val="6"/>
                <w:sz w:val="18"/>
                <w:szCs w:val="18"/>
              </w:rPr>
              <w:t>a.transcript</w:t>
            </w:r>
            <w:proofErr w:type="gramEnd"/>
            <w:r w:rsidRPr="008D0381">
              <w:rPr>
                <w:rFonts w:cs="Times New Roman (正文 CS 字体)"/>
                <w:snapToGrid w:val="0"/>
                <w:spacing w:val="6"/>
                <w:sz w:val="18"/>
                <w:szCs w:val="18"/>
              </w:rPr>
              <w:t>_primary</w:t>
            </w:r>
            <w:proofErr w:type="spellEnd"/>
            <w:r w:rsidRPr="008D0381">
              <w:rPr>
                <w:rFonts w:cs="Times New Roman (正文 CS 字体)"/>
                <w:snapToGrid w:val="0"/>
                <w:spacing w:val="6"/>
                <w:sz w:val="18"/>
                <w:szCs w:val="18"/>
              </w:rPr>
              <w:t>}}</w:t>
            </w:r>
          </w:p>
        </w:tc>
        <w:tc>
          <w:tcPr>
            <w:tcW w:w="1063" w:type="dxa"/>
            <w:shd w:val="clear" w:color="auto" w:fill="auto"/>
            <w:tcMar>
              <w:top w:w="28" w:type="dxa"/>
              <w:bottom w:w="28" w:type="dxa"/>
            </w:tcMar>
            <w:vAlign w:val="center"/>
          </w:tcPr>
          <w:p w14:paraId="047D62B3" w14:textId="04B2970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待定</w:t>
            </w:r>
          </w:p>
        </w:tc>
        <w:tc>
          <w:tcPr>
            <w:tcW w:w="1258" w:type="dxa"/>
            <w:shd w:val="clear" w:color="auto" w:fill="auto"/>
            <w:tcMar>
              <w:top w:w="28" w:type="dxa"/>
              <w:bottom w:w="28" w:type="dxa"/>
            </w:tcMar>
            <w:vAlign w:val="center"/>
          </w:tcPr>
          <w:p w14:paraId="59400E5F" w14:textId="52584167"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proofErr w:type="spellStart"/>
            <w:proofErr w:type="gramStart"/>
            <w:r>
              <w:rPr>
                <w:rFonts w:cs="Times New Roman (正文 CS 字体)"/>
                <w:snapToGrid w:val="0"/>
                <w:spacing w:val="6"/>
                <w:sz w:val="18"/>
                <w:szCs w:val="18"/>
              </w:rPr>
              <w:t>a.freq</w:t>
            </w:r>
            <w:proofErr w:type="gramEnd"/>
            <w:r>
              <w:rPr>
                <w:rFonts w:cs="Times New Roman (正文 CS 字体)"/>
                <w:snapToGrid w:val="0"/>
                <w:spacing w:val="6"/>
                <w:sz w:val="18"/>
                <w:szCs w:val="18"/>
              </w:rPr>
              <w:t>_str</w:t>
            </w:r>
            <w:proofErr w:type="spellEnd"/>
            <w:r>
              <w:rPr>
                <w:rFonts w:cs="Times New Roman (正文 CS 字体)" w:hint="eastAsia"/>
                <w:snapToGrid w:val="0"/>
                <w:spacing w:val="6"/>
                <w:sz w:val="18"/>
                <w:szCs w:val="18"/>
              </w:rPr>
              <w:t>}}</w:t>
            </w:r>
          </w:p>
        </w:tc>
        <w:tc>
          <w:tcPr>
            <w:tcW w:w="2533" w:type="dxa"/>
            <w:shd w:val="clear" w:color="auto" w:fill="auto"/>
            <w:tcMar>
              <w:top w:w="28" w:type="dxa"/>
              <w:bottom w:w="28" w:type="dxa"/>
            </w:tcMar>
            <w:vAlign w:val="center"/>
          </w:tcPr>
          <w:p w14:paraId="097425D6" w14:textId="0AE213F2" w:rsidR="007E6D36" w:rsidRPr="007E6D36" w:rsidRDefault="007E6D36" w:rsidP="007E6D36">
            <w:pPr>
              <w:spacing w:line="240" w:lineRule="exact"/>
              <w:jc w:val="center"/>
              <w:rPr>
                <w:rFonts w:cs="Times New Roman (正文 CS 字体)"/>
                <w:snapToGrid w:val="0"/>
                <w:spacing w:val="6"/>
                <w:sz w:val="18"/>
                <w:szCs w:val="18"/>
              </w:rPr>
            </w:pPr>
            <w:r w:rsidRPr="007E6D36">
              <w:rPr>
                <w:rFonts w:cs="Times New Roman (正文 CS 字体)" w:hint="eastAsia"/>
                <w:snapToGrid w:val="0"/>
                <w:spacing w:val="6"/>
                <w:sz w:val="18"/>
                <w:szCs w:val="18"/>
              </w:rPr>
              <w:t>III类-临床意义不明</w:t>
            </w:r>
          </w:p>
        </w:tc>
      </w:tr>
      <w:tr w:rsidR="007E6D36" w14:paraId="04DE6568" w14:textId="77777777" w:rsidTr="003777A8">
        <w:trPr>
          <w:trHeight w:val="567"/>
        </w:trPr>
        <w:tc>
          <w:tcPr>
            <w:tcW w:w="10212" w:type="dxa"/>
            <w:gridSpan w:val="5"/>
            <w:shd w:val="clear" w:color="auto" w:fill="auto"/>
            <w:tcMar>
              <w:top w:w="28" w:type="dxa"/>
              <w:bottom w:w="28" w:type="dxa"/>
            </w:tcMar>
            <w:vAlign w:val="center"/>
          </w:tcPr>
          <w:p w14:paraId="260765F0" w14:textId="4A076C25"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 xml:space="preserve">%tr </w:t>
            </w:r>
            <w:proofErr w:type="spellStart"/>
            <w:r>
              <w:rPr>
                <w:rFonts w:cs="Times New Roman (正文 CS 字体)"/>
                <w:snapToGrid w:val="0"/>
                <w:spacing w:val="6"/>
                <w:sz w:val="18"/>
                <w:szCs w:val="18"/>
              </w:rPr>
              <w:t>endfor</w:t>
            </w:r>
            <w:proofErr w:type="spellEnd"/>
            <w:r>
              <w:rPr>
                <w:rFonts w:cs="Times New Roman (正文 CS 字体)"/>
                <w:snapToGrid w:val="0"/>
                <w:spacing w:val="6"/>
                <w:sz w:val="18"/>
                <w:szCs w:val="18"/>
              </w:rPr>
              <w:t>%}</w:t>
            </w:r>
          </w:p>
        </w:tc>
      </w:tr>
      <w:tr w:rsidR="007E6D36" w14:paraId="6D87EADD" w14:textId="77777777" w:rsidTr="003777A8">
        <w:trPr>
          <w:trHeight w:val="567"/>
        </w:trPr>
        <w:tc>
          <w:tcPr>
            <w:tcW w:w="10212" w:type="dxa"/>
            <w:gridSpan w:val="5"/>
            <w:shd w:val="clear" w:color="auto" w:fill="auto"/>
            <w:tcMar>
              <w:top w:w="28" w:type="dxa"/>
              <w:bottom w:w="28" w:type="dxa"/>
            </w:tcMar>
            <w:vAlign w:val="center"/>
          </w:tcPr>
          <w:p w14:paraId="503A742E" w14:textId="19CC9E5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snapToGrid w:val="0"/>
                <w:spacing w:val="6"/>
                <w:sz w:val="18"/>
                <w:szCs w:val="18"/>
              </w:rPr>
              <w:t>{%tr else%}</w:t>
            </w:r>
          </w:p>
        </w:tc>
      </w:tr>
      <w:tr w:rsidR="007E6D36" w14:paraId="6C54A5AA" w14:textId="77777777" w:rsidTr="003777A8">
        <w:trPr>
          <w:trHeight w:val="567"/>
        </w:trPr>
        <w:tc>
          <w:tcPr>
            <w:tcW w:w="10212" w:type="dxa"/>
            <w:gridSpan w:val="5"/>
            <w:shd w:val="clear" w:color="auto" w:fill="auto"/>
            <w:tcMar>
              <w:top w:w="28" w:type="dxa"/>
              <w:bottom w:w="28" w:type="dxa"/>
            </w:tcMar>
            <w:vAlign w:val="center"/>
          </w:tcPr>
          <w:p w14:paraId="497017FA" w14:textId="59E3FDDF"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未检测到此类变异</w:t>
            </w:r>
          </w:p>
        </w:tc>
      </w:tr>
      <w:tr w:rsidR="007E6D36" w14:paraId="4634636E" w14:textId="77777777" w:rsidTr="003777A8">
        <w:trPr>
          <w:trHeight w:val="567"/>
        </w:trPr>
        <w:tc>
          <w:tcPr>
            <w:tcW w:w="10212" w:type="dxa"/>
            <w:gridSpan w:val="5"/>
            <w:shd w:val="clear" w:color="auto" w:fill="auto"/>
            <w:tcMar>
              <w:top w:w="28" w:type="dxa"/>
              <w:bottom w:w="28" w:type="dxa"/>
            </w:tcMar>
            <w:vAlign w:val="center"/>
          </w:tcPr>
          <w:p w14:paraId="3AA42536" w14:textId="1A8F34AC" w:rsidR="007E6D36" w:rsidRPr="007E6D36" w:rsidRDefault="007E6D36" w:rsidP="007E6D36">
            <w:pPr>
              <w:spacing w:line="240" w:lineRule="exact"/>
              <w:jc w:val="cente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t</w:t>
            </w:r>
            <w:r>
              <w:rPr>
                <w:rFonts w:cs="Times New Roman (正文 CS 字体)"/>
                <w:snapToGrid w:val="0"/>
                <w:spacing w:val="6"/>
                <w:sz w:val="18"/>
                <w:szCs w:val="18"/>
              </w:rPr>
              <w:t>r endif%</w:t>
            </w:r>
            <w:r>
              <w:rPr>
                <w:rFonts w:cs="Times New Roman (正文 CS 字体)" w:hint="eastAsia"/>
                <w:snapToGrid w:val="0"/>
                <w:spacing w:val="6"/>
                <w:sz w:val="18"/>
                <w:szCs w:val="18"/>
              </w:rPr>
              <w:t>}</w:t>
            </w:r>
          </w:p>
        </w:tc>
      </w:tr>
    </w:tbl>
    <w:p w14:paraId="7AE5E110" w14:textId="77777777" w:rsidR="00986AD5" w:rsidRDefault="00986AD5">
      <w:pPr>
        <w:adjustRightInd w:val="0"/>
        <w:snapToGrid w:val="0"/>
        <w:spacing w:before="60" w:after="120" w:line="300" w:lineRule="exact"/>
        <w:rPr>
          <w:b/>
          <w:snapToGrid w:val="0"/>
          <w:color w:val="000000" w:themeColor="text1"/>
          <w:sz w:val="16"/>
          <w:szCs w:val="16"/>
        </w:rPr>
      </w:pPr>
    </w:p>
    <w:p w14:paraId="5FF82C01" w14:textId="6917EA75" w:rsidR="00986AD5" w:rsidRDefault="00B85C6E">
      <w:pPr>
        <w:adjustRightInd w:val="0"/>
        <w:snapToGrid w:val="0"/>
        <w:spacing w:before="60" w:after="120" w:line="300" w:lineRule="exact"/>
        <w:rPr>
          <w:b/>
          <w:bCs/>
          <w:color w:val="31849B"/>
        </w:rPr>
      </w:pPr>
      <w:r>
        <w:rPr>
          <w:b/>
          <w:bCs/>
          <w:color w:val="31849B"/>
        </w:rPr>
        <w:t>3.</w:t>
      </w:r>
      <w:r w:rsidR="000D453D">
        <w:rPr>
          <w:b/>
          <w:bCs/>
          <w:color w:val="31849B"/>
        </w:rPr>
        <w:t>5</w:t>
      </w:r>
      <w:r>
        <w:rPr>
          <w:b/>
          <w:bCs/>
          <w:color w:val="31849B"/>
        </w:rPr>
        <w:t xml:space="preserve"> </w:t>
      </w:r>
      <w:r>
        <w:rPr>
          <w:rFonts w:hint="eastAsia"/>
          <w:b/>
          <w:bCs/>
          <w:color w:val="31849B"/>
        </w:rPr>
        <w:t>已获批PARP抑制剂相关标志物检测结果汇总</w:t>
      </w:r>
    </w:p>
    <w:tbl>
      <w:tblPr>
        <w:tblStyle w:val="afffd"/>
        <w:tblW w:w="10159" w:type="dxa"/>
        <w:tblInd w:w="109" w:type="dxa"/>
        <w:tblBorders>
          <w:top w:val="single" w:sz="4" w:space="0" w:color="31849B"/>
          <w:left w:val="none" w:sz="0" w:space="0" w:color="auto"/>
          <w:bottom w:val="single" w:sz="4" w:space="0" w:color="31849B"/>
          <w:right w:val="none" w:sz="0" w:space="0" w:color="auto"/>
          <w:insideH w:val="single" w:sz="4" w:space="0" w:color="31849B"/>
          <w:insideV w:val="none" w:sz="0" w:space="0" w:color="auto"/>
        </w:tblBorders>
        <w:tblLayout w:type="fixed"/>
        <w:tblLook w:val="04A0" w:firstRow="1" w:lastRow="0" w:firstColumn="1" w:lastColumn="0" w:noHBand="0" w:noVBand="1"/>
      </w:tblPr>
      <w:tblGrid>
        <w:gridCol w:w="1518"/>
        <w:gridCol w:w="4430"/>
        <w:gridCol w:w="1469"/>
        <w:gridCol w:w="2742"/>
      </w:tblGrid>
      <w:tr w:rsidR="00986AD5" w14:paraId="371383DA" w14:textId="77777777">
        <w:trPr>
          <w:trHeight w:hRule="exact" w:val="340"/>
        </w:trPr>
        <w:tc>
          <w:tcPr>
            <w:tcW w:w="1518" w:type="dxa"/>
            <w:tcBorders>
              <w:top w:val="single" w:sz="4" w:space="0" w:color="31849B"/>
              <w:left w:val="nil"/>
              <w:bottom w:val="single" w:sz="4" w:space="0" w:color="31849B"/>
              <w:right w:val="nil"/>
            </w:tcBorders>
            <w:shd w:val="clear" w:color="auto" w:fill="DBEFF4"/>
            <w:tcMar>
              <w:top w:w="60" w:type="dxa"/>
              <w:bottom w:w="60" w:type="dxa"/>
            </w:tcMar>
            <w:vAlign w:val="center"/>
          </w:tcPr>
          <w:p w14:paraId="4EBD12AE"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lastRenderedPageBreak/>
              <w:t>检测内容</w:t>
            </w:r>
          </w:p>
        </w:tc>
        <w:tc>
          <w:tcPr>
            <w:tcW w:w="4430" w:type="dxa"/>
            <w:tcBorders>
              <w:top w:val="single" w:sz="4" w:space="0" w:color="31849B"/>
              <w:left w:val="nil"/>
              <w:bottom w:val="single" w:sz="4" w:space="0" w:color="31849B"/>
              <w:right w:val="nil"/>
            </w:tcBorders>
            <w:shd w:val="clear" w:color="auto" w:fill="DBEFF4"/>
            <w:tcMar>
              <w:top w:w="60" w:type="dxa"/>
              <w:bottom w:w="60" w:type="dxa"/>
            </w:tcMar>
            <w:vAlign w:val="center"/>
          </w:tcPr>
          <w:p w14:paraId="468281C4"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检测结果</w:t>
            </w:r>
          </w:p>
        </w:tc>
        <w:tc>
          <w:tcPr>
            <w:tcW w:w="1469" w:type="dxa"/>
            <w:tcBorders>
              <w:top w:val="single" w:sz="4" w:space="0" w:color="31849B"/>
              <w:left w:val="nil"/>
              <w:bottom w:val="single" w:sz="4" w:space="0" w:color="31849B"/>
              <w:right w:val="nil"/>
            </w:tcBorders>
            <w:shd w:val="clear" w:color="auto" w:fill="DBEFF4"/>
            <w:tcMar>
              <w:top w:w="60" w:type="dxa"/>
              <w:bottom w:w="60" w:type="dxa"/>
            </w:tcMar>
            <w:vAlign w:val="center"/>
          </w:tcPr>
          <w:p w14:paraId="17B90CE7" w14:textId="1B76892A" w:rsidR="00986AD5" w:rsidRDefault="00F51FF9">
            <w:pPr>
              <w:spacing w:line="240" w:lineRule="exact"/>
              <w:jc w:val="center"/>
              <w:rPr>
                <w:b/>
                <w:snapToGrid w:val="0"/>
                <w:color w:val="31849B"/>
                <w:spacing w:val="6"/>
                <w:sz w:val="18"/>
                <w:szCs w:val="18"/>
              </w:rPr>
            </w:pPr>
            <w:r>
              <w:rPr>
                <w:rFonts w:hint="eastAsia"/>
                <w:b/>
                <w:snapToGrid w:val="0"/>
                <w:color w:val="31849B"/>
                <w:spacing w:val="6"/>
                <w:sz w:val="18"/>
                <w:szCs w:val="18"/>
              </w:rPr>
              <w:t>基因型/</w:t>
            </w:r>
            <w:r w:rsidR="00B85C6E">
              <w:rPr>
                <w:rFonts w:hint="eastAsia"/>
                <w:b/>
                <w:snapToGrid w:val="0"/>
                <w:color w:val="31849B"/>
                <w:spacing w:val="6"/>
                <w:sz w:val="18"/>
                <w:szCs w:val="18"/>
              </w:rPr>
              <w:t>丰度</w:t>
            </w:r>
          </w:p>
        </w:tc>
        <w:tc>
          <w:tcPr>
            <w:tcW w:w="2742" w:type="dxa"/>
            <w:tcBorders>
              <w:top w:val="single" w:sz="4" w:space="0" w:color="31849B"/>
              <w:left w:val="nil"/>
              <w:bottom w:val="single" w:sz="4" w:space="0" w:color="31849B"/>
              <w:right w:val="nil"/>
            </w:tcBorders>
            <w:shd w:val="clear" w:color="auto" w:fill="DBEFF4"/>
            <w:tcMar>
              <w:top w:w="60" w:type="dxa"/>
              <w:bottom w:w="60" w:type="dxa"/>
            </w:tcMar>
            <w:vAlign w:val="center"/>
          </w:tcPr>
          <w:p w14:paraId="3130C572"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变异解读</w:t>
            </w:r>
          </w:p>
        </w:tc>
      </w:tr>
      <w:tr w:rsidR="00986AD5" w14:paraId="706670FC" w14:textId="77777777">
        <w:trPr>
          <w:trHeight w:val="340"/>
        </w:trPr>
        <w:tc>
          <w:tcPr>
            <w:tcW w:w="1518" w:type="dxa"/>
            <w:shd w:val="clear" w:color="auto" w:fill="auto"/>
            <w:tcMar>
              <w:top w:w="28" w:type="dxa"/>
              <w:bottom w:w="28" w:type="dxa"/>
            </w:tcMar>
            <w:vAlign w:val="center"/>
          </w:tcPr>
          <w:p w14:paraId="02B60915"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HRD状态</w:t>
            </w:r>
          </w:p>
        </w:tc>
        <w:tc>
          <w:tcPr>
            <w:tcW w:w="4430" w:type="dxa"/>
            <w:shd w:val="clear" w:color="auto" w:fill="auto"/>
            <w:tcMar>
              <w:top w:w="28" w:type="dxa"/>
              <w:bottom w:w="28" w:type="dxa"/>
            </w:tcMar>
            <w:vAlign w:val="center"/>
          </w:tcPr>
          <w:p w14:paraId="5DF3C789" w14:textId="77777777" w:rsidR="002C7F84"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000000" w:themeColor="text1"/>
                <w:sz w:val="17"/>
                <w:szCs w:val="17"/>
              </w:rPr>
              <w:t xml:space="preserve">{% if </w:t>
            </w:r>
            <w:proofErr w:type="spellStart"/>
            <w:r w:rsidRPr="00063D68">
              <w:rPr>
                <w:rFonts w:ascii="思源黑体 CN Normal" w:eastAsia="思源黑体 CN Normal" w:hAnsi="思源黑体 CN Normal"/>
                <w:color w:val="000000" w:themeColor="text1"/>
                <w:sz w:val="17"/>
                <w:szCs w:val="17"/>
              </w:rPr>
              <w:t>var.hrd.gss.var_id</w:t>
            </w:r>
            <w:proofErr w:type="spellEnd"/>
            <w:r w:rsidRPr="00063D68">
              <w:rPr>
                <w:rFonts w:ascii="思源黑体 CN Normal" w:eastAsia="思源黑体 CN Normal" w:hAnsi="思源黑体 CN Normal"/>
                <w:color w:val="000000" w:themeColor="text1"/>
                <w:sz w:val="17"/>
                <w:szCs w:val="17"/>
              </w:rPr>
              <w:t>==</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HRD+</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%}阳性{% else%}阴性{%if var.brca_v1.B1_L5+ var.brca_v1.B1_L4 + var.hrd.somatic_I_II_brca1 + var.brca_v1.B2_L5+ var.brca_v1.B2_L4 + var.hrd.somatic_I_II_brca2%}</w:t>
            </w:r>
          </w:p>
          <w:p w14:paraId="1C8717AA" w14:textId="17CAE65A" w:rsidR="00986AD5" w:rsidRDefault="00063D68">
            <w:pPr>
              <w:spacing w:line="240" w:lineRule="exact"/>
              <w:jc w:val="center"/>
              <w:rPr>
                <w:rFonts w:ascii="思源黑体 CN Normal" w:eastAsia="思源黑体 CN Normal" w:hAnsi="思源黑体 CN Normal"/>
                <w:color w:val="000000" w:themeColor="text1"/>
                <w:sz w:val="17"/>
                <w:szCs w:val="17"/>
              </w:rPr>
            </w:pPr>
            <w:r w:rsidRPr="00063D68">
              <w:rPr>
                <w:rFonts w:ascii="思源黑体 CN Normal" w:eastAsia="思源黑体 CN Normal" w:hAnsi="思源黑体 CN Normal"/>
                <w:color w:val="FF0000"/>
                <w:sz w:val="17"/>
                <w:szCs w:val="17"/>
                <w:highlight w:val="yellow"/>
              </w:rPr>
              <w:t>阴阳性判定需要结合BRCA v1数据，请人工处理！</w:t>
            </w:r>
            <w:r w:rsidRPr="00063D68">
              <w:rPr>
                <w:rFonts w:ascii="思源黑体 CN Normal" w:eastAsia="思源黑体 CN Normal" w:hAnsi="思源黑体 CN Normal"/>
                <w:color w:val="000000" w:themeColor="text1"/>
                <w:sz w:val="17"/>
                <w:szCs w:val="17"/>
              </w:rPr>
              <w:t>{%endif</w:t>
            </w:r>
            <w:proofErr w:type="gramStart"/>
            <w:r w:rsidRPr="00063D68">
              <w:rPr>
                <w:rFonts w:ascii="思源黑体 CN Normal" w:eastAsia="思源黑体 CN Normal" w:hAnsi="思源黑体 CN Normal"/>
                <w:color w:val="000000" w:themeColor="text1"/>
                <w:sz w:val="17"/>
                <w:szCs w:val="17"/>
              </w:rPr>
              <w:t>%}{</w:t>
            </w:r>
            <w:proofErr w:type="gramEnd"/>
            <w:r w:rsidRPr="00063D68">
              <w:rPr>
                <w:rFonts w:ascii="思源黑体 CN Normal" w:eastAsia="思源黑体 CN Normal" w:hAnsi="思源黑体 CN Normal"/>
                <w:color w:val="000000" w:themeColor="text1"/>
                <w:sz w:val="17"/>
                <w:szCs w:val="17"/>
              </w:rPr>
              <w:t>% endif%}</w:t>
            </w:r>
          </w:p>
        </w:tc>
        <w:tc>
          <w:tcPr>
            <w:tcW w:w="1469" w:type="dxa"/>
            <w:shd w:val="clear" w:color="auto" w:fill="auto"/>
            <w:tcMar>
              <w:top w:w="28" w:type="dxa"/>
              <w:bottom w:w="28" w:type="dxa"/>
            </w:tcMar>
            <w:vAlign w:val="center"/>
          </w:tcPr>
          <w:p w14:paraId="05A38E9C" w14:textId="77777777" w:rsidR="00986AD5" w:rsidRDefault="00B85C6E">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742" w:type="dxa"/>
            <w:shd w:val="clear" w:color="auto" w:fill="auto"/>
            <w:tcMar>
              <w:top w:w="28" w:type="dxa"/>
              <w:bottom w:w="28" w:type="dxa"/>
            </w:tcMar>
            <w:vAlign w:val="center"/>
          </w:tcPr>
          <w:p w14:paraId="32804A34" w14:textId="0975250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if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==5%}</w:t>
            </w:r>
          </w:p>
          <w:p w14:paraId="43CE7547"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I类-强临床意义</w:t>
            </w:r>
          </w:p>
          <w:p w14:paraId="14AD2D7F" w14:textId="748A66C9"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 xml:space="preserve">{%p </w:t>
            </w:r>
            <w:proofErr w:type="spellStart"/>
            <w:r w:rsidRPr="00FD3DB6">
              <w:rPr>
                <w:rFonts w:cs="Times New Roman (正文 CS 字体)"/>
                <w:snapToGrid w:val="0"/>
                <w:spacing w:val="6"/>
                <w:sz w:val="17"/>
                <w:szCs w:val="17"/>
              </w:rPr>
              <w:t>elif</w:t>
            </w:r>
            <w:proofErr w:type="spellEnd"/>
            <w:r w:rsidRPr="00FD3DB6">
              <w:rPr>
                <w:rFonts w:cs="Times New Roman (正文 CS 字体)"/>
                <w:snapToGrid w:val="0"/>
                <w:spacing w:val="6"/>
                <w:sz w:val="17"/>
                <w:szCs w:val="17"/>
              </w:rPr>
              <w:t xml:space="preserve"> </w:t>
            </w:r>
            <w:proofErr w:type="spellStart"/>
            <w:proofErr w:type="gramStart"/>
            <w:r w:rsidRPr="00FD3DB6">
              <w:rPr>
                <w:rFonts w:cs="Times New Roman (正文 CS 字体)"/>
                <w:snapToGrid w:val="0"/>
                <w:spacing w:val="6"/>
                <w:sz w:val="17"/>
                <w:szCs w:val="17"/>
              </w:rPr>
              <w:t>var.</w:t>
            </w:r>
            <w:r w:rsidRPr="00FD3DB6">
              <w:rPr>
                <w:rFonts w:cs="Times New Roman (正文 CS 字体)" w:hint="eastAsia"/>
                <w:snapToGrid w:val="0"/>
                <w:spacing w:val="6"/>
                <w:sz w:val="17"/>
                <w:szCs w:val="17"/>
              </w:rPr>
              <w:t>hrd</w:t>
            </w:r>
            <w:r w:rsidRPr="00FD3DB6">
              <w:rPr>
                <w:rFonts w:cs="Times New Roman (正文 CS 字体)"/>
                <w:snapToGrid w:val="0"/>
                <w:spacing w:val="6"/>
                <w:sz w:val="17"/>
                <w:szCs w:val="17"/>
              </w:rPr>
              <w:t>.gss.level</w:t>
            </w:r>
            <w:proofErr w:type="gramEnd"/>
            <w:r w:rsidRPr="00FD3DB6">
              <w:rPr>
                <w:rFonts w:cs="Times New Roman (正文 CS 字体)"/>
                <w:snapToGrid w:val="0"/>
                <w:spacing w:val="6"/>
                <w:sz w:val="17"/>
                <w:szCs w:val="17"/>
              </w:rPr>
              <w:t>_num</w:t>
            </w:r>
            <w:proofErr w:type="spellEnd"/>
            <w:r w:rsidRPr="00FD3DB6">
              <w:rPr>
                <w:rFonts w:cs="Times New Roman (正文 CS 字体)"/>
                <w:snapToGrid w:val="0"/>
                <w:spacing w:val="6"/>
                <w:sz w:val="17"/>
                <w:szCs w:val="17"/>
              </w:rPr>
              <w:t>==4%}</w:t>
            </w:r>
          </w:p>
          <w:p w14:paraId="7FBBA0D2"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hint="eastAsia"/>
                <w:snapToGrid w:val="0"/>
                <w:spacing w:val="6"/>
                <w:sz w:val="17"/>
                <w:szCs w:val="17"/>
              </w:rPr>
              <w:t>II类-潜在临床意义</w:t>
            </w:r>
          </w:p>
          <w:p w14:paraId="57BDB8C1" w14:textId="328A53BF"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else%}</w:t>
            </w:r>
          </w:p>
          <w:p w14:paraId="2465A2C0" w14:textId="77777777" w:rsidR="000120C7"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w:t>
            </w:r>
          </w:p>
          <w:p w14:paraId="6EA2A37A" w14:textId="2C9C3FDF" w:rsidR="00986AD5" w:rsidRPr="00FD3DB6" w:rsidRDefault="000120C7" w:rsidP="000120C7">
            <w:pPr>
              <w:spacing w:line="240" w:lineRule="exact"/>
              <w:jc w:val="center"/>
              <w:rPr>
                <w:rFonts w:cs="Times New Roman (正文 CS 字体)"/>
                <w:snapToGrid w:val="0"/>
                <w:spacing w:val="6"/>
                <w:sz w:val="17"/>
                <w:szCs w:val="17"/>
              </w:rPr>
            </w:pPr>
            <w:r w:rsidRPr="00FD3DB6">
              <w:rPr>
                <w:rFonts w:cs="Times New Roman (正文 CS 字体)"/>
                <w:snapToGrid w:val="0"/>
                <w:spacing w:val="6"/>
                <w:sz w:val="17"/>
                <w:szCs w:val="17"/>
              </w:rPr>
              <w:t>{%p endif%}</w:t>
            </w:r>
          </w:p>
        </w:tc>
      </w:tr>
      <w:tr w:rsidR="003C7868" w14:paraId="1168DFDC" w14:textId="77777777" w:rsidTr="002D60BE">
        <w:trPr>
          <w:trHeight w:val="340"/>
        </w:trPr>
        <w:tc>
          <w:tcPr>
            <w:tcW w:w="10159" w:type="dxa"/>
            <w:gridSpan w:val="4"/>
            <w:shd w:val="clear" w:color="auto" w:fill="auto"/>
            <w:tcMar>
              <w:top w:w="28" w:type="dxa"/>
              <w:bottom w:w="28" w:type="dxa"/>
            </w:tcMar>
            <w:vAlign w:val="center"/>
          </w:tcPr>
          <w:p w14:paraId="50C0D99B" w14:textId="594F68AE"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{%tr for a in </w:t>
            </w:r>
            <w:proofErr w:type="spellStart"/>
            <w:proofErr w:type="gramStart"/>
            <w:r w:rsidRPr="003C7868">
              <w:rPr>
                <w:rFonts w:ascii="思源黑体 CN Normal" w:eastAsia="思源黑体 CN Normal" w:hAnsi="思源黑体 CN Normal"/>
                <w:color w:val="000000" w:themeColor="text1"/>
                <w:sz w:val="17"/>
                <w:szCs w:val="17"/>
              </w:rPr>
              <w:t>var.</w:t>
            </w:r>
            <w:r>
              <w:rPr>
                <w:rFonts w:ascii="思源黑体 CN Normal" w:eastAsia="思源黑体 CN Normal" w:hAnsi="思源黑体 CN Normal" w:hint="eastAsia"/>
                <w:color w:val="000000" w:themeColor="text1"/>
                <w:sz w:val="17"/>
                <w:szCs w:val="17"/>
              </w:rPr>
              <w:t>hrd</w:t>
            </w:r>
            <w:r>
              <w:rPr>
                <w:rFonts w:ascii="思源黑体 CN Normal" w:eastAsia="思源黑体 CN Normal" w:hAnsi="思源黑体 CN Normal"/>
                <w:color w:val="000000" w:themeColor="text1"/>
                <w:sz w:val="17"/>
                <w:szCs w:val="17"/>
              </w:rPr>
              <w:t>.parp</w:t>
            </w:r>
            <w:proofErr w:type="gramEnd"/>
            <w:r>
              <w:rPr>
                <w:rFonts w:ascii="思源黑体 CN Normal" w:eastAsia="思源黑体 CN Normal" w:hAnsi="思源黑体 CN Normal"/>
                <w:color w:val="000000" w:themeColor="text1"/>
                <w:sz w:val="17"/>
                <w:szCs w:val="17"/>
              </w:rPr>
              <w:t>_result</w:t>
            </w:r>
            <w:proofErr w:type="spellEnd"/>
            <w:r w:rsidRPr="003C7868">
              <w:rPr>
                <w:rFonts w:ascii="思源黑体 CN Normal" w:eastAsia="思源黑体 CN Normal" w:hAnsi="思源黑体 CN Normal"/>
                <w:color w:val="000000" w:themeColor="text1"/>
                <w:sz w:val="17"/>
                <w:szCs w:val="17"/>
              </w:rPr>
              <w:t>%}</w:t>
            </w:r>
          </w:p>
        </w:tc>
      </w:tr>
      <w:tr w:rsidR="003C7868" w14:paraId="7F9C363A" w14:textId="77777777">
        <w:trPr>
          <w:trHeight w:val="340"/>
        </w:trPr>
        <w:tc>
          <w:tcPr>
            <w:tcW w:w="1518" w:type="dxa"/>
            <w:shd w:val="clear" w:color="auto" w:fill="auto"/>
            <w:tcMar>
              <w:top w:w="28" w:type="dxa"/>
              <w:bottom w:w="28" w:type="dxa"/>
            </w:tcMar>
            <w:vAlign w:val="center"/>
          </w:tcPr>
          <w:p w14:paraId="0D8C4443" w14:textId="7D63CE0D"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_symbol</w:t>
            </w:r>
            <w:proofErr w:type="spellEnd"/>
            <w:r w:rsidRPr="003C7868">
              <w:rPr>
                <w:rFonts w:ascii="思源黑体 CN Normal" w:eastAsia="思源黑体 CN Normal" w:hAnsi="思源黑体 CN Normal"/>
                <w:color w:val="000000" w:themeColor="text1"/>
                <w:sz w:val="17"/>
                <w:szCs w:val="17"/>
              </w:rPr>
              <w:t>}}</w:t>
            </w:r>
          </w:p>
        </w:tc>
        <w:tc>
          <w:tcPr>
            <w:tcW w:w="4430" w:type="dxa"/>
            <w:shd w:val="clear" w:color="auto" w:fill="auto"/>
            <w:tcMar>
              <w:top w:w="28" w:type="dxa"/>
              <w:bottom w:w="28" w:type="dxa"/>
            </w:tcMar>
            <w:vAlign w:val="center"/>
          </w:tcPr>
          <w:p w14:paraId="739D6450"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7E507971" w14:textId="77777777" w:rsidR="003C7868" w:rsidRP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a.gene</w:t>
            </w:r>
            <w:proofErr w:type="gramEnd"/>
            <w:r w:rsidRPr="003C7868">
              <w:rPr>
                <w:rFonts w:ascii="思源黑体 CN Normal" w:eastAsia="思源黑体 CN Normal" w:hAnsi="思源黑体 CN Normal"/>
                <w:color w:val="000000" w:themeColor="text1"/>
                <w:sz w:val="17"/>
                <w:szCs w:val="17"/>
              </w:rPr>
              <w:t>_region</w:t>
            </w:r>
            <w:proofErr w:type="spellEnd"/>
            <w:r w:rsidRPr="003C7868">
              <w:rPr>
                <w:rFonts w:ascii="思源黑体 CN Normal" w:eastAsia="思源黑体 CN Normal" w:hAnsi="思源黑体 CN Normal"/>
                <w:color w:val="000000" w:themeColor="text1"/>
                <w:sz w:val="17"/>
                <w:szCs w:val="17"/>
              </w:rPr>
              <w:t>}} {{</w:t>
            </w:r>
            <w:proofErr w:type="spellStart"/>
            <w:r w:rsidRPr="003C7868">
              <w:rPr>
                <w:rFonts w:ascii="思源黑体 CN Normal" w:eastAsia="思源黑体 CN Normal" w:hAnsi="思源黑体 CN Normal"/>
                <w:color w:val="000000" w:themeColor="text1"/>
                <w:sz w:val="17"/>
                <w:szCs w:val="17"/>
              </w:rPr>
              <w:t>a.hgvs_c</w:t>
            </w:r>
            <w:proofErr w:type="spellEnd"/>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 xml:space="preserve"> != “p.?”%} {{</w:t>
            </w:r>
            <w:proofErr w:type="spellStart"/>
            <w:r w:rsidRPr="003C7868">
              <w:rPr>
                <w:rFonts w:ascii="思源黑体 CN Normal" w:eastAsia="思源黑体 CN Normal" w:hAnsi="思源黑体 CN Normal"/>
                <w:color w:val="000000" w:themeColor="text1"/>
                <w:sz w:val="17"/>
                <w:szCs w:val="17"/>
              </w:rPr>
              <w:t>a.hgvs_p</w:t>
            </w:r>
            <w:proofErr w:type="spellEnd"/>
            <w:r w:rsidRPr="003C7868">
              <w:rPr>
                <w:rFonts w:ascii="思源黑体 CN Normal" w:eastAsia="思源黑体 CN Normal" w:hAnsi="思源黑体 CN Normal"/>
                <w:color w:val="000000" w:themeColor="text1"/>
                <w:sz w:val="17"/>
                <w:szCs w:val="17"/>
              </w:rPr>
              <w:t>}}{%endif%}</w:t>
            </w:r>
          </w:p>
          <w:p w14:paraId="1EE92A0D"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w:t>
            </w:r>
            <w:proofErr w:type="spellStart"/>
            <w:proofErr w:type="gramStart"/>
            <w:r w:rsidRPr="003C7868">
              <w:rPr>
                <w:rFonts w:ascii="思源黑体 CN Normal" w:eastAsia="思源黑体 CN Normal" w:hAnsi="思源黑体 CN Normal"/>
                <w:color w:val="000000" w:themeColor="text1"/>
                <w:sz w:val="17"/>
                <w:szCs w:val="17"/>
              </w:rPr>
              <w:t>a.transcript</w:t>
            </w:r>
            <w:proofErr w:type="gramEnd"/>
            <w:r w:rsidRPr="003C7868">
              <w:rPr>
                <w:rFonts w:ascii="思源黑体 CN Normal" w:eastAsia="思源黑体 CN Normal" w:hAnsi="思源黑体 CN Normal"/>
                <w:color w:val="000000" w:themeColor="text1"/>
                <w:sz w:val="17"/>
                <w:szCs w:val="17"/>
              </w:rPr>
              <w:t>_primary</w:t>
            </w:r>
            <w:proofErr w:type="spellEnd"/>
            <w:r w:rsidRPr="003C7868">
              <w:rPr>
                <w:rFonts w:ascii="思源黑体 CN Normal" w:eastAsia="思源黑体 CN Normal" w:hAnsi="思源黑体 CN Normal"/>
                <w:color w:val="000000" w:themeColor="text1"/>
                <w:sz w:val="17"/>
                <w:szCs w:val="17"/>
              </w:rPr>
              <w:t>}}</w:t>
            </w:r>
          </w:p>
          <w:p w14:paraId="01539064" w14:textId="521BC90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0EFCF23C" w14:textId="088CCF68" w:rsid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_symbol</w:t>
            </w:r>
            <w:proofErr w:type="spellEnd"/>
            <w:r>
              <w:rPr>
                <w:rFonts w:ascii="思源黑体 CN Normal" w:eastAsia="思源黑体 CN Normal" w:hAnsi="思源黑体 CN Normal"/>
                <w:color w:val="000000" w:themeColor="text1"/>
                <w:sz w:val="17"/>
                <w:szCs w:val="17"/>
              </w:rPr>
              <w:t xml:space="preserve"> in [“BRCA1”, “BRCA2”]%}</w:t>
            </w:r>
          </w:p>
          <w:p w14:paraId="3600D0CB" w14:textId="77777777"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未检测到致病性、疑似致病性、意义不明确胚系变异</w:t>
            </w:r>
          </w:p>
          <w:p w14:paraId="6C1862BD" w14:textId="5856DB81" w:rsidR="00AB4310" w:rsidRPr="00BF5C59" w:rsidRDefault="00AB4310" w:rsidP="00AB4310">
            <w:pPr>
              <w:spacing w:line="240" w:lineRule="exact"/>
              <w:jc w:val="center"/>
              <w:rPr>
                <w:rFonts w:ascii="思源黑体 CN Normal" w:eastAsia="思源黑体 CN Normal" w:hAnsi="思源黑体 CN Normal"/>
                <w:color w:val="000000" w:themeColor="text1"/>
                <w:sz w:val="17"/>
                <w:szCs w:val="17"/>
              </w:rPr>
            </w:pPr>
            <w:r w:rsidRPr="00BF5C59">
              <w:rPr>
                <w:rFonts w:ascii="思源黑体 CN Normal" w:eastAsia="思源黑体 CN Normal" w:hAnsi="思源黑体 CN Normal" w:hint="eastAsia"/>
                <w:color w:val="000000" w:themeColor="text1"/>
                <w:sz w:val="17"/>
                <w:szCs w:val="17"/>
              </w:rPr>
              <w:t>未检测到具有临床意义、临床意义不明的体细胞变异</w:t>
            </w:r>
          </w:p>
          <w:p w14:paraId="4EAFB8FB" w14:textId="0D222E1D" w:rsidR="00F51FF9" w:rsidRPr="00F51FF9" w:rsidRDefault="00F51FF9"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74C5E470"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未检测到具有临床意义或临床意义不明的变异</w:t>
            </w:r>
          </w:p>
          <w:p w14:paraId="59237B41" w14:textId="7799C3D3"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1469" w:type="dxa"/>
            <w:shd w:val="clear" w:color="auto" w:fill="auto"/>
            <w:tcMar>
              <w:top w:w="28" w:type="dxa"/>
              <w:bottom w:w="28" w:type="dxa"/>
            </w:tcMar>
            <w:vAlign w:val="center"/>
          </w:tcPr>
          <w:p w14:paraId="1B47663E"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63A563C2" w14:textId="3F53938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4A9745AF" w14:textId="52F7ED6F" w:rsidR="003C7868" w:rsidRDefault="003C7868">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{%if </w:t>
            </w:r>
            <w:proofErr w:type="spellStart"/>
            <w:r w:rsidRPr="003C7868">
              <w:rPr>
                <w:rFonts w:ascii="思源黑体 CN Normal" w:eastAsia="思源黑体 CN Normal" w:hAnsi="思源黑体 CN Normal"/>
                <w:color w:val="000000" w:themeColor="text1"/>
                <w:sz w:val="17"/>
                <w:szCs w:val="17"/>
              </w:rPr>
              <w:t>a.freq</w:t>
            </w:r>
            <w:proofErr w:type="spellEnd"/>
            <w:r w:rsidRPr="003C7868">
              <w:rPr>
                <w:rFonts w:ascii="思源黑体 CN Normal" w:eastAsia="思源黑体 CN Normal" w:hAnsi="思源黑体 CN Normal"/>
                <w:color w:val="000000" w:themeColor="text1"/>
                <w:sz w:val="17"/>
                <w:szCs w:val="17"/>
              </w:rPr>
              <w:t>&gt;=0.85%}纯合{%else%}杂合{%endif%}</w:t>
            </w:r>
          </w:p>
          <w:p w14:paraId="61B71C5A"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681C8FF" w14:textId="3E57DF51"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48198697"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A5C1C52"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2FABD534" w14:textId="77777777" w:rsidR="0021792D" w:rsidRDefault="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13C604E" w14:textId="15436CEE" w:rsidR="0021792D" w:rsidRPr="003C7868" w:rsidRDefault="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c>
          <w:tcPr>
            <w:tcW w:w="2742" w:type="dxa"/>
            <w:shd w:val="clear" w:color="auto" w:fill="auto"/>
            <w:tcMar>
              <w:top w:w="28" w:type="dxa"/>
              <w:bottom w:w="28" w:type="dxa"/>
            </w:tcMar>
            <w:vAlign w:val="center"/>
          </w:tcPr>
          <w:p w14:paraId="0272363F"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 xml:space="preserve">{%p if </w:t>
            </w:r>
            <w:proofErr w:type="spellStart"/>
            <w:proofErr w:type="gramStart"/>
            <w:r w:rsidRPr="003C7868">
              <w:rPr>
                <w:rFonts w:ascii="思源黑体 CN Normal" w:eastAsia="思源黑体 CN Normal" w:hAnsi="思源黑体 CN Normal"/>
                <w:color w:val="000000" w:themeColor="text1"/>
                <w:sz w:val="17"/>
                <w:szCs w:val="17"/>
              </w:rPr>
              <w:t>a.hgvs</w:t>
            </w:r>
            <w:proofErr w:type="gramEnd"/>
            <w:r w:rsidRPr="003C7868">
              <w:rPr>
                <w:rFonts w:ascii="思源黑体 CN Normal" w:eastAsia="思源黑体 CN Normal" w:hAnsi="思源黑体 CN Normal"/>
                <w:color w:val="000000" w:themeColor="text1"/>
                <w:sz w:val="17"/>
                <w:szCs w:val="17"/>
              </w:rPr>
              <w:t>_c</w:t>
            </w:r>
            <w:proofErr w:type="spellEnd"/>
            <w:r w:rsidRPr="003C7868">
              <w:rPr>
                <w:rFonts w:ascii="思源黑体 CN Normal" w:eastAsia="思源黑体 CN Normal" w:hAnsi="思源黑体 CN Normal"/>
                <w:color w:val="000000" w:themeColor="text1"/>
                <w:sz w:val="17"/>
                <w:szCs w:val="17"/>
              </w:rPr>
              <w:t>%}</w:t>
            </w:r>
          </w:p>
          <w:p w14:paraId="1BF39F66" w14:textId="77A2AC9E"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a.var_origin</w:t>
            </w:r>
            <w:proofErr w:type="spellEnd"/>
            <w:r>
              <w:rPr>
                <w:rFonts w:ascii="思源黑体 CN Normal" w:eastAsia="思源黑体 CN Normal" w:hAnsi="思源黑体 CN Normal"/>
                <w:color w:val="000000" w:themeColor="text1"/>
                <w:sz w:val="17"/>
                <w:szCs w:val="17"/>
              </w:rPr>
              <w:t xml:space="preserve"> == “</w:t>
            </w:r>
            <w:proofErr w:type="gramStart"/>
            <w:r>
              <w:rPr>
                <w:rFonts w:ascii="思源黑体 CN Normal" w:eastAsia="思源黑体 CN Normal" w:hAnsi="思源黑体 CN Normal"/>
                <w:color w:val="000000" w:themeColor="text1"/>
                <w:sz w:val="17"/>
                <w:szCs w:val="17"/>
              </w:rPr>
              <w:t>germline”%</w:t>
            </w:r>
            <w:proofErr w:type="gramEnd"/>
            <w:r>
              <w:rPr>
                <w:rFonts w:ascii="思源黑体 CN Normal" w:eastAsia="思源黑体 CN Normal" w:hAnsi="思源黑体 CN Normal"/>
                <w:color w:val="000000" w:themeColor="text1"/>
                <w:sz w:val="17"/>
                <w:szCs w:val="17"/>
              </w:rPr>
              <w:t>}</w:t>
            </w:r>
          </w:p>
          <w:p w14:paraId="72106E92" w14:textId="5C7E8D46" w:rsidR="003C7868"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_num_g</w:t>
            </w:r>
            <w:proofErr w:type="spellEnd"/>
            <w:r>
              <w:rPr>
                <w:rFonts w:ascii="思源黑体 CN Normal" w:eastAsia="思源黑体 CN Normal" w:hAnsi="思源黑体 CN Normal"/>
                <w:color w:val="000000" w:themeColor="text1"/>
                <w:sz w:val="17"/>
                <w:szCs w:val="17"/>
              </w:rPr>
              <w:t xml:space="preserve"> == 5%}</w:t>
            </w:r>
          </w:p>
          <w:p w14:paraId="7DFEA0D3" w14:textId="0550B655"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5-</w:t>
            </w:r>
            <w:r>
              <w:rPr>
                <w:rFonts w:ascii="思源黑体 CN Normal" w:eastAsia="思源黑体 CN Normal" w:hAnsi="思源黑体 CN Normal" w:hint="eastAsia"/>
                <w:color w:val="000000" w:themeColor="text1"/>
                <w:sz w:val="17"/>
                <w:szCs w:val="17"/>
              </w:rPr>
              <w:t>致病性变异</w:t>
            </w:r>
          </w:p>
          <w:p w14:paraId="046F9075" w14:textId="35364308"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else</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DB6526F" w14:textId="21BF22EF"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4-疑似致病性</w:t>
            </w:r>
          </w:p>
          <w:p w14:paraId="36F2F277" w14:textId="40A94B77" w:rsidR="004D1EDC" w:rsidRP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76158354" w14:textId="77777777" w:rsidR="003C7868" w:rsidRDefault="003C7868" w:rsidP="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D03807D" w14:textId="4E570578" w:rsidR="003C7868"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 xml:space="preserve">{%p if </w:t>
            </w:r>
            <w:proofErr w:type="spellStart"/>
            <w:r w:rsidRPr="004D1EDC">
              <w:rPr>
                <w:rFonts w:ascii="思源黑体 CN Normal" w:eastAsia="思源黑体 CN Normal" w:hAnsi="思源黑体 CN Normal"/>
                <w:color w:val="000000" w:themeColor="text1"/>
                <w:sz w:val="17"/>
                <w:szCs w:val="17"/>
              </w:rPr>
              <w:t>a.evi_sum.evi_split</w:t>
            </w:r>
            <w:proofErr w:type="spellEnd"/>
            <w:r w:rsidRPr="004D1EDC">
              <w:rPr>
                <w:rFonts w:ascii="思源黑体 CN Normal" w:eastAsia="思源黑体 CN Normal" w:hAnsi="思源黑体 CN Normal"/>
                <w:color w:val="000000" w:themeColor="text1"/>
                <w:sz w:val="17"/>
                <w:szCs w:val="17"/>
              </w:rPr>
              <w:t xml:space="preserve"> and (</w:t>
            </w:r>
            <w:proofErr w:type="spellStart"/>
            <w:r w:rsidRPr="004D1EDC">
              <w:rPr>
                <w:rFonts w:ascii="思源黑体 CN Normal" w:eastAsia="思源黑体 CN Normal" w:hAnsi="思源黑体 CN Normal"/>
                <w:color w:val="000000" w:themeColor="text1"/>
                <w:sz w:val="17"/>
                <w:szCs w:val="17"/>
              </w:rPr>
              <w:t>a.evi_sum.evi_</w:t>
            </w:r>
            <w:proofErr w:type="gramStart"/>
            <w:r w:rsidRPr="004D1EDC">
              <w:rPr>
                <w:rFonts w:ascii="思源黑体 CN Normal" w:eastAsia="思源黑体 CN Normal" w:hAnsi="思源黑体 CN Normal"/>
                <w:color w:val="000000" w:themeColor="text1"/>
                <w:sz w:val="17"/>
                <w:szCs w:val="17"/>
              </w:rPr>
              <w:t>split.Predictive</w:t>
            </w:r>
            <w:proofErr w:type="spellEnd"/>
            <w:proofErr w:type="gram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a.evi_sum.evi_split.Prognostic</w:t>
            </w:r>
            <w:proofErr w:type="spellEnd"/>
            <w:r w:rsidRPr="004D1EDC">
              <w:rPr>
                <w:rFonts w:ascii="思源黑体 CN Normal" w:eastAsia="思源黑体 CN Normal" w:hAnsi="思源黑体 CN Normal"/>
                <w:color w:val="000000" w:themeColor="text1"/>
                <w:sz w:val="17"/>
                <w:szCs w:val="17"/>
              </w:rPr>
              <w:t xml:space="preserve"> or </w:t>
            </w:r>
            <w:proofErr w:type="spellStart"/>
            <w:r w:rsidRPr="004D1EDC">
              <w:rPr>
                <w:rFonts w:ascii="思源黑体 CN Normal" w:eastAsia="思源黑体 CN Normal" w:hAnsi="思源黑体 CN Normal"/>
                <w:color w:val="000000" w:themeColor="text1"/>
                <w:sz w:val="17"/>
                <w:szCs w:val="17"/>
              </w:rPr>
              <w:t>a.evi_sum.evi_split.Diagnostic</w:t>
            </w:r>
            <w:proofErr w:type="spellEnd"/>
            <w:r w:rsidRPr="004D1EDC">
              <w:rPr>
                <w:rFonts w:ascii="思源黑体 CN Normal" w:eastAsia="思源黑体 CN Normal" w:hAnsi="思源黑体 CN Normal"/>
                <w:color w:val="000000" w:themeColor="text1"/>
                <w:sz w:val="17"/>
                <w:szCs w:val="17"/>
              </w:rPr>
              <w:t>)%}</w:t>
            </w:r>
          </w:p>
          <w:p w14:paraId="7B79B3EB" w14:textId="04122676"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a.clinic</w:t>
            </w:r>
            <w:proofErr w:type="gramEnd"/>
            <w:r>
              <w:rPr>
                <w:rFonts w:ascii="思源黑体 CN Normal" w:eastAsia="思源黑体 CN Normal" w:hAnsi="思源黑体 CN Normal"/>
                <w:color w:val="000000" w:themeColor="text1"/>
                <w:sz w:val="17"/>
                <w:szCs w:val="17"/>
              </w:rPr>
              <w:t>_num_s</w:t>
            </w:r>
            <w:proofErr w:type="spellEnd"/>
            <w:r>
              <w:rPr>
                <w:rFonts w:ascii="思源黑体 CN Normal" w:eastAsia="思源黑体 CN Normal" w:hAnsi="思源黑体 CN Normal"/>
                <w:color w:val="000000" w:themeColor="text1"/>
                <w:sz w:val="17"/>
                <w:szCs w:val="17"/>
              </w:rPr>
              <w:t xml:space="preserve"> == 5%}</w:t>
            </w:r>
          </w:p>
          <w:p w14:paraId="6574EA13" w14:textId="2AC5855A"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I类-强临床意义</w:t>
            </w:r>
          </w:p>
          <w:p w14:paraId="76999C98" w14:textId="765970B1"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604526C4" w14:textId="5DCCC2ED"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sidRPr="00FD3DB6">
              <w:rPr>
                <w:rFonts w:cs="Times New Roman (正文 CS 字体)" w:hint="eastAsia"/>
                <w:snapToGrid w:val="0"/>
                <w:spacing w:val="6"/>
                <w:sz w:val="17"/>
                <w:szCs w:val="17"/>
              </w:rPr>
              <w:t>II类-潜在临床意义</w:t>
            </w:r>
          </w:p>
          <w:p w14:paraId="56BD2E88" w14:textId="2F0F8699" w:rsidR="004D1EDC" w:rsidRDefault="004D1EDC" w:rsidP="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49B563A5" w14:textId="70EAB1EB"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7E6D" w14:textId="7051A6C2" w:rsidR="004D1EDC" w:rsidRDefault="004D1EDC">
            <w:pPr>
              <w:spacing w:line="240" w:lineRule="exact"/>
              <w:jc w:val="center"/>
              <w:rPr>
                <w:rFonts w:ascii="思源黑体 CN Normal" w:eastAsia="思源黑体 CN Normal" w:hAnsi="思源黑体 CN Normal"/>
                <w:color w:val="000000" w:themeColor="text1"/>
                <w:sz w:val="17"/>
                <w:szCs w:val="17"/>
              </w:rPr>
            </w:pPr>
            <w:r w:rsidRPr="004D1EDC">
              <w:rPr>
                <w:rFonts w:ascii="思源黑体 CN Normal" w:eastAsia="思源黑体 CN Normal" w:hAnsi="思源黑体 CN Normal"/>
                <w:color w:val="000000" w:themeColor="text1"/>
                <w:sz w:val="17"/>
                <w:szCs w:val="17"/>
              </w:rPr>
              <w:t>III类-临床意义不明</w:t>
            </w:r>
          </w:p>
          <w:p w14:paraId="67AFCADA" w14:textId="302D7A01" w:rsidR="004D1EDC" w:rsidRDefault="004D1EDC">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D9B49E9" w14:textId="77777777" w:rsidR="003C7868"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1D163CB"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else%}</w:t>
            </w:r>
          </w:p>
          <w:p w14:paraId="48EE21D6" w14:textId="77777777" w:rsidR="0021792D" w:rsidRDefault="0021792D" w:rsidP="0021792D">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475532" w14:textId="7294E655" w:rsidR="0021792D" w:rsidRPr="003C7868" w:rsidRDefault="0021792D" w:rsidP="0021792D">
            <w:pPr>
              <w:spacing w:line="240" w:lineRule="exact"/>
              <w:jc w:val="center"/>
              <w:rPr>
                <w:rFonts w:ascii="思源黑体 CN Normal" w:eastAsia="思源黑体 CN Normal" w:hAnsi="思源黑体 CN Normal"/>
                <w:color w:val="000000" w:themeColor="text1"/>
                <w:sz w:val="17"/>
                <w:szCs w:val="17"/>
              </w:rPr>
            </w:pPr>
            <w:r w:rsidRPr="003C7868">
              <w:rPr>
                <w:rFonts w:ascii="思源黑体 CN Normal" w:eastAsia="思源黑体 CN Normal" w:hAnsi="思源黑体 CN Normal"/>
                <w:color w:val="000000" w:themeColor="text1"/>
                <w:sz w:val="17"/>
                <w:szCs w:val="17"/>
              </w:rPr>
              <w:t>{%p endif%}</w:t>
            </w:r>
          </w:p>
        </w:tc>
      </w:tr>
      <w:tr w:rsidR="003C7868" w14:paraId="62C1B996" w14:textId="77777777" w:rsidTr="00D61AD6">
        <w:trPr>
          <w:trHeight w:val="340"/>
        </w:trPr>
        <w:tc>
          <w:tcPr>
            <w:tcW w:w="10159" w:type="dxa"/>
            <w:gridSpan w:val="4"/>
            <w:shd w:val="clear" w:color="auto" w:fill="auto"/>
            <w:tcMar>
              <w:top w:w="28" w:type="dxa"/>
              <w:bottom w:w="28" w:type="dxa"/>
            </w:tcMar>
            <w:vAlign w:val="center"/>
          </w:tcPr>
          <w:p w14:paraId="3F74111F" w14:textId="18F29DEA" w:rsidR="003C7868" w:rsidRPr="00FD3DB6" w:rsidRDefault="003C7868">
            <w:pPr>
              <w:spacing w:line="24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663CC5A2" w14:textId="044E1C98" w:rsidR="00986AD5" w:rsidRDefault="00B85C6E">
      <w:pPr>
        <w:rPr>
          <w:b/>
          <w:bCs/>
          <w:color w:val="31849B"/>
        </w:rPr>
      </w:pPr>
      <w:r>
        <w:rPr>
          <w:b/>
          <w:bCs/>
          <w:color w:val="31849B"/>
        </w:rPr>
        <w:t>3.</w:t>
      </w:r>
      <w:r w:rsidR="000D453D">
        <w:rPr>
          <w:b/>
          <w:bCs/>
          <w:color w:val="31849B"/>
        </w:rPr>
        <w:t>6</w:t>
      </w:r>
      <w:r>
        <w:rPr>
          <w:b/>
          <w:bCs/>
          <w:color w:val="31849B"/>
        </w:rPr>
        <w:t xml:space="preserve"> </w:t>
      </w:r>
      <w:r>
        <w:rPr>
          <w:rFonts w:hint="eastAsia"/>
          <w:b/>
          <w:bCs/>
          <w:color w:val="31849B"/>
        </w:rPr>
        <w:t>变异解读及基因介绍</w:t>
      </w:r>
    </w:p>
    <w:p w14:paraId="4476D668" w14:textId="03B94E8F" w:rsidR="00986AD5" w:rsidRPr="00906E69"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 xml:space="preserve">.1 </w:t>
      </w:r>
      <w:r w:rsidRPr="00906E69">
        <w:rPr>
          <w:rFonts w:cstheme="minorBidi" w:hint="eastAsia"/>
          <w:b/>
          <w:bCs/>
          <w:color w:val="31849B"/>
          <w:kern w:val="2"/>
          <w:sz w:val="22"/>
          <w:szCs w:val="22"/>
        </w:rPr>
        <w:t>同源重组缺陷（HRD）检测结果解读</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530B6C45"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15E7F1D3" w14:textId="77777777" w:rsidR="002C7F84" w:rsidRDefault="0076499A">
            <w:pPr>
              <w:adjustRightInd w:val="0"/>
              <w:snapToGrid w:val="0"/>
              <w:spacing w:line="240" w:lineRule="atLeast"/>
              <w:rPr>
                <w:rFonts w:cs="Times New Roman (正文 CS 字体)"/>
                <w:b/>
                <w:bCs/>
                <w:snapToGrid w:val="0"/>
                <w:color w:val="31849B"/>
                <w:spacing w:val="6"/>
                <w:sz w:val="18"/>
                <w:szCs w:val="18"/>
              </w:rPr>
            </w:pPr>
            <w:r w:rsidRPr="0076499A">
              <w:rPr>
                <w:rFonts w:cs="Times New Roman (正文 CS 字体)"/>
                <w:b/>
                <w:bCs/>
                <w:snapToGrid w:val="0"/>
                <w:color w:val="31849B"/>
                <w:spacing w:val="6"/>
                <w:sz w:val="18"/>
                <w:szCs w:val="18"/>
              </w:rPr>
              <w:t xml:space="preserve">{% if </w:t>
            </w:r>
            <w:proofErr w:type="spellStart"/>
            <w:r w:rsidRPr="0076499A">
              <w:rPr>
                <w:rFonts w:cs="Times New Roman (正文 CS 字体)"/>
                <w:b/>
                <w:bCs/>
                <w:snapToGrid w:val="0"/>
                <w:color w:val="31849B"/>
                <w:spacing w:val="6"/>
                <w:sz w:val="18"/>
                <w:szCs w:val="18"/>
              </w:rPr>
              <w:t>var.hrd.gss.var_id</w:t>
            </w:r>
            <w:proofErr w:type="spellEnd"/>
            <w:r w:rsidRPr="0076499A">
              <w:rPr>
                <w:rFonts w:cs="Times New Roman (正文 CS 字体)"/>
                <w:b/>
                <w:bCs/>
                <w:snapToGrid w:val="0"/>
                <w:color w:val="31849B"/>
                <w:spacing w:val="6"/>
                <w:sz w:val="18"/>
                <w:szCs w:val="18"/>
              </w:rPr>
              <w:t>==</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%}HRD阳性{% else%}HRD阴性{%if var.brca_v1.B1_L5+ var.brca_v1.B1_L4 + var.hrd.somatic_I_II_brca1 + var.brca_v1.B2_L5+ var.brca_v1.B2_L4 + var.hrd.somatic_I_II_brca2%}</w:t>
            </w:r>
          </w:p>
          <w:p w14:paraId="1E0C259B" w14:textId="2D57A1D3" w:rsidR="00986AD5" w:rsidRDefault="0076499A">
            <w:pPr>
              <w:adjustRightInd w:val="0"/>
              <w:snapToGrid w:val="0"/>
              <w:spacing w:line="240" w:lineRule="atLeast"/>
              <w:rPr>
                <w:rFonts w:cs="Times New Roman (正文 CS 字体)"/>
                <w:snapToGrid w:val="0"/>
                <w:spacing w:val="6"/>
                <w:sz w:val="18"/>
                <w:szCs w:val="18"/>
              </w:rPr>
            </w:pPr>
            <w:r w:rsidRPr="0076499A">
              <w:rPr>
                <w:rFonts w:cs="Times New Roman (正文 CS 字体)"/>
                <w:b/>
                <w:bCs/>
                <w:snapToGrid w:val="0"/>
                <w:color w:val="31849B"/>
                <w:spacing w:val="6"/>
                <w:sz w:val="18"/>
                <w:szCs w:val="18"/>
                <w:highlight w:val="yellow"/>
              </w:rPr>
              <w:t>阴阳性判定需要结合BRCA v1数据，请人工处理！</w:t>
            </w:r>
            <w:r w:rsidRPr="0076499A">
              <w:rPr>
                <w:rFonts w:cs="Times New Roman (正文 CS 字体)"/>
                <w:b/>
                <w:bCs/>
                <w:snapToGrid w:val="0"/>
                <w:color w:val="31849B"/>
                <w:spacing w:val="6"/>
                <w:sz w:val="18"/>
                <w:szCs w:val="18"/>
              </w:rPr>
              <w:t>{%endif</w:t>
            </w:r>
            <w:proofErr w:type="gramStart"/>
            <w:r w:rsidRPr="0076499A">
              <w:rPr>
                <w:rFonts w:cs="Times New Roman (正文 CS 字体)"/>
                <w:b/>
                <w:bCs/>
                <w:snapToGrid w:val="0"/>
                <w:color w:val="31849B"/>
                <w:spacing w:val="6"/>
                <w:sz w:val="18"/>
                <w:szCs w:val="18"/>
              </w:rPr>
              <w:t>%}{</w:t>
            </w:r>
            <w:proofErr w:type="gramEnd"/>
            <w:r w:rsidRPr="0076499A">
              <w:rPr>
                <w:rFonts w:cs="Times New Roman (正文 CS 字体)"/>
                <w:b/>
                <w:bCs/>
                <w:snapToGrid w:val="0"/>
                <w:color w:val="31849B"/>
                <w:spacing w:val="6"/>
                <w:sz w:val="18"/>
                <w:szCs w:val="18"/>
              </w:rPr>
              <w:t>% endif%}</w:t>
            </w:r>
          </w:p>
        </w:tc>
      </w:tr>
      <w:tr w:rsidR="00986AD5" w14:paraId="3E79DE16" w14:textId="77777777">
        <w:trPr>
          <w:trHeight w:val="940"/>
        </w:trPr>
        <w:tc>
          <w:tcPr>
            <w:tcW w:w="10456" w:type="dxa"/>
            <w:tcBorders>
              <w:top w:val="single" w:sz="4" w:space="0" w:color="31849B"/>
              <w:bottom w:val="single" w:sz="4" w:space="0" w:color="31849B"/>
            </w:tcBorders>
            <w:shd w:val="clear" w:color="auto" w:fill="auto"/>
            <w:tcMar>
              <w:top w:w="113" w:type="dxa"/>
              <w:bottom w:w="113" w:type="dxa"/>
            </w:tcMar>
            <w:vAlign w:val="center"/>
          </w:tcPr>
          <w:p w14:paraId="78457F69"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背景介绍：</w:t>
            </w:r>
            <w:r>
              <w:rPr>
                <w:rFonts w:cs="Times New Roman (正文 CS 字体)" w:hint="eastAsia"/>
                <w:snapToGrid w:val="0"/>
                <w:spacing w:val="6"/>
                <w:sz w:val="18"/>
                <w:szCs w:val="18"/>
              </w:rPr>
              <w:t>DNA损伤是通过相互关联的多种途径修复的，其中，同源重组修复（Homologous Recombination Repair，HRR）是负责修复DNA双链断裂（Double Strand Break，DSB）与DNA链间交联（</w:t>
            </w:r>
            <w:proofErr w:type="spellStart"/>
            <w:r>
              <w:rPr>
                <w:rFonts w:cs="Times New Roman (正文 CS 字体)" w:hint="eastAsia"/>
                <w:snapToGrid w:val="0"/>
                <w:spacing w:val="6"/>
                <w:sz w:val="18"/>
                <w:szCs w:val="18"/>
              </w:rPr>
              <w:t>interstand</w:t>
            </w:r>
            <w:proofErr w:type="spellEnd"/>
            <w:r>
              <w:rPr>
                <w:rFonts w:cs="Times New Roman (正文 CS 字体)" w:hint="eastAsia"/>
                <w:snapToGrid w:val="0"/>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w:t>
            </w:r>
            <w:r>
              <w:rPr>
                <w:rFonts w:cs="Times New Roman (正文 CS 字体)" w:hint="eastAsia"/>
                <w:snapToGrid w:val="0"/>
                <w:spacing w:val="6"/>
                <w:sz w:val="18"/>
                <w:szCs w:val="18"/>
              </w:rPr>
              <w:lastRenderedPageBreak/>
              <w:t>造成基因组和染色体不稳定。</w:t>
            </w:r>
          </w:p>
          <w:p w14:paraId="1D35D203"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34C6821A" w14:textId="77777777"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snapToGrid w:val="0"/>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986AD5" w14:paraId="74C3CF6C" w14:textId="77777777">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449C623"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治疗策略：</w:t>
            </w:r>
          </w:p>
          <w:p w14:paraId="35D1E388" w14:textId="45273850" w:rsidR="00B90500" w:rsidRPr="00B90500" w:rsidRDefault="00B90500" w:rsidP="00B90500">
            <w:pPr>
              <w:rPr>
                <w:rFonts w:cs="微软雅黑"/>
                <w:sz w:val="18"/>
                <w:szCs w:val="18"/>
              </w:rPr>
            </w:pPr>
            <w:r w:rsidRPr="00B90500">
              <w:rPr>
                <w:rFonts w:cs="微软雅黑"/>
                <w:sz w:val="18"/>
                <w:szCs w:val="18"/>
              </w:rPr>
              <w:t xml:space="preserve">{%p if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.gss.evi_sum.evi_split</w:t>
            </w:r>
            <w:proofErr w:type="spellEnd"/>
            <w:r w:rsidRPr="00B90500">
              <w:rPr>
                <w:rFonts w:cs="微软雅黑"/>
                <w:sz w:val="18"/>
                <w:szCs w:val="18"/>
              </w:rPr>
              <w:t xml:space="preserve"> and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5012B7DD" w14:textId="2A45BC1B" w:rsidR="00B90500" w:rsidRPr="00B90500" w:rsidRDefault="00B90500" w:rsidP="00B90500">
            <w:pPr>
              <w:rPr>
                <w:rFonts w:cs="微软雅黑"/>
                <w:sz w:val="18"/>
                <w:szCs w:val="18"/>
              </w:rPr>
            </w:pPr>
            <w:r w:rsidRPr="00B90500">
              <w:rPr>
                <w:rFonts w:cs="微软雅黑"/>
                <w:sz w:val="18"/>
                <w:szCs w:val="18"/>
              </w:rPr>
              <w:t xml:space="preserve">{%p for b in </w:t>
            </w:r>
            <w:proofErr w:type="spellStart"/>
            <w:r w:rsidRPr="00B90500">
              <w:rPr>
                <w:rFonts w:cs="微软雅黑"/>
                <w:sz w:val="18"/>
                <w:szCs w:val="18"/>
              </w:rPr>
              <w:t>var.</w:t>
            </w:r>
            <w:r w:rsidR="006E4ED9">
              <w:rPr>
                <w:rFonts w:cs="微软雅黑"/>
                <w:sz w:val="18"/>
                <w:szCs w:val="18"/>
              </w:rPr>
              <w:t>hrd</w:t>
            </w:r>
            <w:r w:rsidRPr="00B90500">
              <w:rPr>
                <w:rFonts w:cs="微软雅黑"/>
                <w:sz w:val="18"/>
                <w:szCs w:val="18"/>
              </w:rPr>
              <w:t>.gss.evi_sum.evi_</w:t>
            </w:r>
            <w:proofErr w:type="gramStart"/>
            <w:r w:rsidRPr="00B90500">
              <w:rPr>
                <w:rFonts w:cs="微软雅黑"/>
                <w:sz w:val="18"/>
                <w:szCs w:val="18"/>
              </w:rPr>
              <w:t>split.Predictive</w:t>
            </w:r>
            <w:proofErr w:type="gramEnd"/>
            <w:r w:rsidRPr="00B90500">
              <w:rPr>
                <w:rFonts w:cs="微软雅黑"/>
                <w:sz w:val="18"/>
                <w:szCs w:val="18"/>
              </w:rPr>
              <w:t>_merge</w:t>
            </w:r>
            <w:proofErr w:type="spellEnd"/>
            <w:r w:rsidRPr="00B90500">
              <w:rPr>
                <w:rFonts w:cs="微软雅黑"/>
                <w:sz w:val="18"/>
                <w:szCs w:val="18"/>
              </w:rPr>
              <w:t>%}</w:t>
            </w:r>
          </w:p>
          <w:p w14:paraId="08BD0924" w14:textId="53B564D1" w:rsidR="00B90500" w:rsidRPr="00B90500" w:rsidRDefault="00B90500" w:rsidP="00B90500">
            <w:pPr>
              <w:rPr>
                <w:rFonts w:cs="微软雅黑"/>
                <w:sz w:val="18"/>
                <w:szCs w:val="18"/>
              </w:rPr>
            </w:pPr>
            <w:r w:rsidRPr="00B90500">
              <w:rPr>
                <w:rFonts w:cs="微软雅黑"/>
                <w:b/>
                <w:bCs/>
                <w:color w:val="0070C0"/>
                <w:sz w:val="18"/>
                <w:szCs w:val="18"/>
              </w:rPr>
              <w:t>{{</w:t>
            </w:r>
            <w:proofErr w:type="spellStart"/>
            <w:r w:rsidRPr="00B90500">
              <w:rPr>
                <w:rFonts w:cs="微软雅黑"/>
                <w:b/>
                <w:bCs/>
                <w:color w:val="0070C0"/>
                <w:sz w:val="18"/>
                <w:szCs w:val="18"/>
              </w:rPr>
              <w:t>b.regimen_name</w:t>
            </w:r>
            <w:proofErr w:type="spellEnd"/>
            <w:r w:rsidRPr="00B90500">
              <w:rPr>
                <w:rFonts w:cs="微软雅黑"/>
                <w:b/>
                <w:bCs/>
                <w:color w:val="0070C0"/>
                <w:sz w:val="18"/>
                <w:szCs w:val="18"/>
              </w:rPr>
              <w:t>}}：</w:t>
            </w:r>
            <w:r w:rsidRPr="00B90500">
              <w:rPr>
                <w:rFonts w:cs="微软雅黑"/>
                <w:sz w:val="18"/>
                <w:szCs w:val="18"/>
              </w:rPr>
              <w:t>{{</w:t>
            </w:r>
            <w:proofErr w:type="spellStart"/>
            <w:r w:rsidRPr="00B90500">
              <w:rPr>
                <w:rFonts w:cs="微软雅黑"/>
                <w:sz w:val="18"/>
                <w:szCs w:val="18"/>
              </w:rPr>
              <w:t>b.evi_interpretation|e</w:t>
            </w:r>
            <w:proofErr w:type="spellEnd"/>
            <w:r w:rsidRPr="00B90500">
              <w:rPr>
                <w:rFonts w:cs="微软雅黑"/>
                <w:sz w:val="18"/>
                <w:szCs w:val="18"/>
              </w:rPr>
              <w:t>}}</w:t>
            </w:r>
          </w:p>
          <w:p w14:paraId="57146E09" w14:textId="77777777" w:rsidR="00B90500" w:rsidRPr="00B90500" w:rsidRDefault="00B90500" w:rsidP="00B90500">
            <w:pPr>
              <w:rPr>
                <w:rFonts w:cs="微软雅黑"/>
                <w:sz w:val="18"/>
                <w:szCs w:val="18"/>
              </w:rPr>
            </w:pPr>
            <w:r w:rsidRPr="00B90500">
              <w:rPr>
                <w:rFonts w:cs="微软雅黑"/>
                <w:sz w:val="18"/>
                <w:szCs w:val="18"/>
              </w:rPr>
              <w:t xml:space="preserve">{%p </w:t>
            </w:r>
            <w:proofErr w:type="spellStart"/>
            <w:r w:rsidRPr="00B90500">
              <w:rPr>
                <w:rFonts w:cs="微软雅黑"/>
                <w:sz w:val="18"/>
                <w:szCs w:val="18"/>
              </w:rPr>
              <w:t>endfor</w:t>
            </w:r>
            <w:proofErr w:type="spellEnd"/>
            <w:r w:rsidRPr="00B90500">
              <w:rPr>
                <w:rFonts w:cs="微软雅黑"/>
                <w:sz w:val="18"/>
                <w:szCs w:val="18"/>
              </w:rPr>
              <w:t>%}</w:t>
            </w:r>
          </w:p>
          <w:p w14:paraId="45CE45CE" w14:textId="77777777" w:rsidR="00B90500" w:rsidRPr="00B90500" w:rsidRDefault="00B90500" w:rsidP="00B90500">
            <w:pPr>
              <w:rPr>
                <w:rFonts w:cs="微软雅黑"/>
                <w:sz w:val="18"/>
                <w:szCs w:val="18"/>
              </w:rPr>
            </w:pPr>
            <w:r w:rsidRPr="00B90500">
              <w:rPr>
                <w:rFonts w:cs="微软雅黑"/>
                <w:sz w:val="18"/>
                <w:szCs w:val="18"/>
              </w:rPr>
              <w:t>{%p else%}</w:t>
            </w:r>
          </w:p>
          <w:p w14:paraId="1558D751" w14:textId="77777777" w:rsidR="00B90500" w:rsidRPr="00B90500" w:rsidRDefault="00B90500" w:rsidP="00B90500">
            <w:pPr>
              <w:rPr>
                <w:rFonts w:cs="微软雅黑"/>
                <w:sz w:val="18"/>
                <w:szCs w:val="18"/>
              </w:rPr>
            </w:pPr>
            <w:r w:rsidRPr="00B90500">
              <w:rPr>
                <w:rFonts w:cs="微软雅黑"/>
                <w:sz w:val="18"/>
                <w:szCs w:val="18"/>
              </w:rPr>
              <w:t>-</w:t>
            </w:r>
          </w:p>
          <w:p w14:paraId="0F45686D" w14:textId="0C48EBFC" w:rsidR="00B90500" w:rsidRDefault="00B90500" w:rsidP="00B90500">
            <w:pPr>
              <w:rPr>
                <w:rFonts w:cs="Times New Roman (正文 CS 字体)"/>
                <w:b/>
                <w:bCs/>
                <w:snapToGrid w:val="0"/>
                <w:spacing w:val="6"/>
                <w:sz w:val="18"/>
                <w:szCs w:val="18"/>
              </w:rPr>
            </w:pPr>
            <w:r w:rsidRPr="00B90500">
              <w:rPr>
                <w:rFonts w:cs="微软雅黑"/>
                <w:sz w:val="18"/>
                <w:szCs w:val="18"/>
              </w:rPr>
              <w:t>{%p endif%}</w:t>
            </w:r>
          </w:p>
        </w:tc>
      </w:tr>
    </w:tbl>
    <w:p w14:paraId="16F95A6C" w14:textId="1380A69A" w:rsidR="00986AD5" w:rsidRDefault="00B85C6E">
      <w:pPr>
        <w:jc w:val="center"/>
        <w:rPr>
          <w:rFonts w:cstheme="minorBidi"/>
          <w:b/>
          <w:bCs/>
          <w:color w:val="31849B"/>
          <w:kern w:val="2"/>
          <w:sz w:val="22"/>
          <w:szCs w:val="22"/>
        </w:rPr>
      </w:pPr>
      <w:r w:rsidRPr="00906E69">
        <w:rPr>
          <w:b/>
          <w:bCs/>
          <w:color w:val="31849B"/>
          <w:sz w:val="22"/>
          <w:szCs w:val="22"/>
        </w:rPr>
        <w:t>3.</w:t>
      </w:r>
      <w:r w:rsidR="000D453D">
        <w:rPr>
          <w:b/>
          <w:bCs/>
          <w:color w:val="31849B"/>
          <w:sz w:val="22"/>
          <w:szCs w:val="22"/>
        </w:rPr>
        <w:t>6</w:t>
      </w:r>
      <w:r w:rsidRPr="00906E69">
        <w:rPr>
          <w:b/>
          <w:bCs/>
          <w:color w:val="31849B"/>
          <w:sz w:val="22"/>
          <w:szCs w:val="22"/>
        </w:rPr>
        <w:t>.</w:t>
      </w:r>
      <w:r w:rsidRPr="00906E69">
        <w:rPr>
          <w:rFonts w:hint="eastAsia"/>
          <w:b/>
          <w:bCs/>
          <w:color w:val="31849B"/>
          <w:sz w:val="22"/>
          <w:szCs w:val="22"/>
        </w:rPr>
        <w:t>2</w:t>
      </w:r>
      <w:r w:rsidRPr="00906E69">
        <w:rPr>
          <w:b/>
          <w:bCs/>
          <w:color w:val="31849B"/>
          <w:sz w:val="22"/>
          <w:szCs w:val="22"/>
        </w:rPr>
        <w:t xml:space="preserve"> </w:t>
      </w:r>
      <w:r w:rsidRPr="00906E69">
        <w:rPr>
          <w:rFonts w:hint="eastAsia"/>
          <w:b/>
          <w:bCs/>
          <w:color w:val="31849B"/>
          <w:sz w:val="22"/>
          <w:szCs w:val="22"/>
        </w:rPr>
        <w:t>BRCA1和BRCA2基因</w:t>
      </w:r>
      <w:r w:rsidRPr="00906E69">
        <w:rPr>
          <w:rFonts w:cstheme="minorBidi" w:hint="eastAsia"/>
          <w:b/>
          <w:bCs/>
          <w:color w:val="31849B"/>
          <w:kern w:val="2"/>
          <w:sz w:val="22"/>
          <w:szCs w:val="22"/>
        </w:rPr>
        <w:t>致病性、疑似致病性胚系变异详细解读</w:t>
      </w:r>
    </w:p>
    <w:p w14:paraId="4A8B219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p w14:paraId="5694126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_v1.B1_L5</w:t>
      </w:r>
      <w:r>
        <w:rPr>
          <w:sz w:val="18"/>
          <w:szCs w:val="18"/>
        </w:rPr>
        <w:t xml:space="preserve"> + </w:t>
      </w:r>
      <w:r w:rsidRPr="000667E9">
        <w:rPr>
          <w:sz w:val="18"/>
          <w:szCs w:val="18"/>
        </w:rPr>
        <w:t>var.brca_v1.B</w:t>
      </w:r>
      <w:r>
        <w:rPr>
          <w:sz w:val="18"/>
          <w:szCs w:val="18"/>
        </w:rPr>
        <w:t>2</w:t>
      </w:r>
      <w:r w:rsidRPr="000667E9">
        <w:rPr>
          <w:sz w:val="18"/>
          <w:szCs w:val="18"/>
        </w:rPr>
        <w:t>_L5+ var.brca_v1.B1_L4</w:t>
      </w:r>
      <w:r>
        <w:rPr>
          <w:sz w:val="18"/>
          <w:szCs w:val="18"/>
        </w:rPr>
        <w:t xml:space="preserve"> </w:t>
      </w:r>
      <w:r w:rsidRPr="000667E9">
        <w:rPr>
          <w:sz w:val="18"/>
          <w:szCs w:val="18"/>
        </w:rPr>
        <w:t>+ var.brca_v1.B</w:t>
      </w:r>
      <w:r>
        <w:rPr>
          <w:sz w:val="18"/>
          <w:szCs w:val="18"/>
        </w:rPr>
        <w:t>2</w:t>
      </w:r>
      <w:r w:rsidRPr="000667E9">
        <w:rPr>
          <w:sz w:val="18"/>
          <w:szCs w:val="18"/>
        </w:rPr>
        <w:t>_L4</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07714484"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70EA232" w14:textId="171842F0"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7954776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F5E223E" w14:textId="71B2EBFD"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0344F524"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875337C" w14:textId="2F0F73B6"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r w:rsidR="00986AD5" w14:paraId="523EAB0E"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7D186F" w14:textId="77777777"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39CAD82C"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35D3DD2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BD84B2F"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53C90305"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6185B274"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11BEB99" w14:textId="77777777" w:rsidR="003458DB" w:rsidRPr="0016078B" w:rsidRDefault="003458DB" w:rsidP="003458DB">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5ACEFFF8" w14:textId="072A3629" w:rsidR="00986AD5" w:rsidRPr="004A5103" w:rsidRDefault="003458DB" w:rsidP="003458DB">
            <w:pPr>
              <w:rPr>
                <w:rFonts w:cs="Times New Roman (正文 CS 字体)"/>
                <w:snapToGrid w:val="0"/>
                <w:spacing w:val="6"/>
                <w:sz w:val="18"/>
                <w:szCs w:val="18"/>
              </w:rPr>
            </w:pPr>
            <w:r w:rsidRPr="0016078B">
              <w:rPr>
                <w:rFonts w:cs="Times New Roman (正文 CS 字体)"/>
                <w:snapToGrid w:val="0"/>
                <w:spacing w:val="6"/>
                <w:sz w:val="18"/>
                <w:szCs w:val="18"/>
              </w:rPr>
              <w:t>{%p endif%}</w:t>
            </w:r>
          </w:p>
        </w:tc>
      </w:tr>
      <w:tr w:rsidR="00986AD5" w14:paraId="6433716B"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998A5A" w14:textId="77777777" w:rsidR="003458DB" w:rsidRDefault="00B85C6E" w:rsidP="003458DB">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遗传风险：</w:t>
            </w:r>
            <w:r w:rsidR="003458DB" w:rsidRPr="0016078B">
              <w:rPr>
                <w:rFonts w:cs="Times New Roman (正文 CS 字体)"/>
                <w:snapToGrid w:val="0"/>
                <w:spacing w:val="6"/>
                <w:sz w:val="18"/>
                <w:szCs w:val="18"/>
              </w:rPr>
              <w:t xml:space="preserve">{% for b in </w:t>
            </w:r>
            <w:proofErr w:type="spellStart"/>
            <w:r w:rsidR="003458DB" w:rsidRPr="0016078B">
              <w:rPr>
                <w:rFonts w:cs="Times New Roman (正文 CS 字体)"/>
                <w:snapToGrid w:val="0"/>
                <w:spacing w:val="6"/>
                <w:sz w:val="18"/>
                <w:szCs w:val="18"/>
              </w:rPr>
              <w:t>a.evi_sum.evi_</w:t>
            </w:r>
            <w:proofErr w:type="gramStart"/>
            <w:r w:rsidR="003458DB" w:rsidRPr="0016078B">
              <w:rPr>
                <w:rFonts w:cs="Times New Roman (正文 CS 字体)"/>
                <w:snapToGrid w:val="0"/>
                <w:spacing w:val="6"/>
                <w:sz w:val="18"/>
                <w:szCs w:val="18"/>
              </w:rPr>
              <w:t>split.Predisposing</w:t>
            </w:r>
            <w:proofErr w:type="spellEnd"/>
            <w:proofErr w:type="gramEnd"/>
            <w:r w:rsidR="003458DB" w:rsidRPr="0016078B">
              <w:rPr>
                <w:rFonts w:cs="Times New Roman (正文 CS 字体)"/>
                <w:snapToGrid w:val="0"/>
                <w:spacing w:val="6"/>
                <w:sz w:val="18"/>
                <w:szCs w:val="18"/>
              </w:rPr>
              <w:t xml:space="preserve"> %}{{</w:t>
            </w:r>
            <w:proofErr w:type="spellStart"/>
            <w:r w:rsidR="003458DB" w:rsidRPr="0016078B">
              <w:rPr>
                <w:rFonts w:cs="Times New Roman (正文 CS 字体)"/>
                <w:snapToGrid w:val="0"/>
                <w:spacing w:val="6"/>
                <w:sz w:val="18"/>
                <w:szCs w:val="18"/>
              </w:rPr>
              <w:t>b.evi_interpretation</w:t>
            </w:r>
            <w:proofErr w:type="spellEnd"/>
            <w:r w:rsidR="003458DB" w:rsidRPr="0016078B">
              <w:rPr>
                <w:rFonts w:cs="Times New Roman (正文 CS 字体)"/>
                <w:snapToGrid w:val="0"/>
                <w:spacing w:val="6"/>
                <w:sz w:val="18"/>
                <w:szCs w:val="18"/>
              </w:rPr>
              <w:t xml:space="preserve"> |e}}{% </w:t>
            </w:r>
            <w:proofErr w:type="spellStart"/>
            <w:r w:rsidR="003458DB" w:rsidRPr="0016078B">
              <w:rPr>
                <w:rFonts w:cs="Times New Roman (正文 CS 字体)"/>
                <w:snapToGrid w:val="0"/>
                <w:spacing w:val="6"/>
                <w:sz w:val="18"/>
                <w:szCs w:val="18"/>
              </w:rPr>
              <w:t>endfor</w:t>
            </w:r>
            <w:proofErr w:type="spellEnd"/>
            <w:r w:rsidR="003458DB" w:rsidRPr="0016078B">
              <w:rPr>
                <w:rFonts w:cs="Times New Roman (正文 CS 字体)"/>
                <w:snapToGrid w:val="0"/>
                <w:spacing w:val="6"/>
                <w:sz w:val="18"/>
                <w:szCs w:val="18"/>
              </w:rPr>
              <w:t>%}</w:t>
            </w:r>
          </w:p>
          <w:p w14:paraId="12B5D184" w14:textId="645D83FF" w:rsidR="00986AD5" w:rsidRDefault="003458DB" w:rsidP="003458DB">
            <w:pPr>
              <w:adjustRightInd w:val="0"/>
              <w:snapToGrid w:val="0"/>
              <w:spacing w:line="320" w:lineRule="exact"/>
              <w:rPr>
                <w:rFonts w:cs="Times New Roman (正文 CS 字体)"/>
                <w:b/>
                <w:bCs/>
                <w:snapToGrid w:val="0"/>
                <w:spacing w:val="6"/>
                <w:sz w:val="18"/>
                <w:szCs w:val="18"/>
              </w:rPr>
            </w:pPr>
            <w:r w:rsidRPr="00E51922">
              <w:rPr>
                <w:rFonts w:cs="Times New Roman (正文 CS 字体)" w:hint="eastAsia"/>
                <w:snapToGrid w:val="0"/>
                <w:spacing w:val="6"/>
                <w:sz w:val="18"/>
                <w:szCs w:val="18"/>
              </w:rPr>
              <w:t>您的一级亲属（父母、兄弟姐妹、子女等）也有可能携带该变异；建议进行遗传咨询，同时建议有风险的亲属可考虑进行基因检测。</w:t>
            </w:r>
          </w:p>
        </w:tc>
      </w:tr>
    </w:tbl>
    <w:p w14:paraId="26263C34" w14:textId="77777777" w:rsidR="003458DB" w:rsidRDefault="003458DB" w:rsidP="003458DB">
      <w:pPr>
        <w:rPr>
          <w:sz w:val="18"/>
          <w:szCs w:val="18"/>
        </w:rPr>
      </w:pPr>
    </w:p>
    <w:p w14:paraId="23E06891"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31835B3" w14:textId="77777777" w:rsidR="003458DB" w:rsidRPr="00C805BE"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3C507330"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6761D57" w14:textId="5C83624D"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78D9168A"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55FD772" w14:textId="16B5512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lastRenderedPageBreak/>
              <w:t>基因介绍：</w:t>
            </w:r>
            <w:r>
              <w:rPr>
                <w:rFonts w:cs="Times New Roman (正文 CS 字体)"/>
                <w:snapToGrid w:val="0"/>
                <w:spacing w:val="6"/>
                <w:sz w:val="18"/>
                <w:szCs w:val="18"/>
              </w:rPr>
              <w:t>-</w:t>
            </w:r>
          </w:p>
        </w:tc>
      </w:tr>
      <w:tr w:rsidR="003458DB" w14:paraId="056D4CED"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B429C27" w14:textId="23043140"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r w:rsidR="003458DB" w14:paraId="522A4F4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919E9C7" w14:textId="65E8B63A" w:rsidR="003458DB" w:rsidRP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r w:rsidR="003458DB" w14:paraId="24F58C32"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472034E" w14:textId="5D57D222" w:rsidR="003458DB" w:rsidRDefault="003458DB" w:rsidP="003458DB">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遗传风险：</w:t>
            </w:r>
            <w:r>
              <w:rPr>
                <w:rFonts w:cs="Times New Roman (正文 CS 字体)"/>
                <w:snapToGrid w:val="0"/>
                <w:spacing w:val="6"/>
                <w:sz w:val="18"/>
                <w:szCs w:val="18"/>
              </w:rPr>
              <w:t>-</w:t>
            </w:r>
          </w:p>
        </w:tc>
      </w:tr>
    </w:tbl>
    <w:p w14:paraId="524734C0" w14:textId="77777777" w:rsidR="003458DB" w:rsidRPr="00C805BE" w:rsidRDefault="003458DB" w:rsidP="003458DB">
      <w:pPr>
        <w:rPr>
          <w:sz w:val="18"/>
          <w:szCs w:val="18"/>
        </w:rPr>
      </w:pPr>
    </w:p>
    <w:p w14:paraId="10BF8CE2"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2493061E" w14:textId="0A60A268"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本部分仅对解读为5-致病性、4-疑似致病性胚系变异进行详细解读。</w:t>
      </w:r>
    </w:p>
    <w:p w14:paraId="375E641F" w14:textId="1CC43475" w:rsidR="00986AD5" w:rsidRDefault="00B85C6E">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.3</w:t>
      </w:r>
      <w:r w:rsidRPr="00906E69">
        <w:rPr>
          <w:rFonts w:hint="eastAsia"/>
          <w:b/>
          <w:bCs/>
          <w:color w:val="31849B"/>
          <w:sz w:val="22"/>
          <w:szCs w:val="22"/>
        </w:rPr>
        <w:t>BRCA1和BRCA2基因</w:t>
      </w:r>
      <w:r w:rsidRPr="00906E69">
        <w:rPr>
          <w:rFonts w:cstheme="minorBidi" w:hint="eastAsia"/>
          <w:b/>
          <w:bCs/>
          <w:color w:val="31849B"/>
          <w:kern w:val="2"/>
          <w:sz w:val="22"/>
          <w:szCs w:val="22"/>
        </w:rPr>
        <w:t>意义不明确胚系变异详细解读</w:t>
      </w:r>
    </w:p>
    <w:p w14:paraId="4D26C2C4"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if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p w14:paraId="630AC5D9" w14:textId="77777777" w:rsidR="003458DB" w:rsidRPr="00C805BE" w:rsidRDefault="003458DB" w:rsidP="003458DB">
      <w:pPr>
        <w:rPr>
          <w:sz w:val="18"/>
          <w:szCs w:val="18"/>
        </w:rPr>
      </w:pPr>
      <w:r w:rsidRPr="00C805BE">
        <w:rPr>
          <w:rFonts w:hint="eastAsia"/>
          <w:sz w:val="18"/>
          <w:szCs w:val="18"/>
        </w:rPr>
        <w:t>{</w:t>
      </w:r>
      <w:r w:rsidRPr="00C805BE">
        <w:rPr>
          <w:sz w:val="18"/>
          <w:szCs w:val="18"/>
        </w:rPr>
        <w:t xml:space="preserve">%p for a in </w:t>
      </w:r>
      <w:proofErr w:type="gramStart"/>
      <w:r w:rsidRPr="000667E9">
        <w:rPr>
          <w:sz w:val="18"/>
          <w:szCs w:val="18"/>
        </w:rPr>
        <w:t>var.brca</w:t>
      </w:r>
      <w:proofErr w:type="gramEnd"/>
      <w:r w:rsidRPr="000667E9">
        <w:rPr>
          <w:sz w:val="18"/>
          <w:szCs w:val="18"/>
        </w:rPr>
        <w:t>_v1.B1_L</w:t>
      </w:r>
      <w:r>
        <w:rPr>
          <w:sz w:val="18"/>
          <w:szCs w:val="18"/>
        </w:rPr>
        <w:t xml:space="preserve">3 + </w:t>
      </w:r>
      <w:r w:rsidRPr="000667E9">
        <w:rPr>
          <w:sz w:val="18"/>
          <w:szCs w:val="18"/>
        </w:rPr>
        <w:t>var.brca_v1.B</w:t>
      </w:r>
      <w:r>
        <w:rPr>
          <w:sz w:val="18"/>
          <w:szCs w:val="18"/>
        </w:rPr>
        <w:t>2</w:t>
      </w:r>
      <w:r w:rsidRPr="000667E9">
        <w:rPr>
          <w:sz w:val="18"/>
          <w:szCs w:val="18"/>
        </w:rPr>
        <w:t>_L</w:t>
      </w:r>
      <w:r>
        <w:rPr>
          <w:sz w:val="18"/>
          <w:szCs w:val="18"/>
        </w:rPr>
        <w:t>3</w:t>
      </w:r>
      <w:r w:rsidRPr="00C805BE">
        <w:rPr>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4D75C6C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B33CE15" w14:textId="5D9B5713"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3458DB">
              <w:rPr>
                <w:rFonts w:cs="Times New Roman (正文 CS 字体)"/>
                <w:snapToGrid w:val="0"/>
                <w:spacing w:val="6"/>
                <w:sz w:val="18"/>
                <w:szCs w:val="18"/>
              </w:rPr>
              <w:t>{{</w:t>
            </w:r>
            <w:proofErr w:type="spellStart"/>
            <w:r w:rsidR="003458DB">
              <w:rPr>
                <w:rFonts w:cs="Times New Roman (正文 CS 字体)"/>
                <w:snapToGrid w:val="0"/>
                <w:spacing w:val="6"/>
                <w:sz w:val="18"/>
                <w:szCs w:val="18"/>
              </w:rPr>
              <w:t>a.gene_symbol</w:t>
            </w:r>
            <w:proofErr w:type="spellEnd"/>
            <w:r w:rsidR="003458DB">
              <w:rPr>
                <w:rFonts w:cs="Times New Roman (正文 CS 字体)"/>
                <w:snapToGrid w:val="0"/>
                <w:spacing w:val="6"/>
                <w:sz w:val="18"/>
                <w:szCs w:val="18"/>
              </w:rPr>
              <w:t>}}</w:t>
            </w:r>
            <w:r w:rsidR="003458DB">
              <w:rPr>
                <w:rFonts w:cs="Times New Roman (正文 CS 字体)" w:hint="eastAsia"/>
                <w:snapToGrid w:val="0"/>
                <w:spacing w:val="6"/>
                <w:sz w:val="18"/>
                <w:szCs w:val="18"/>
              </w:rPr>
              <w:t>基因 {{</w:t>
            </w:r>
            <w:proofErr w:type="spellStart"/>
            <w:r w:rsidR="003458DB">
              <w:rPr>
                <w:rFonts w:cs="Times New Roman (正文 CS 字体)"/>
                <w:snapToGrid w:val="0"/>
                <w:spacing w:val="6"/>
                <w:sz w:val="18"/>
                <w:szCs w:val="18"/>
              </w:rPr>
              <w:t>a.gene_region</w:t>
            </w:r>
            <w:proofErr w:type="spellEnd"/>
            <w:r w:rsidR="003458DB">
              <w:rPr>
                <w:rFonts w:cs="Times New Roman (正文 CS 字体)" w:hint="eastAsia"/>
                <w:snapToGrid w:val="0"/>
                <w:spacing w:val="6"/>
                <w:sz w:val="18"/>
                <w:szCs w:val="18"/>
              </w:rPr>
              <w:t>}}</w:t>
            </w:r>
            <w:r w:rsidR="003458DB">
              <w:rPr>
                <w:rFonts w:cs="Times New Roman (正文 CS 字体)"/>
                <w:snapToGrid w:val="0"/>
                <w:spacing w:val="6"/>
                <w:sz w:val="18"/>
                <w:szCs w:val="18"/>
              </w:rPr>
              <w:t xml:space="preserve"> {{</w:t>
            </w:r>
            <w:proofErr w:type="spellStart"/>
            <w:r w:rsidR="003458DB">
              <w:rPr>
                <w:rFonts w:cs="Times New Roman (正文 CS 字体)"/>
                <w:snapToGrid w:val="0"/>
                <w:spacing w:val="6"/>
                <w:sz w:val="18"/>
                <w:szCs w:val="18"/>
              </w:rPr>
              <w:t>a.hgvs_c</w:t>
            </w:r>
            <w:proofErr w:type="spellEnd"/>
            <w:r w:rsidR="003458DB">
              <w:rPr>
                <w:rFonts w:cs="Times New Roman (正文 CS 字体)"/>
                <w:snapToGrid w:val="0"/>
                <w:spacing w:val="6"/>
                <w:sz w:val="18"/>
                <w:szCs w:val="18"/>
              </w:rPr>
              <w:t xml:space="preserve">}}{%if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 xml:space="preserve"> != “p.?”%} {{</w:t>
            </w:r>
            <w:proofErr w:type="spellStart"/>
            <w:r w:rsidR="003458DB">
              <w:rPr>
                <w:rFonts w:cs="Times New Roman (正文 CS 字体)"/>
                <w:snapToGrid w:val="0"/>
                <w:spacing w:val="6"/>
                <w:sz w:val="18"/>
                <w:szCs w:val="18"/>
              </w:rPr>
              <w:t>a.hgvs_p</w:t>
            </w:r>
            <w:proofErr w:type="spellEnd"/>
            <w:r w:rsidR="003458DB">
              <w:rPr>
                <w:rFonts w:cs="Times New Roman (正文 CS 字体)"/>
                <w:snapToGrid w:val="0"/>
                <w:spacing w:val="6"/>
                <w:sz w:val="18"/>
                <w:szCs w:val="18"/>
              </w:rPr>
              <w:t>}}{%endif%}</w:t>
            </w:r>
          </w:p>
        </w:tc>
      </w:tr>
      <w:tr w:rsidR="00986AD5" w14:paraId="5491AD86"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A57C79D" w14:textId="6A12E8F4" w:rsidR="00986AD5" w:rsidRDefault="00B85C6E">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003458DB" w:rsidRPr="00C805BE">
              <w:rPr>
                <w:rFonts w:cs="Times New Roman (正文 CS 字体)"/>
                <w:snapToGrid w:val="0"/>
                <w:spacing w:val="6"/>
                <w:sz w:val="18"/>
                <w:szCs w:val="18"/>
              </w:rPr>
              <w:t>{{</w:t>
            </w:r>
            <w:proofErr w:type="spellStart"/>
            <w:proofErr w:type="gramStart"/>
            <w:r w:rsidR="003458DB" w:rsidRPr="00C805BE">
              <w:rPr>
                <w:rFonts w:cs="Times New Roman (正文 CS 字体)"/>
                <w:snapToGrid w:val="0"/>
                <w:spacing w:val="6"/>
                <w:sz w:val="18"/>
                <w:szCs w:val="18"/>
              </w:rPr>
              <w:t>a.gene</w:t>
            </w:r>
            <w:proofErr w:type="gramEnd"/>
            <w:r w:rsidR="003458DB" w:rsidRPr="00C805BE">
              <w:rPr>
                <w:rFonts w:cs="Times New Roman (正文 CS 字体)"/>
                <w:snapToGrid w:val="0"/>
                <w:spacing w:val="6"/>
                <w:sz w:val="18"/>
                <w:szCs w:val="18"/>
              </w:rPr>
              <w:t>_function|e</w:t>
            </w:r>
            <w:proofErr w:type="spellEnd"/>
            <w:r w:rsidR="003458DB" w:rsidRPr="00C805BE">
              <w:rPr>
                <w:rFonts w:cs="Times New Roman (正文 CS 字体)"/>
                <w:snapToGrid w:val="0"/>
                <w:spacing w:val="6"/>
                <w:sz w:val="18"/>
                <w:szCs w:val="18"/>
              </w:rPr>
              <w:t>}}</w:t>
            </w:r>
          </w:p>
        </w:tc>
      </w:tr>
      <w:tr w:rsidR="00986AD5" w14:paraId="5E45F958" w14:textId="77777777" w:rsidTr="003458DB">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3BABF33" w14:textId="7EF3F989" w:rsidR="00986AD5" w:rsidRDefault="00B85C6E">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a.variant_desc_cn|e</w:t>
            </w:r>
            <w:proofErr w:type="spellEnd"/>
            <w:r w:rsidR="003458DB" w:rsidRPr="00C805BE">
              <w:rPr>
                <w:rFonts w:cs="Times New Roman (正文 CS 字体)"/>
                <w:snapToGrid w:val="0"/>
                <w:spacing w:val="6"/>
                <w:sz w:val="18"/>
                <w:szCs w:val="18"/>
              </w:rPr>
              <w:t>}}{{</w:t>
            </w:r>
            <w:proofErr w:type="spellStart"/>
            <w:r w:rsidR="003458DB" w:rsidRPr="00C805BE">
              <w:rPr>
                <w:rFonts w:cs="Times New Roman (正文 CS 字体)"/>
                <w:snapToGrid w:val="0"/>
                <w:spacing w:val="6"/>
                <w:sz w:val="18"/>
                <w:szCs w:val="18"/>
              </w:rPr>
              <w:t>a.variant_interpret_cn|e</w:t>
            </w:r>
            <w:proofErr w:type="spellEnd"/>
            <w:r w:rsidR="003458DB" w:rsidRPr="00C805BE">
              <w:rPr>
                <w:rFonts w:cs="Times New Roman (正文 CS 字体)"/>
                <w:snapToGrid w:val="0"/>
                <w:spacing w:val="6"/>
                <w:sz w:val="18"/>
                <w:szCs w:val="18"/>
              </w:rPr>
              <w:t xml:space="preserve">}}因此，该变异为{%if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==4%}</w:t>
            </w:r>
            <w:r w:rsidR="003458DB">
              <w:rPr>
                <w:rFonts w:cs="Times New Roman (正文 CS 字体)" w:hint="eastAsia"/>
                <w:snapToGrid w:val="0"/>
                <w:spacing w:val="6"/>
                <w:sz w:val="18"/>
                <w:szCs w:val="18"/>
              </w:rPr>
              <w:t>疑似</w:t>
            </w:r>
            <w:r w:rsidR="003458DB" w:rsidRPr="00C805BE">
              <w:rPr>
                <w:rFonts w:cs="Times New Roman (正文 CS 字体)"/>
                <w:snapToGrid w:val="0"/>
                <w:spacing w:val="6"/>
                <w:sz w:val="18"/>
                <w:szCs w:val="18"/>
              </w:rPr>
              <w:t>致病</w:t>
            </w:r>
            <w:r w:rsidR="003458DB">
              <w:rPr>
                <w:rFonts w:cs="Times New Roman (正文 CS 字体)" w:hint="eastAsia"/>
                <w:snapToGrid w:val="0"/>
                <w:spacing w:val="6"/>
                <w:sz w:val="18"/>
                <w:szCs w:val="18"/>
              </w:rPr>
              <w:t>性</w:t>
            </w:r>
            <w:r w:rsidR="003458DB" w:rsidRPr="00C805BE">
              <w:rPr>
                <w:rFonts w:cs="Times New Roman (正文 CS 字体)"/>
                <w:snapToGrid w:val="0"/>
                <w:spacing w:val="6"/>
                <w:sz w:val="18"/>
                <w:szCs w:val="18"/>
              </w:rPr>
              <w:t>变异。{%</w:t>
            </w:r>
            <w:proofErr w:type="spellStart"/>
            <w:r w:rsidR="003458DB" w:rsidRPr="00C805BE">
              <w:rPr>
                <w:rFonts w:cs="Times New Roman (正文 CS 字体)"/>
                <w:snapToGrid w:val="0"/>
                <w:spacing w:val="6"/>
                <w:sz w:val="18"/>
                <w:szCs w:val="18"/>
              </w:rPr>
              <w:t>elif</w:t>
            </w:r>
            <w:proofErr w:type="spellEnd"/>
            <w:r w:rsidR="003458DB" w:rsidRPr="00C805BE">
              <w:rPr>
                <w:rFonts w:cs="Times New Roman (正文 CS 字体)"/>
                <w:snapToGrid w:val="0"/>
                <w:spacing w:val="6"/>
                <w:sz w:val="18"/>
                <w:szCs w:val="18"/>
              </w:rPr>
              <w:t xml:space="preserve"> </w:t>
            </w:r>
            <w:proofErr w:type="spellStart"/>
            <w:r w:rsidR="003458DB" w:rsidRPr="00C805BE">
              <w:rPr>
                <w:rFonts w:cs="Times New Roman (正文 CS 字体)"/>
                <w:snapToGrid w:val="0"/>
                <w:spacing w:val="6"/>
                <w:sz w:val="18"/>
                <w:szCs w:val="18"/>
              </w:rPr>
              <w:t>a.clinic_num_g</w:t>
            </w:r>
            <w:proofErr w:type="spellEnd"/>
            <w:r w:rsidR="003458DB" w:rsidRPr="00C805BE">
              <w:rPr>
                <w:rFonts w:cs="Times New Roman (正文 CS 字体)"/>
                <w:snapToGrid w:val="0"/>
                <w:spacing w:val="6"/>
                <w:sz w:val="18"/>
                <w:szCs w:val="18"/>
              </w:rPr>
              <w:t>==5%}</w:t>
            </w:r>
            <w:r w:rsidR="003458DB">
              <w:rPr>
                <w:rFonts w:cs="Times New Roman (正文 CS 字体)" w:hint="eastAsia"/>
                <w:snapToGrid w:val="0"/>
                <w:spacing w:val="6"/>
                <w:sz w:val="18"/>
                <w:szCs w:val="18"/>
              </w:rPr>
              <w:t>致病性</w:t>
            </w:r>
            <w:r w:rsidR="003458DB" w:rsidRPr="00C805BE">
              <w:rPr>
                <w:rFonts w:cs="Times New Roman (正文 CS 字体)"/>
                <w:snapToGrid w:val="0"/>
                <w:spacing w:val="6"/>
                <w:sz w:val="18"/>
                <w:szCs w:val="18"/>
              </w:rPr>
              <w:t>变异。{%else%}意义不明确变异。{%endif%}</w:t>
            </w:r>
          </w:p>
        </w:tc>
      </w:tr>
    </w:tbl>
    <w:p w14:paraId="2FBA0994" w14:textId="77777777" w:rsidR="003458DB" w:rsidRDefault="003458DB" w:rsidP="003458DB">
      <w:pPr>
        <w:rPr>
          <w:sz w:val="18"/>
          <w:szCs w:val="18"/>
        </w:rPr>
      </w:pPr>
    </w:p>
    <w:p w14:paraId="0F0E45A4" w14:textId="77777777" w:rsidR="003458DB" w:rsidRPr="00C805BE" w:rsidRDefault="003458DB" w:rsidP="003458DB">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31925402" w14:textId="487906B6" w:rsidR="003458DB" w:rsidRDefault="003458DB" w:rsidP="003458DB">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3458DB" w14:paraId="700B5E2C"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1C51034" w14:textId="03719D66" w:rsidR="003458DB" w:rsidRDefault="003458DB"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3458DB" w14:paraId="59BBC1A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F28C287" w14:textId="0368706F" w:rsidR="003458DB" w:rsidRDefault="003458DB"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3458DB" w14:paraId="55B1E80F"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13022E2B" w14:textId="7DE495E3" w:rsidR="003458DB" w:rsidRDefault="003458D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26DD7240" w14:textId="77777777" w:rsidR="003458DB" w:rsidRPr="00C805BE" w:rsidRDefault="003458DB" w:rsidP="003458DB">
      <w:pPr>
        <w:rPr>
          <w:sz w:val="18"/>
          <w:szCs w:val="18"/>
        </w:rPr>
      </w:pPr>
    </w:p>
    <w:p w14:paraId="1874D399" w14:textId="77777777" w:rsidR="003458DB" w:rsidRPr="00C805BE" w:rsidRDefault="003458DB" w:rsidP="003458DB">
      <w:pPr>
        <w:rPr>
          <w:sz w:val="18"/>
          <w:szCs w:val="18"/>
        </w:rPr>
      </w:pPr>
      <w:r w:rsidRPr="00C805BE">
        <w:rPr>
          <w:rFonts w:hint="eastAsia"/>
          <w:sz w:val="18"/>
          <w:szCs w:val="18"/>
        </w:rPr>
        <w:t>{</w:t>
      </w:r>
      <w:r w:rsidRPr="00C805BE">
        <w:rPr>
          <w:sz w:val="18"/>
          <w:szCs w:val="18"/>
        </w:rPr>
        <w:t>%p endif%}</w:t>
      </w:r>
    </w:p>
    <w:p w14:paraId="3D7B7B83" w14:textId="2F1DE272" w:rsidR="00986A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本部分仅对解读为3-意义不明确胚系变异进行详细解读。</w:t>
      </w:r>
    </w:p>
    <w:p w14:paraId="0180A4CE" w14:textId="5C3E9BC2" w:rsidR="00DB43EC" w:rsidRDefault="00DB43EC" w:rsidP="00DB43EC">
      <w:pPr>
        <w:jc w:val="center"/>
        <w:rPr>
          <w:rFonts w:cstheme="minorBidi"/>
          <w:b/>
          <w:bCs/>
          <w:color w:val="31849B"/>
          <w:kern w:val="2"/>
          <w:sz w:val="22"/>
          <w:szCs w:val="22"/>
        </w:rPr>
      </w:pPr>
      <w:r w:rsidRPr="00906E69">
        <w:rPr>
          <w:rFonts w:cstheme="minorBidi" w:hint="eastAsia"/>
          <w:b/>
          <w:bCs/>
          <w:color w:val="31849B"/>
          <w:kern w:val="2"/>
          <w:sz w:val="22"/>
          <w:szCs w:val="22"/>
        </w:rPr>
        <w:t>3.</w:t>
      </w:r>
      <w:r w:rsidR="000D453D">
        <w:rPr>
          <w:rFonts w:cstheme="minorBidi"/>
          <w:b/>
          <w:bCs/>
          <w:color w:val="31849B"/>
          <w:kern w:val="2"/>
          <w:sz w:val="22"/>
          <w:szCs w:val="22"/>
        </w:rPr>
        <w:t>6</w:t>
      </w:r>
      <w:r w:rsidRPr="00906E69">
        <w:rPr>
          <w:rFonts w:cstheme="minorBidi" w:hint="eastAsia"/>
          <w:b/>
          <w:bCs/>
          <w:color w:val="31849B"/>
          <w:kern w:val="2"/>
          <w:sz w:val="22"/>
          <w:szCs w:val="22"/>
        </w:rPr>
        <w:t>.</w:t>
      </w:r>
      <w:r w:rsidRPr="00906E69">
        <w:rPr>
          <w:rFonts w:cstheme="minorBidi"/>
          <w:b/>
          <w:bCs/>
          <w:color w:val="31849B"/>
          <w:kern w:val="2"/>
          <w:sz w:val="22"/>
          <w:szCs w:val="22"/>
        </w:rPr>
        <w:t>4</w:t>
      </w:r>
      <w:r w:rsidRPr="00906E69">
        <w:rPr>
          <w:rFonts w:hint="eastAsia"/>
          <w:b/>
          <w:bCs/>
          <w:color w:val="31849B"/>
          <w:sz w:val="22"/>
          <w:szCs w:val="22"/>
        </w:rPr>
        <w:t xml:space="preserve"> BRCA1和BRCA2</w:t>
      </w:r>
      <w:r w:rsidRPr="00906E69">
        <w:rPr>
          <w:rFonts w:cstheme="minorBidi" w:hint="eastAsia"/>
          <w:b/>
          <w:bCs/>
          <w:color w:val="31849B"/>
          <w:kern w:val="2"/>
          <w:sz w:val="22"/>
          <w:szCs w:val="22"/>
        </w:rPr>
        <w:t>具有临床意义的体细胞变异详细解读</w:t>
      </w:r>
      <w:r w:rsidR="002C6691">
        <w:rPr>
          <w:rFonts w:cstheme="minorBidi" w:hint="eastAsia"/>
          <w:b/>
          <w:bCs/>
          <w:color w:val="31849B"/>
          <w:kern w:val="2"/>
          <w:sz w:val="22"/>
          <w:szCs w:val="22"/>
        </w:rPr>
        <w:t>、</w:t>
      </w:r>
    </w:p>
    <w:p w14:paraId="7F1B9B9F" w14:textId="567F428B" w:rsidR="002C6691" w:rsidRDefault="002C6691" w:rsidP="002C6691">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p w14:paraId="75BCDFA2" w14:textId="49B01F08" w:rsidR="005F49B5" w:rsidRPr="002C6691" w:rsidRDefault="005F49B5" w:rsidP="005F49B5">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w:t>
      </w:r>
      <w:r>
        <w:rPr>
          <w:rFonts w:cs="Times New Roman (正文 CS 字体)" w:hint="eastAsia"/>
          <w:snapToGrid w:val="0"/>
          <w:spacing w:val="6"/>
          <w:sz w:val="18"/>
          <w:szCs w:val="18"/>
        </w:rPr>
        <w:t>brca</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DB43EC" w14:paraId="73578C1F" w14:textId="77777777" w:rsidTr="00FC3B2B">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F3F1D65" w14:textId="5CC4CFD3" w:rsidR="00DB43EC" w:rsidRDefault="00DB43EC" w:rsidP="00FC3B2B">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E756B5">
              <w:rPr>
                <w:rFonts w:cs="Times New Roman (正文 CS 字体)"/>
                <w:snapToGrid w:val="0"/>
                <w:spacing w:val="6"/>
                <w:sz w:val="18"/>
                <w:szCs w:val="18"/>
              </w:rPr>
              <w:t>{{</w:t>
            </w:r>
            <w:proofErr w:type="spellStart"/>
            <w:r w:rsidR="00E756B5">
              <w:rPr>
                <w:rFonts w:cs="Times New Roman (正文 CS 字体)"/>
                <w:snapToGrid w:val="0"/>
                <w:spacing w:val="6"/>
                <w:sz w:val="18"/>
                <w:szCs w:val="18"/>
              </w:rPr>
              <w:t>a.gene_symbol</w:t>
            </w:r>
            <w:proofErr w:type="spellEnd"/>
            <w:r w:rsidR="00E756B5">
              <w:rPr>
                <w:rFonts w:cs="Times New Roman (正文 CS 字体)"/>
                <w:snapToGrid w:val="0"/>
                <w:spacing w:val="6"/>
                <w:sz w:val="18"/>
                <w:szCs w:val="18"/>
              </w:rPr>
              <w:t>}}</w:t>
            </w:r>
            <w:r w:rsidR="00E756B5">
              <w:rPr>
                <w:rFonts w:cs="Times New Roman (正文 CS 字体)" w:hint="eastAsia"/>
                <w:snapToGrid w:val="0"/>
                <w:spacing w:val="6"/>
                <w:sz w:val="18"/>
                <w:szCs w:val="18"/>
              </w:rPr>
              <w:t>基因 {{</w:t>
            </w:r>
            <w:proofErr w:type="spellStart"/>
            <w:r w:rsidR="00E756B5">
              <w:rPr>
                <w:rFonts w:cs="Times New Roman (正文 CS 字体)"/>
                <w:snapToGrid w:val="0"/>
                <w:spacing w:val="6"/>
                <w:sz w:val="18"/>
                <w:szCs w:val="18"/>
              </w:rPr>
              <w:t>a.gene_region</w:t>
            </w:r>
            <w:proofErr w:type="spellEnd"/>
            <w:r w:rsidR="00E756B5">
              <w:rPr>
                <w:rFonts w:cs="Times New Roman (正文 CS 字体)" w:hint="eastAsia"/>
                <w:snapToGrid w:val="0"/>
                <w:spacing w:val="6"/>
                <w:sz w:val="18"/>
                <w:szCs w:val="18"/>
              </w:rPr>
              <w:t>}}</w:t>
            </w:r>
            <w:r w:rsidR="00E756B5">
              <w:rPr>
                <w:rFonts w:cs="Times New Roman (正文 CS 字体)"/>
                <w:snapToGrid w:val="0"/>
                <w:spacing w:val="6"/>
                <w:sz w:val="18"/>
                <w:szCs w:val="18"/>
              </w:rPr>
              <w:t xml:space="preserve"> {{</w:t>
            </w:r>
            <w:proofErr w:type="spellStart"/>
            <w:r w:rsidR="00E756B5">
              <w:rPr>
                <w:rFonts w:cs="Times New Roman (正文 CS 字体)"/>
                <w:snapToGrid w:val="0"/>
                <w:spacing w:val="6"/>
                <w:sz w:val="18"/>
                <w:szCs w:val="18"/>
              </w:rPr>
              <w:t>a.hgvs_c</w:t>
            </w:r>
            <w:proofErr w:type="spellEnd"/>
            <w:r w:rsidR="00E756B5">
              <w:rPr>
                <w:rFonts w:cs="Times New Roman (正文 CS 字体)"/>
                <w:snapToGrid w:val="0"/>
                <w:spacing w:val="6"/>
                <w:sz w:val="18"/>
                <w:szCs w:val="18"/>
              </w:rPr>
              <w:t xml:space="preserve">}}{%if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 xml:space="preserve"> != “p.?”%} {{</w:t>
            </w:r>
            <w:proofErr w:type="spellStart"/>
            <w:r w:rsidR="00E756B5">
              <w:rPr>
                <w:rFonts w:cs="Times New Roman (正文 CS 字体)"/>
                <w:snapToGrid w:val="0"/>
                <w:spacing w:val="6"/>
                <w:sz w:val="18"/>
                <w:szCs w:val="18"/>
              </w:rPr>
              <w:t>a.hgvs_p</w:t>
            </w:r>
            <w:proofErr w:type="spellEnd"/>
            <w:r w:rsidR="00E756B5">
              <w:rPr>
                <w:rFonts w:cs="Times New Roman (正文 CS 字体)"/>
                <w:snapToGrid w:val="0"/>
                <w:spacing w:val="6"/>
                <w:sz w:val="18"/>
                <w:szCs w:val="18"/>
              </w:rPr>
              <w:t>}}{%endif%}</w:t>
            </w:r>
          </w:p>
        </w:tc>
      </w:tr>
      <w:tr w:rsidR="00E756B5" w14:paraId="3585FF53"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A7842A" w14:textId="1AF07BB2" w:rsidR="00E756B5" w:rsidRDefault="00E756B5" w:rsidP="00E756B5">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E756B5" w14:paraId="64AE779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0A0D23E" w14:textId="4E28EEE9"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lastRenderedPageBreak/>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E756B5" w14:paraId="3488DCE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79CA0CF7" w14:textId="77777777" w:rsidR="00E756B5" w:rsidRDefault="00E756B5" w:rsidP="00E756B5">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57605F1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272D86EC"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189DC5B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77B76109"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511288C2"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4F15694B" w14:textId="77777777" w:rsidR="00E756B5" w:rsidRPr="0016078B" w:rsidRDefault="00E756B5" w:rsidP="00E756B5">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6F6FF14C" w14:textId="037554E4" w:rsidR="00E756B5" w:rsidRDefault="00E756B5" w:rsidP="00E756B5">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t>{%p endif%}</w:t>
            </w:r>
          </w:p>
        </w:tc>
      </w:tr>
    </w:tbl>
    <w:p w14:paraId="17CE3ED5" w14:textId="77777777" w:rsidR="005F49B5" w:rsidRDefault="005F49B5" w:rsidP="005F49B5">
      <w:pPr>
        <w:rPr>
          <w:sz w:val="18"/>
          <w:szCs w:val="18"/>
        </w:rPr>
      </w:pPr>
    </w:p>
    <w:p w14:paraId="5E4D2680" w14:textId="77777777" w:rsidR="005F49B5" w:rsidRPr="00C805BE" w:rsidRDefault="005F49B5" w:rsidP="005F49B5">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0CAF462" w14:textId="77777777" w:rsidR="005F49B5" w:rsidRDefault="005F49B5" w:rsidP="005F49B5">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5F49B5" w14:paraId="1C2CE257"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46685EE" w14:textId="69AD9A2D" w:rsidR="005F49B5" w:rsidRDefault="005F49B5"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5F49B5" w14:paraId="298E644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F3F1C3" w14:textId="0EAB7157" w:rsidR="005F49B5" w:rsidRDefault="005F49B5"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5F49B5" w14:paraId="33676AB3"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6A92E70" w14:textId="2EEA49C9" w:rsidR="005F49B5" w:rsidRDefault="005F49B5"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8C27FB" w14:paraId="0D845F8E"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FB27D79" w14:textId="4A3342D3" w:rsidR="008C27FB" w:rsidRDefault="008C27FB"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4A6B5117" w14:textId="77777777" w:rsidR="005F49B5" w:rsidRPr="00C805BE" w:rsidRDefault="005F49B5" w:rsidP="005F49B5">
      <w:pPr>
        <w:rPr>
          <w:sz w:val="18"/>
          <w:szCs w:val="18"/>
        </w:rPr>
      </w:pPr>
    </w:p>
    <w:p w14:paraId="1212BE4B" w14:textId="77777777" w:rsidR="005F49B5" w:rsidRPr="00C805BE" w:rsidRDefault="005F49B5" w:rsidP="005F49B5">
      <w:pPr>
        <w:rPr>
          <w:sz w:val="18"/>
          <w:szCs w:val="18"/>
        </w:rPr>
      </w:pPr>
      <w:r w:rsidRPr="00C805BE">
        <w:rPr>
          <w:rFonts w:hint="eastAsia"/>
          <w:sz w:val="18"/>
          <w:szCs w:val="18"/>
        </w:rPr>
        <w:t>{</w:t>
      </w:r>
      <w:r w:rsidRPr="00C805BE">
        <w:rPr>
          <w:sz w:val="18"/>
          <w:szCs w:val="18"/>
        </w:rPr>
        <w:t>%p endif%}</w:t>
      </w:r>
    </w:p>
    <w:p w14:paraId="142E47B4" w14:textId="31858315" w:rsidR="00DB43EC" w:rsidRPr="00C06E12" w:rsidRDefault="00DB43EC" w:rsidP="00DB43EC">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5F09E8FF" w14:textId="77777777" w:rsidR="00DB43EC" w:rsidRDefault="00DB43EC">
      <w:pPr>
        <w:rPr>
          <w:snapToGrid w:val="0"/>
          <w:color w:val="000000" w:themeColor="text1"/>
          <w:sz w:val="16"/>
          <w:szCs w:val="16"/>
        </w:rPr>
      </w:pPr>
    </w:p>
    <w:p w14:paraId="453E2290" w14:textId="600D81B5"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5</w:t>
      </w:r>
      <w:r>
        <w:rPr>
          <w:rFonts w:cstheme="minorBidi" w:hint="eastAsia"/>
          <w:b/>
          <w:bCs/>
          <w:color w:val="31849B"/>
          <w:kern w:val="2"/>
          <w:sz w:val="22"/>
          <w:szCs w:val="22"/>
        </w:rPr>
        <w:t>其他基因具有临床意义的变异详细解读</w:t>
      </w:r>
    </w:p>
    <w:p w14:paraId="1370B1D7" w14:textId="375A09FF" w:rsidR="00050847" w:rsidRDefault="00050847" w:rsidP="00050847">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656331D6" w14:textId="31A0DB48" w:rsidR="00050847" w:rsidRPr="002C6691" w:rsidRDefault="00050847" w:rsidP="00050847">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I_II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2C27A4B9"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7BC0BD35" w14:textId="4C7F5FDD"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050847">
              <w:rPr>
                <w:rFonts w:cs="Times New Roman (正文 CS 字体)"/>
                <w:snapToGrid w:val="0"/>
                <w:spacing w:val="6"/>
                <w:sz w:val="18"/>
                <w:szCs w:val="18"/>
              </w:rPr>
              <w:t>{{</w:t>
            </w:r>
            <w:proofErr w:type="spellStart"/>
            <w:r w:rsidR="00050847">
              <w:rPr>
                <w:rFonts w:cs="Times New Roman (正文 CS 字体)"/>
                <w:snapToGrid w:val="0"/>
                <w:spacing w:val="6"/>
                <w:sz w:val="18"/>
                <w:szCs w:val="18"/>
              </w:rPr>
              <w:t>a.gene_symbol</w:t>
            </w:r>
            <w:proofErr w:type="spellEnd"/>
            <w:r w:rsidR="00050847">
              <w:rPr>
                <w:rFonts w:cs="Times New Roman (正文 CS 字体)"/>
                <w:snapToGrid w:val="0"/>
                <w:spacing w:val="6"/>
                <w:sz w:val="18"/>
                <w:szCs w:val="18"/>
              </w:rPr>
              <w:t>}}</w:t>
            </w:r>
            <w:r w:rsidR="00050847">
              <w:rPr>
                <w:rFonts w:cs="Times New Roman (正文 CS 字体)" w:hint="eastAsia"/>
                <w:snapToGrid w:val="0"/>
                <w:spacing w:val="6"/>
                <w:sz w:val="18"/>
                <w:szCs w:val="18"/>
              </w:rPr>
              <w:t>基因 {{</w:t>
            </w:r>
            <w:proofErr w:type="spellStart"/>
            <w:r w:rsidR="00050847">
              <w:rPr>
                <w:rFonts w:cs="Times New Roman (正文 CS 字体)"/>
                <w:snapToGrid w:val="0"/>
                <w:spacing w:val="6"/>
                <w:sz w:val="18"/>
                <w:szCs w:val="18"/>
              </w:rPr>
              <w:t>a.gene_region</w:t>
            </w:r>
            <w:proofErr w:type="spellEnd"/>
            <w:r w:rsidR="00050847">
              <w:rPr>
                <w:rFonts w:cs="Times New Roman (正文 CS 字体)" w:hint="eastAsia"/>
                <w:snapToGrid w:val="0"/>
                <w:spacing w:val="6"/>
                <w:sz w:val="18"/>
                <w:szCs w:val="18"/>
              </w:rPr>
              <w:t>}}</w:t>
            </w:r>
            <w:r w:rsidR="00050847">
              <w:rPr>
                <w:rFonts w:cs="Times New Roman (正文 CS 字体)"/>
                <w:snapToGrid w:val="0"/>
                <w:spacing w:val="6"/>
                <w:sz w:val="18"/>
                <w:szCs w:val="18"/>
              </w:rPr>
              <w:t xml:space="preserve"> {{</w:t>
            </w:r>
            <w:proofErr w:type="spellStart"/>
            <w:r w:rsidR="00050847">
              <w:rPr>
                <w:rFonts w:cs="Times New Roman (正文 CS 字体)"/>
                <w:snapToGrid w:val="0"/>
                <w:spacing w:val="6"/>
                <w:sz w:val="18"/>
                <w:szCs w:val="18"/>
              </w:rPr>
              <w:t>a.hgvs_c</w:t>
            </w:r>
            <w:proofErr w:type="spellEnd"/>
            <w:r w:rsidR="00050847">
              <w:rPr>
                <w:rFonts w:cs="Times New Roman (正文 CS 字体)"/>
                <w:snapToGrid w:val="0"/>
                <w:spacing w:val="6"/>
                <w:sz w:val="18"/>
                <w:szCs w:val="18"/>
              </w:rPr>
              <w:t xml:space="preserve">}}{%if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 xml:space="preserve"> != “p.?”%} {{</w:t>
            </w:r>
            <w:proofErr w:type="spellStart"/>
            <w:r w:rsidR="00050847">
              <w:rPr>
                <w:rFonts w:cs="Times New Roman (正文 CS 字体)"/>
                <w:snapToGrid w:val="0"/>
                <w:spacing w:val="6"/>
                <w:sz w:val="18"/>
                <w:szCs w:val="18"/>
              </w:rPr>
              <w:t>a.hgvs_p</w:t>
            </w:r>
            <w:proofErr w:type="spellEnd"/>
            <w:r w:rsidR="00050847">
              <w:rPr>
                <w:rFonts w:cs="Times New Roman (正文 CS 字体)"/>
                <w:snapToGrid w:val="0"/>
                <w:spacing w:val="6"/>
                <w:sz w:val="18"/>
                <w:szCs w:val="18"/>
              </w:rPr>
              <w:t>}}{%endif%}</w:t>
            </w:r>
          </w:p>
        </w:tc>
      </w:tr>
      <w:tr w:rsidR="00050847" w14:paraId="47EEDEC2"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E71A76" w14:textId="12684C82" w:rsidR="00050847" w:rsidRDefault="00050847" w:rsidP="00050847">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050847" w14:paraId="2901BCC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31E493AA" w14:textId="633C3D9D"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r w:rsidR="00050847" w14:paraId="7991BBF0"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838B729" w14:textId="77777777" w:rsidR="00050847" w:rsidRDefault="00050847" w:rsidP="00050847">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p w14:paraId="42D7886B"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if </w:t>
            </w:r>
            <w:proofErr w:type="spellStart"/>
            <w:r w:rsidRPr="0016078B">
              <w:rPr>
                <w:rFonts w:cs="Times New Roman (正文 CS 字体)"/>
                <w:snapToGrid w:val="0"/>
                <w:spacing w:val="6"/>
                <w:sz w:val="18"/>
                <w:szCs w:val="18"/>
              </w:rPr>
              <w:t>a.evi_sum.evi_split</w:t>
            </w:r>
            <w:proofErr w:type="spellEnd"/>
            <w:r w:rsidRPr="0016078B">
              <w:rPr>
                <w:rFonts w:cs="Times New Roman (正文 CS 字体)"/>
                <w:snapToGrid w:val="0"/>
                <w:spacing w:val="6"/>
                <w:sz w:val="18"/>
                <w:szCs w:val="18"/>
              </w:rPr>
              <w:t xml:space="preserve"> and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 xml:space="preserve"> %}</w:t>
            </w:r>
          </w:p>
          <w:p w14:paraId="6199599E"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for b in </w:t>
            </w:r>
            <w:proofErr w:type="spellStart"/>
            <w:r w:rsidRPr="0016078B">
              <w:rPr>
                <w:rFonts w:cs="Times New Roman (正文 CS 字体)"/>
                <w:snapToGrid w:val="0"/>
                <w:spacing w:val="6"/>
                <w:sz w:val="18"/>
                <w:szCs w:val="18"/>
              </w:rPr>
              <w:t>a.evi_sum.evi_</w:t>
            </w:r>
            <w:proofErr w:type="gramStart"/>
            <w:r w:rsidRPr="0016078B">
              <w:rPr>
                <w:rFonts w:cs="Times New Roman (正文 CS 字体)"/>
                <w:snapToGrid w:val="0"/>
                <w:spacing w:val="6"/>
                <w:sz w:val="18"/>
                <w:szCs w:val="18"/>
              </w:rPr>
              <w:t>split.Predictive</w:t>
            </w:r>
            <w:proofErr w:type="spellEnd"/>
            <w:proofErr w:type="gramEnd"/>
            <w:r w:rsidRPr="0016078B">
              <w:rPr>
                <w:rFonts w:cs="Times New Roman (正文 CS 字体)"/>
                <w:snapToGrid w:val="0"/>
                <w:spacing w:val="6"/>
                <w:sz w:val="18"/>
                <w:szCs w:val="18"/>
              </w:rPr>
              <w:t>%}</w:t>
            </w:r>
          </w:p>
          <w:p w14:paraId="5310000D"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微软雅黑"/>
                <w:b/>
                <w:bCs/>
                <w:color w:val="0070C0"/>
                <w:sz w:val="18"/>
                <w:szCs w:val="18"/>
              </w:rPr>
              <w:t>{{</w:t>
            </w:r>
            <w:proofErr w:type="spellStart"/>
            <w:r w:rsidRPr="0016078B">
              <w:rPr>
                <w:rFonts w:cs="微软雅黑"/>
                <w:b/>
                <w:bCs/>
                <w:color w:val="0070C0"/>
                <w:sz w:val="18"/>
                <w:szCs w:val="18"/>
              </w:rPr>
              <w:t>b.regimen_name</w:t>
            </w:r>
            <w:proofErr w:type="spellEnd"/>
            <w:r w:rsidRPr="0016078B">
              <w:rPr>
                <w:rFonts w:cs="微软雅黑"/>
                <w:b/>
                <w:bCs/>
                <w:color w:val="0070C0"/>
                <w:sz w:val="18"/>
                <w:szCs w:val="18"/>
              </w:rPr>
              <w:t>}}：</w:t>
            </w:r>
            <w:r w:rsidRPr="0016078B">
              <w:rPr>
                <w:rFonts w:cs="Times New Roman (正文 CS 字体)"/>
                <w:snapToGrid w:val="0"/>
                <w:spacing w:val="6"/>
                <w:sz w:val="18"/>
                <w:szCs w:val="18"/>
              </w:rPr>
              <w:t>{{</w:t>
            </w:r>
            <w:proofErr w:type="spellStart"/>
            <w:r w:rsidRPr="0016078B">
              <w:rPr>
                <w:rFonts w:cs="Times New Roman (正文 CS 字体)"/>
                <w:snapToGrid w:val="0"/>
                <w:spacing w:val="6"/>
                <w:sz w:val="18"/>
                <w:szCs w:val="18"/>
              </w:rPr>
              <w:t>b.evi_interpretation|e</w:t>
            </w:r>
            <w:proofErr w:type="spellEnd"/>
            <w:r w:rsidRPr="0016078B">
              <w:rPr>
                <w:rFonts w:cs="Times New Roman (正文 CS 字体)"/>
                <w:snapToGrid w:val="0"/>
                <w:spacing w:val="6"/>
                <w:sz w:val="18"/>
                <w:szCs w:val="18"/>
              </w:rPr>
              <w:t>}}</w:t>
            </w:r>
          </w:p>
          <w:p w14:paraId="27DEE404"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 xml:space="preserve">{%p </w:t>
            </w:r>
            <w:proofErr w:type="spellStart"/>
            <w:r w:rsidRPr="0016078B">
              <w:rPr>
                <w:rFonts w:cs="Times New Roman (正文 CS 字体)"/>
                <w:snapToGrid w:val="0"/>
                <w:spacing w:val="6"/>
                <w:sz w:val="18"/>
                <w:szCs w:val="18"/>
              </w:rPr>
              <w:t>endfor</w:t>
            </w:r>
            <w:proofErr w:type="spellEnd"/>
            <w:r w:rsidRPr="0016078B">
              <w:rPr>
                <w:rFonts w:cs="Times New Roman (正文 CS 字体)"/>
                <w:snapToGrid w:val="0"/>
                <w:spacing w:val="6"/>
                <w:sz w:val="18"/>
                <w:szCs w:val="18"/>
              </w:rPr>
              <w:t>%}</w:t>
            </w:r>
          </w:p>
          <w:p w14:paraId="2CDE3982"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{%p else%}</w:t>
            </w:r>
          </w:p>
          <w:p w14:paraId="6450F1B6" w14:textId="77777777" w:rsidR="00050847" w:rsidRPr="0016078B" w:rsidRDefault="00050847" w:rsidP="00050847">
            <w:pPr>
              <w:adjustRightInd w:val="0"/>
              <w:snapToGrid w:val="0"/>
              <w:spacing w:line="320" w:lineRule="exact"/>
              <w:rPr>
                <w:rFonts w:cs="Times New Roman (正文 CS 字体)"/>
                <w:snapToGrid w:val="0"/>
                <w:spacing w:val="6"/>
                <w:sz w:val="18"/>
                <w:szCs w:val="18"/>
              </w:rPr>
            </w:pPr>
            <w:r w:rsidRPr="0016078B">
              <w:rPr>
                <w:rFonts w:cs="Times New Roman (正文 CS 字体)"/>
                <w:snapToGrid w:val="0"/>
                <w:spacing w:val="6"/>
                <w:sz w:val="18"/>
                <w:szCs w:val="18"/>
              </w:rPr>
              <w:t>-</w:t>
            </w:r>
          </w:p>
          <w:p w14:paraId="04A99A51" w14:textId="1055C9E2" w:rsidR="00050847" w:rsidRDefault="00050847" w:rsidP="00050847">
            <w:pPr>
              <w:adjustRightInd w:val="0"/>
              <w:snapToGrid w:val="0"/>
              <w:spacing w:line="320" w:lineRule="exact"/>
              <w:rPr>
                <w:rFonts w:cs="Times New Roman (正文 CS 字体)"/>
                <w:b/>
                <w:bCs/>
                <w:snapToGrid w:val="0"/>
                <w:spacing w:val="6"/>
                <w:sz w:val="18"/>
                <w:szCs w:val="18"/>
              </w:rPr>
            </w:pPr>
            <w:r w:rsidRPr="0016078B">
              <w:rPr>
                <w:rFonts w:cs="Times New Roman (正文 CS 字体)"/>
                <w:snapToGrid w:val="0"/>
                <w:spacing w:val="6"/>
                <w:sz w:val="18"/>
                <w:szCs w:val="18"/>
              </w:rPr>
              <w:lastRenderedPageBreak/>
              <w:t>{%p endif%}</w:t>
            </w:r>
          </w:p>
        </w:tc>
      </w:tr>
    </w:tbl>
    <w:p w14:paraId="0E40807D" w14:textId="77777777" w:rsidR="00050847" w:rsidRDefault="00050847" w:rsidP="00050847">
      <w:pPr>
        <w:rPr>
          <w:sz w:val="18"/>
          <w:szCs w:val="18"/>
        </w:rPr>
      </w:pPr>
    </w:p>
    <w:p w14:paraId="5B8E0344" w14:textId="77777777" w:rsidR="00050847" w:rsidRPr="00C805BE" w:rsidRDefault="00050847" w:rsidP="00050847">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722028F5" w14:textId="02A2FEBB" w:rsidR="00050847" w:rsidRDefault="00050847" w:rsidP="00050847">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050847" w14:paraId="588EFF39"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CA9C8F4" w14:textId="77777777" w:rsidR="00050847" w:rsidRDefault="00050847"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hint="eastAsia"/>
                <w:b/>
                <w:bCs/>
                <w:snapToGrid w:val="0"/>
                <w:spacing w:val="6"/>
                <w:sz w:val="18"/>
                <w:szCs w:val="18"/>
              </w:rPr>
              <w:t>-</w:t>
            </w:r>
          </w:p>
        </w:tc>
      </w:tr>
      <w:tr w:rsidR="00050847" w14:paraId="7AE3908B"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0E20B99" w14:textId="77777777" w:rsidR="00050847" w:rsidRDefault="00050847"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p>
        </w:tc>
      </w:tr>
      <w:tr w:rsidR="00050847" w14:paraId="6AF9B7E5"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72D2BE6"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p>
        </w:tc>
      </w:tr>
      <w:tr w:rsidR="00050847" w14:paraId="6383FB9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0910C5E1" w14:textId="77777777" w:rsidR="00050847" w:rsidRDefault="00050847"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治疗策略：-</w:t>
            </w:r>
          </w:p>
        </w:tc>
      </w:tr>
    </w:tbl>
    <w:p w14:paraId="1A6AC598" w14:textId="77777777" w:rsidR="00050847" w:rsidRPr="00C805BE" w:rsidRDefault="00050847" w:rsidP="00050847">
      <w:pPr>
        <w:rPr>
          <w:sz w:val="18"/>
          <w:szCs w:val="18"/>
        </w:rPr>
      </w:pPr>
    </w:p>
    <w:p w14:paraId="0D2B2A32" w14:textId="77777777" w:rsidR="00050847" w:rsidRPr="00C805BE" w:rsidRDefault="00050847" w:rsidP="00050847">
      <w:pPr>
        <w:rPr>
          <w:sz w:val="18"/>
          <w:szCs w:val="18"/>
        </w:rPr>
      </w:pPr>
      <w:r w:rsidRPr="00C805BE">
        <w:rPr>
          <w:rFonts w:hint="eastAsia"/>
          <w:sz w:val="18"/>
          <w:szCs w:val="18"/>
        </w:rPr>
        <w:t>{</w:t>
      </w:r>
      <w:r w:rsidRPr="00C805BE">
        <w:rPr>
          <w:sz w:val="18"/>
          <w:szCs w:val="18"/>
        </w:rPr>
        <w:t>%p endif%}</w:t>
      </w:r>
    </w:p>
    <w:p w14:paraId="66E3CDF6" w14:textId="77777777" w:rsidR="00986AD5" w:rsidRDefault="00B85C6E">
      <w:pPr>
        <w:adjustRightInd w:val="0"/>
        <w:snapToGrid w:val="0"/>
        <w:spacing w:line="240" w:lineRule="exact"/>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本部分仅对解读为I类-强临床意义、II类-潜在临床意义的变异进行详细解读。</w:t>
      </w:r>
    </w:p>
    <w:p w14:paraId="4C61463C" w14:textId="0092DF3E" w:rsidR="00986AD5" w:rsidRDefault="00B85C6E">
      <w:pPr>
        <w:jc w:val="center"/>
        <w:rPr>
          <w:rFonts w:cstheme="minorBidi"/>
          <w:b/>
          <w:bCs/>
          <w:color w:val="31849B"/>
          <w:kern w:val="2"/>
          <w:sz w:val="22"/>
          <w:szCs w:val="22"/>
        </w:rPr>
      </w:pPr>
      <w:r>
        <w:rPr>
          <w:rFonts w:cstheme="minorBidi" w:hint="eastAsia"/>
          <w:b/>
          <w:bCs/>
          <w:color w:val="31849B"/>
          <w:kern w:val="2"/>
          <w:sz w:val="22"/>
          <w:szCs w:val="22"/>
        </w:rPr>
        <w:t>3.</w:t>
      </w:r>
      <w:r w:rsidR="000D453D">
        <w:rPr>
          <w:rFonts w:cstheme="minorBidi"/>
          <w:b/>
          <w:bCs/>
          <w:color w:val="31849B"/>
          <w:kern w:val="2"/>
          <w:sz w:val="22"/>
          <w:szCs w:val="22"/>
        </w:rPr>
        <w:t>6</w:t>
      </w:r>
      <w:r>
        <w:rPr>
          <w:rFonts w:cstheme="minorBidi" w:hint="eastAsia"/>
          <w:b/>
          <w:bCs/>
          <w:color w:val="31849B"/>
          <w:kern w:val="2"/>
          <w:sz w:val="22"/>
          <w:szCs w:val="22"/>
        </w:rPr>
        <w:t>.</w:t>
      </w:r>
      <w:r w:rsidR="00DB43EC">
        <w:rPr>
          <w:rFonts w:cstheme="minorBidi"/>
          <w:b/>
          <w:bCs/>
          <w:color w:val="31849B"/>
          <w:kern w:val="2"/>
          <w:sz w:val="22"/>
          <w:szCs w:val="22"/>
        </w:rPr>
        <w:t>6</w:t>
      </w:r>
      <w:r>
        <w:rPr>
          <w:rFonts w:cstheme="minorBidi" w:hint="eastAsia"/>
          <w:b/>
          <w:bCs/>
          <w:color w:val="31849B"/>
          <w:kern w:val="2"/>
          <w:sz w:val="22"/>
          <w:szCs w:val="22"/>
        </w:rPr>
        <w:t>其他基因意义不明确变异详细解读</w:t>
      </w:r>
    </w:p>
    <w:p w14:paraId="2936DCC6" w14:textId="2177EEDA" w:rsidR="00C33B36" w:rsidRDefault="00C33B36" w:rsidP="00C33B36">
      <w:pPr>
        <w:rPr>
          <w:rFonts w:cs="Times New Roman (正文 CS 字体)"/>
          <w:snapToGrid w:val="0"/>
          <w:spacing w:val="6"/>
          <w:sz w:val="18"/>
          <w:szCs w:val="18"/>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if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p w14:paraId="38C05EE3" w14:textId="6B50E412" w:rsidR="00C33B36" w:rsidRPr="002C6691" w:rsidRDefault="00C33B36" w:rsidP="00C33B36">
      <w:pPr>
        <w:rPr>
          <w:rFonts w:cstheme="minorBidi"/>
          <w:b/>
          <w:bCs/>
          <w:color w:val="31849B"/>
          <w:kern w:val="2"/>
          <w:sz w:val="22"/>
          <w:szCs w:val="22"/>
        </w:rPr>
      </w:pPr>
      <w:r>
        <w:rPr>
          <w:rFonts w:cs="Times New Roman (正文 CS 字体)" w:hint="eastAsia"/>
          <w:snapToGrid w:val="0"/>
          <w:spacing w:val="6"/>
          <w:sz w:val="18"/>
          <w:szCs w:val="18"/>
        </w:rPr>
        <w:t>{</w:t>
      </w:r>
      <w:r>
        <w:rPr>
          <w:rFonts w:cs="Times New Roman (正文 CS 字体)"/>
          <w:snapToGrid w:val="0"/>
          <w:spacing w:val="6"/>
          <w:sz w:val="18"/>
          <w:szCs w:val="18"/>
        </w:rPr>
        <w:t>%</w:t>
      </w:r>
      <w:r>
        <w:rPr>
          <w:rFonts w:cs="Times New Roman (正文 CS 字体)" w:hint="eastAsia"/>
          <w:snapToGrid w:val="0"/>
          <w:spacing w:val="6"/>
          <w:sz w:val="18"/>
          <w:szCs w:val="18"/>
        </w:rPr>
        <w:t>p</w:t>
      </w:r>
      <w:r>
        <w:rPr>
          <w:rFonts w:cs="Times New Roman (正文 CS 字体)"/>
          <w:snapToGrid w:val="0"/>
          <w:spacing w:val="6"/>
          <w:sz w:val="18"/>
          <w:szCs w:val="18"/>
        </w:rPr>
        <w:t xml:space="preserve"> </w:t>
      </w:r>
      <w:r>
        <w:rPr>
          <w:rFonts w:cs="Times New Roman (正文 CS 字体)" w:hint="eastAsia"/>
          <w:snapToGrid w:val="0"/>
          <w:spacing w:val="6"/>
          <w:sz w:val="18"/>
          <w:szCs w:val="18"/>
        </w:rPr>
        <w:t>for</w:t>
      </w:r>
      <w:r>
        <w:rPr>
          <w:rFonts w:cs="Times New Roman (正文 CS 字体)"/>
          <w:snapToGrid w:val="0"/>
          <w:spacing w:val="6"/>
          <w:sz w:val="18"/>
          <w:szCs w:val="18"/>
        </w:rPr>
        <w:t xml:space="preserve"> a in </w:t>
      </w:r>
      <w:proofErr w:type="spellStart"/>
      <w:proofErr w:type="gramStart"/>
      <w:r>
        <w:rPr>
          <w:rFonts w:cs="Times New Roman (正文 CS 字体)"/>
          <w:snapToGrid w:val="0"/>
          <w:spacing w:val="6"/>
          <w:sz w:val="18"/>
          <w:szCs w:val="18"/>
        </w:rPr>
        <w:t>var.hrd.somatic</w:t>
      </w:r>
      <w:proofErr w:type="gramEnd"/>
      <w:r>
        <w:rPr>
          <w:rFonts w:cs="Times New Roman (正文 CS 字体)"/>
          <w:snapToGrid w:val="0"/>
          <w:spacing w:val="6"/>
          <w:sz w:val="18"/>
          <w:szCs w:val="18"/>
        </w:rPr>
        <w:t>_</w:t>
      </w:r>
      <w:r>
        <w:rPr>
          <w:rFonts w:cs="Times New Roman (正文 CS 字体)" w:hint="eastAsia"/>
          <w:snapToGrid w:val="0"/>
          <w:spacing w:val="6"/>
          <w:sz w:val="18"/>
          <w:szCs w:val="18"/>
        </w:rPr>
        <w:t>III</w:t>
      </w:r>
      <w:r>
        <w:rPr>
          <w:rFonts w:cs="Times New Roman (正文 CS 字体)"/>
          <w:snapToGrid w:val="0"/>
          <w:spacing w:val="6"/>
          <w:sz w:val="18"/>
          <w:szCs w:val="18"/>
        </w:rPr>
        <w:t>_other</w:t>
      </w:r>
      <w:proofErr w:type="spellEnd"/>
      <w:r>
        <w:rPr>
          <w:rFonts w:cs="Times New Roman (正文 CS 字体)"/>
          <w:snapToGrid w:val="0"/>
          <w:spacing w:val="6"/>
          <w:sz w:val="18"/>
          <w:szCs w:val="18"/>
        </w:rPr>
        <w:t>%}</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986AD5" w14:paraId="34232358" w14:textId="77777777">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4AD04CE7" w14:textId="72FB0BA2" w:rsidR="00986AD5" w:rsidRDefault="00B85C6E">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sidR="00C33B36">
              <w:rPr>
                <w:rFonts w:cs="Times New Roman (正文 CS 字体)"/>
                <w:snapToGrid w:val="0"/>
                <w:spacing w:val="6"/>
                <w:sz w:val="18"/>
                <w:szCs w:val="18"/>
              </w:rPr>
              <w:t>{{</w:t>
            </w:r>
            <w:proofErr w:type="spellStart"/>
            <w:r w:rsidR="00C33B36">
              <w:rPr>
                <w:rFonts w:cs="Times New Roman (正文 CS 字体)"/>
                <w:snapToGrid w:val="0"/>
                <w:spacing w:val="6"/>
                <w:sz w:val="18"/>
                <w:szCs w:val="18"/>
              </w:rPr>
              <w:t>a.gene_symbol</w:t>
            </w:r>
            <w:proofErr w:type="spellEnd"/>
            <w:r w:rsidR="00C33B36">
              <w:rPr>
                <w:rFonts w:cs="Times New Roman (正文 CS 字体)"/>
                <w:snapToGrid w:val="0"/>
                <w:spacing w:val="6"/>
                <w:sz w:val="18"/>
                <w:szCs w:val="18"/>
              </w:rPr>
              <w:t>}}</w:t>
            </w:r>
            <w:r w:rsidR="00C33B36">
              <w:rPr>
                <w:rFonts w:cs="Times New Roman (正文 CS 字体)" w:hint="eastAsia"/>
                <w:snapToGrid w:val="0"/>
                <w:spacing w:val="6"/>
                <w:sz w:val="18"/>
                <w:szCs w:val="18"/>
              </w:rPr>
              <w:t>基因 {{</w:t>
            </w:r>
            <w:proofErr w:type="spellStart"/>
            <w:r w:rsidR="00C33B36">
              <w:rPr>
                <w:rFonts w:cs="Times New Roman (正文 CS 字体)"/>
                <w:snapToGrid w:val="0"/>
                <w:spacing w:val="6"/>
                <w:sz w:val="18"/>
                <w:szCs w:val="18"/>
              </w:rPr>
              <w:t>a.gene_region</w:t>
            </w:r>
            <w:proofErr w:type="spellEnd"/>
            <w:r w:rsidR="00C33B36">
              <w:rPr>
                <w:rFonts w:cs="Times New Roman (正文 CS 字体)" w:hint="eastAsia"/>
                <w:snapToGrid w:val="0"/>
                <w:spacing w:val="6"/>
                <w:sz w:val="18"/>
                <w:szCs w:val="18"/>
              </w:rPr>
              <w:t>}}</w:t>
            </w:r>
            <w:r w:rsidR="00C33B36">
              <w:rPr>
                <w:rFonts w:cs="Times New Roman (正文 CS 字体)"/>
                <w:snapToGrid w:val="0"/>
                <w:spacing w:val="6"/>
                <w:sz w:val="18"/>
                <w:szCs w:val="18"/>
              </w:rPr>
              <w:t xml:space="preserve"> {{</w:t>
            </w:r>
            <w:proofErr w:type="spellStart"/>
            <w:r w:rsidR="00C33B36">
              <w:rPr>
                <w:rFonts w:cs="Times New Roman (正文 CS 字体)"/>
                <w:snapToGrid w:val="0"/>
                <w:spacing w:val="6"/>
                <w:sz w:val="18"/>
                <w:szCs w:val="18"/>
              </w:rPr>
              <w:t>a.hgvs_c</w:t>
            </w:r>
            <w:proofErr w:type="spellEnd"/>
            <w:r w:rsidR="00C33B36">
              <w:rPr>
                <w:rFonts w:cs="Times New Roman (正文 CS 字体)"/>
                <w:snapToGrid w:val="0"/>
                <w:spacing w:val="6"/>
                <w:sz w:val="18"/>
                <w:szCs w:val="18"/>
              </w:rPr>
              <w:t xml:space="preserve">}}{%if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 xml:space="preserve"> != “p.?”%} {{</w:t>
            </w:r>
            <w:proofErr w:type="spellStart"/>
            <w:r w:rsidR="00C33B36">
              <w:rPr>
                <w:rFonts w:cs="Times New Roman (正文 CS 字体)"/>
                <w:snapToGrid w:val="0"/>
                <w:spacing w:val="6"/>
                <w:sz w:val="18"/>
                <w:szCs w:val="18"/>
              </w:rPr>
              <w:t>a.hgvs_p</w:t>
            </w:r>
            <w:proofErr w:type="spellEnd"/>
            <w:r w:rsidR="00C33B36">
              <w:rPr>
                <w:rFonts w:cs="Times New Roman (正文 CS 字体)"/>
                <w:snapToGrid w:val="0"/>
                <w:spacing w:val="6"/>
                <w:sz w:val="18"/>
                <w:szCs w:val="18"/>
              </w:rPr>
              <w:t>}}{%endif%}</w:t>
            </w:r>
          </w:p>
        </w:tc>
      </w:tr>
      <w:tr w:rsidR="00C33B36" w14:paraId="4BE95374"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430FB040" w14:textId="350BBC69" w:rsidR="00C33B36" w:rsidRDefault="00C33B36" w:rsidP="00C33B36">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a.gene</w:t>
            </w:r>
            <w:proofErr w:type="gramEnd"/>
            <w:r w:rsidRPr="00C805BE">
              <w:rPr>
                <w:rFonts w:cs="Times New Roman (正文 CS 字体)"/>
                <w:snapToGrid w:val="0"/>
                <w:spacing w:val="6"/>
                <w:sz w:val="18"/>
                <w:szCs w:val="18"/>
              </w:rPr>
              <w:t>_function|e</w:t>
            </w:r>
            <w:proofErr w:type="spellEnd"/>
            <w:r w:rsidRPr="00C805BE">
              <w:rPr>
                <w:rFonts w:cs="Times New Roman (正文 CS 字体)"/>
                <w:snapToGrid w:val="0"/>
                <w:spacing w:val="6"/>
                <w:sz w:val="18"/>
                <w:szCs w:val="18"/>
              </w:rPr>
              <w:t>}}</w:t>
            </w:r>
          </w:p>
        </w:tc>
      </w:tr>
      <w:tr w:rsidR="00C33B36" w14:paraId="39D97AD5" w14:textId="77777777" w:rsidTr="002C6691">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1335890" w14:textId="45F4BAE2" w:rsidR="00C33B36" w:rsidRDefault="00C33B36" w:rsidP="00C33B36">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sidRPr="00C805BE">
              <w:rPr>
                <w:rFonts w:cs="Times New Roman (正文 CS 字体)"/>
                <w:snapToGrid w:val="0"/>
                <w:spacing w:val="6"/>
                <w:sz w:val="18"/>
                <w:szCs w:val="18"/>
              </w:rPr>
              <w:t>{{</w:t>
            </w:r>
            <w:proofErr w:type="spellStart"/>
            <w:proofErr w:type="gramStart"/>
            <w:r w:rsidRPr="00C805BE">
              <w:rPr>
                <w:rFonts w:cs="Times New Roman (正文 CS 字体)"/>
                <w:snapToGrid w:val="0"/>
                <w:spacing w:val="6"/>
                <w:sz w:val="18"/>
                <w:szCs w:val="18"/>
              </w:rPr>
              <w:t>a.variant</w:t>
            </w:r>
            <w:proofErr w:type="gramEnd"/>
            <w:r w:rsidRPr="00C805BE">
              <w:rPr>
                <w:rFonts w:cs="Times New Roman (正文 CS 字体)"/>
                <w:snapToGrid w:val="0"/>
                <w:spacing w:val="6"/>
                <w:sz w:val="18"/>
                <w:szCs w:val="18"/>
              </w:rPr>
              <w:t>_desc_cn|e</w:t>
            </w:r>
            <w:proofErr w:type="spellEnd"/>
            <w:r w:rsidRPr="00C805BE">
              <w:rPr>
                <w:rFonts w:cs="Times New Roman (正文 CS 字体)"/>
                <w:snapToGrid w:val="0"/>
                <w:spacing w:val="6"/>
                <w:sz w:val="18"/>
                <w:szCs w:val="18"/>
              </w:rPr>
              <w:t>}}{{</w:t>
            </w:r>
            <w:proofErr w:type="spellStart"/>
            <w:r w:rsidRPr="00C805BE">
              <w:rPr>
                <w:rFonts w:cs="Times New Roman (正文 CS 字体)"/>
                <w:snapToGrid w:val="0"/>
                <w:spacing w:val="6"/>
                <w:sz w:val="18"/>
                <w:szCs w:val="18"/>
              </w:rPr>
              <w:t>a.variant_interpret_cn|e</w:t>
            </w:r>
            <w:proofErr w:type="spellEnd"/>
            <w:r w:rsidRPr="00C805BE">
              <w:rPr>
                <w:rFonts w:cs="Times New Roman (正文 CS 字体)"/>
                <w:snapToGrid w:val="0"/>
                <w:spacing w:val="6"/>
                <w:sz w:val="18"/>
                <w:szCs w:val="18"/>
              </w:rPr>
              <w:t>}}</w:t>
            </w:r>
          </w:p>
        </w:tc>
      </w:tr>
    </w:tbl>
    <w:p w14:paraId="126F0E61" w14:textId="77777777" w:rsidR="00C33B36" w:rsidRDefault="00C33B36" w:rsidP="00C33B36">
      <w:pPr>
        <w:rPr>
          <w:sz w:val="18"/>
          <w:szCs w:val="18"/>
        </w:rPr>
      </w:pPr>
    </w:p>
    <w:p w14:paraId="498751D1" w14:textId="77777777" w:rsidR="00C33B36" w:rsidRPr="00C805BE" w:rsidRDefault="00C33B36" w:rsidP="00C33B36">
      <w:pPr>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01E7B17A" w14:textId="77777777" w:rsidR="00C33B36" w:rsidRDefault="00C33B36" w:rsidP="00C33B36">
      <w:pPr>
        <w:rPr>
          <w:sz w:val="18"/>
          <w:szCs w:val="18"/>
        </w:rPr>
      </w:pPr>
      <w:r w:rsidRPr="00C805BE">
        <w:rPr>
          <w:rFonts w:hint="eastAsia"/>
          <w:sz w:val="18"/>
          <w:szCs w:val="18"/>
        </w:rPr>
        <w:t>{</w:t>
      </w:r>
      <w:r w:rsidRPr="00C805BE">
        <w:rPr>
          <w:sz w:val="18"/>
          <w:szCs w:val="18"/>
        </w:rPr>
        <w:t>%p else%}</w:t>
      </w:r>
    </w:p>
    <w:tbl>
      <w:tblPr>
        <w:tblStyle w:val="afffd"/>
        <w:tblW w:w="10456"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ook w:val="04A0" w:firstRow="1" w:lastRow="0" w:firstColumn="1" w:lastColumn="0" w:noHBand="0" w:noVBand="1"/>
      </w:tblPr>
      <w:tblGrid>
        <w:gridCol w:w="10456"/>
      </w:tblGrid>
      <w:tr w:rsidR="00C33B36" w14:paraId="29EF4FAA" w14:textId="77777777" w:rsidTr="005A0992">
        <w:trPr>
          <w:trHeight w:val="510"/>
        </w:trPr>
        <w:tc>
          <w:tcPr>
            <w:tcW w:w="10456" w:type="dxa"/>
            <w:tcBorders>
              <w:top w:val="single" w:sz="4" w:space="0" w:color="31849B"/>
              <w:bottom w:val="single" w:sz="4" w:space="0" w:color="31849B"/>
              <w:right w:val="single" w:sz="8" w:space="0" w:color="FFFFFF" w:themeColor="background1"/>
            </w:tcBorders>
            <w:shd w:val="clear" w:color="auto" w:fill="DBEFF4"/>
            <w:tcMar>
              <w:top w:w="60" w:type="dxa"/>
              <w:bottom w:w="60" w:type="dxa"/>
            </w:tcMar>
            <w:vAlign w:val="center"/>
          </w:tcPr>
          <w:p w14:paraId="3090468D" w14:textId="0100A854" w:rsidR="00C33B36" w:rsidRDefault="00C33B36" w:rsidP="005A0992">
            <w:pPr>
              <w:adjustRightInd w:val="0"/>
              <w:snapToGrid w:val="0"/>
              <w:spacing w:line="240" w:lineRule="atLeast"/>
              <w:rPr>
                <w:rFonts w:cs="Times New Roman (正文 CS 字体)"/>
                <w:snapToGrid w:val="0"/>
                <w:spacing w:val="6"/>
                <w:sz w:val="18"/>
                <w:szCs w:val="18"/>
              </w:rPr>
            </w:pPr>
            <w:r>
              <w:rPr>
                <w:rFonts w:cs="Times New Roman (正文 CS 字体)" w:hint="eastAsia"/>
                <w:b/>
                <w:bCs/>
                <w:snapToGrid w:val="0"/>
                <w:color w:val="31849B"/>
                <w:spacing w:val="6"/>
                <w:sz w:val="18"/>
                <w:szCs w:val="18"/>
              </w:rPr>
              <w:t>基因变异：</w:t>
            </w:r>
            <w:r>
              <w:rPr>
                <w:rFonts w:cs="Times New Roman (正文 CS 字体)"/>
                <w:snapToGrid w:val="0"/>
                <w:spacing w:val="6"/>
                <w:sz w:val="18"/>
                <w:szCs w:val="18"/>
              </w:rPr>
              <w:t>-</w:t>
            </w:r>
          </w:p>
        </w:tc>
      </w:tr>
      <w:tr w:rsidR="00C33B36" w14:paraId="328319C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5CCFFF54" w14:textId="01BC4593" w:rsidR="00C33B36" w:rsidRDefault="00C33B36" w:rsidP="005A0992">
            <w:pPr>
              <w:adjustRightInd w:val="0"/>
              <w:snapToGrid w:val="0"/>
              <w:spacing w:line="320" w:lineRule="exact"/>
              <w:rPr>
                <w:rFonts w:cs="Times New Roman (正文 CS 字体)"/>
                <w:snapToGrid w:val="0"/>
                <w:spacing w:val="6"/>
                <w:sz w:val="18"/>
                <w:szCs w:val="18"/>
              </w:rPr>
            </w:pPr>
            <w:r>
              <w:rPr>
                <w:rFonts w:cs="Times New Roman (正文 CS 字体)" w:hint="eastAsia"/>
                <w:b/>
                <w:bCs/>
                <w:snapToGrid w:val="0"/>
                <w:spacing w:val="6"/>
                <w:sz w:val="18"/>
                <w:szCs w:val="18"/>
              </w:rPr>
              <w:t>基因介绍：</w:t>
            </w:r>
            <w:r>
              <w:rPr>
                <w:rFonts w:cs="Times New Roman (正文 CS 字体)"/>
                <w:snapToGrid w:val="0"/>
                <w:spacing w:val="6"/>
                <w:sz w:val="18"/>
                <w:szCs w:val="18"/>
              </w:rPr>
              <w:t>-</w:t>
            </w:r>
          </w:p>
        </w:tc>
      </w:tr>
      <w:tr w:rsidR="00C33B36" w14:paraId="079580ED" w14:textId="77777777" w:rsidTr="005A0992">
        <w:trPr>
          <w:trHeight w:val="567"/>
        </w:trPr>
        <w:tc>
          <w:tcPr>
            <w:tcW w:w="10456" w:type="dxa"/>
            <w:tcBorders>
              <w:top w:val="single" w:sz="4" w:space="0" w:color="31849B"/>
              <w:bottom w:val="single" w:sz="4" w:space="0" w:color="31849B"/>
            </w:tcBorders>
            <w:shd w:val="clear" w:color="auto" w:fill="auto"/>
            <w:tcMar>
              <w:top w:w="113" w:type="dxa"/>
              <w:bottom w:w="113" w:type="dxa"/>
            </w:tcMar>
            <w:vAlign w:val="center"/>
          </w:tcPr>
          <w:p w14:paraId="6A81909B" w14:textId="641D6986" w:rsidR="00C33B36" w:rsidRDefault="00C33B36" w:rsidP="005A0992">
            <w:pPr>
              <w:adjustRightInd w:val="0"/>
              <w:snapToGrid w:val="0"/>
              <w:spacing w:line="320" w:lineRule="exact"/>
              <w:rPr>
                <w:rFonts w:cs="Times New Roman (正文 CS 字体)"/>
                <w:b/>
                <w:bCs/>
                <w:snapToGrid w:val="0"/>
                <w:spacing w:val="6"/>
                <w:sz w:val="18"/>
                <w:szCs w:val="18"/>
              </w:rPr>
            </w:pPr>
            <w:r>
              <w:rPr>
                <w:rFonts w:cs="Times New Roman (正文 CS 字体)" w:hint="eastAsia"/>
                <w:b/>
                <w:bCs/>
                <w:snapToGrid w:val="0"/>
                <w:spacing w:val="6"/>
                <w:sz w:val="18"/>
                <w:szCs w:val="18"/>
              </w:rPr>
              <w:t>变异解读：</w:t>
            </w:r>
            <w:r>
              <w:rPr>
                <w:rFonts w:cs="Times New Roman (正文 CS 字体)"/>
                <w:snapToGrid w:val="0"/>
                <w:spacing w:val="6"/>
                <w:sz w:val="18"/>
                <w:szCs w:val="18"/>
              </w:rPr>
              <w:t>-</w:t>
            </w:r>
          </w:p>
        </w:tc>
      </w:tr>
    </w:tbl>
    <w:p w14:paraId="333A5809" w14:textId="77777777" w:rsidR="00C33B36" w:rsidRPr="00C805BE" w:rsidRDefault="00C33B36" w:rsidP="00C33B36">
      <w:pPr>
        <w:rPr>
          <w:sz w:val="18"/>
          <w:szCs w:val="18"/>
        </w:rPr>
      </w:pPr>
    </w:p>
    <w:p w14:paraId="605029C2" w14:textId="77777777" w:rsidR="00C33B36" w:rsidRPr="00C805BE" w:rsidRDefault="00C33B36" w:rsidP="00C33B36">
      <w:pPr>
        <w:rPr>
          <w:sz w:val="18"/>
          <w:szCs w:val="18"/>
        </w:rPr>
      </w:pPr>
      <w:r w:rsidRPr="00C805BE">
        <w:rPr>
          <w:rFonts w:hint="eastAsia"/>
          <w:sz w:val="18"/>
          <w:szCs w:val="18"/>
        </w:rPr>
        <w:t>{</w:t>
      </w:r>
      <w:r w:rsidRPr="00C805BE">
        <w:rPr>
          <w:sz w:val="18"/>
          <w:szCs w:val="18"/>
        </w:rPr>
        <w:t>%p endif%}</w:t>
      </w:r>
    </w:p>
    <w:p w14:paraId="63A62A53" w14:textId="3355B99C" w:rsidR="00986AD5" w:rsidRPr="004621D5" w:rsidRDefault="00B85C6E">
      <w:pPr>
        <w:rPr>
          <w:snapToGrid w:val="0"/>
          <w:color w:val="000000" w:themeColor="text1"/>
          <w:sz w:val="16"/>
          <w:szCs w:val="16"/>
        </w:rPr>
      </w:pPr>
      <w:r>
        <w:rPr>
          <w:rFonts w:hint="eastAsia"/>
          <w:b/>
          <w:snapToGrid w:val="0"/>
          <w:color w:val="000000" w:themeColor="text1"/>
          <w:sz w:val="16"/>
          <w:szCs w:val="16"/>
        </w:rPr>
        <w:t>注：</w:t>
      </w:r>
      <w:r>
        <w:rPr>
          <w:rFonts w:hint="eastAsia"/>
          <w:snapToGrid w:val="0"/>
          <w:color w:val="000000" w:themeColor="text1"/>
          <w:sz w:val="16"/>
          <w:szCs w:val="16"/>
        </w:rPr>
        <w:t>本部分仅对解读为III类-临床意义不明变异进行详细解读。</w:t>
      </w:r>
      <w:bookmarkStart w:id="14" w:name="Germline_Variants_GeTable_remove"/>
      <w:r>
        <w:rPr>
          <w:rFonts w:cs="Menlo"/>
          <w:snapToGrid w:val="0"/>
          <w:color w:val="FF0000"/>
          <w:sz w:val="18"/>
          <w:szCs w:val="18"/>
        </w:rPr>
        <w:br w:type="page"/>
      </w:r>
    </w:p>
    <w:p w14:paraId="78B29761" w14:textId="62939D6A" w:rsidR="00986AD5" w:rsidRDefault="00B85C6E">
      <w:pPr>
        <w:rPr>
          <w:rFonts w:cs="Menlo"/>
          <w:snapToGrid w:val="0"/>
          <w:color w:val="404040"/>
          <w:sz w:val="18"/>
          <w:szCs w:val="18"/>
        </w:rPr>
      </w:pPr>
      <w:r>
        <w:rPr>
          <w:rFonts w:cstheme="minorBidi"/>
          <w:b/>
          <w:bCs/>
          <w:color w:val="31849B"/>
          <w:kern w:val="2"/>
        </w:rPr>
        <w:lastRenderedPageBreak/>
        <w:t>3.</w:t>
      </w:r>
      <w:r w:rsidR="009E2B23">
        <w:rPr>
          <w:rFonts w:cstheme="minorBidi"/>
          <w:b/>
          <w:bCs/>
          <w:color w:val="31849B"/>
          <w:kern w:val="2"/>
        </w:rPr>
        <w:t>7</w:t>
      </w:r>
      <w:r>
        <w:rPr>
          <w:rFonts w:cstheme="minorBidi"/>
          <w:b/>
          <w:bCs/>
          <w:color w:val="31849B"/>
          <w:kern w:val="2"/>
        </w:rPr>
        <w:t xml:space="preserve">. </w:t>
      </w:r>
      <w:r>
        <w:rPr>
          <w:rFonts w:cstheme="minorBidi" w:hint="eastAsia"/>
          <w:b/>
          <w:bCs/>
          <w:color w:val="31849B"/>
          <w:kern w:val="2"/>
        </w:rPr>
        <w:t>附赠检测质控</w:t>
      </w:r>
    </w:p>
    <w:p w14:paraId="76664D49" w14:textId="77777777" w:rsidR="00986AD5" w:rsidRDefault="00986AD5">
      <w:pPr>
        <w:snapToGrid w:val="0"/>
        <w:spacing w:line="60" w:lineRule="exact"/>
        <w:rPr>
          <w:snapToGrid w:val="0"/>
          <w:color w:val="404040" w:themeColor="text1" w:themeTint="BF"/>
          <w:sz w:val="16"/>
          <w:szCs w:val="16"/>
        </w:rPr>
      </w:pPr>
    </w:p>
    <w:p w14:paraId="4DAFDCD5" w14:textId="77777777" w:rsidR="00986AD5" w:rsidRDefault="00986AD5">
      <w:pPr>
        <w:snapToGrid w:val="0"/>
        <w:spacing w:line="60" w:lineRule="exact"/>
        <w:rPr>
          <w:snapToGrid w:val="0"/>
          <w:color w:val="404040" w:themeColor="text1" w:themeTint="BF"/>
          <w:sz w:val="10"/>
          <w:szCs w:val="10"/>
        </w:rPr>
      </w:pPr>
    </w:p>
    <w:tbl>
      <w:tblPr>
        <w:tblStyle w:val="afffd"/>
        <w:tblW w:w="0" w:type="auto"/>
        <w:tblInd w:w="113"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CellMar>
          <w:left w:w="60" w:type="dxa"/>
          <w:right w:w="60" w:type="dxa"/>
        </w:tblCellMar>
        <w:tblLook w:val="04A0" w:firstRow="1" w:lastRow="0" w:firstColumn="1" w:lastColumn="0" w:noHBand="0" w:noVBand="1"/>
      </w:tblPr>
      <w:tblGrid>
        <w:gridCol w:w="1985"/>
        <w:gridCol w:w="3065"/>
        <w:gridCol w:w="2572"/>
        <w:gridCol w:w="2579"/>
      </w:tblGrid>
      <w:tr w:rsidR="00986AD5" w14:paraId="4EDCEA36" w14:textId="77777777">
        <w:trPr>
          <w:trHeight w:val="454"/>
        </w:trPr>
        <w:tc>
          <w:tcPr>
            <w:tcW w:w="5050" w:type="dxa"/>
            <w:gridSpan w:val="2"/>
            <w:shd w:val="clear" w:color="auto" w:fill="DBEFF4"/>
            <w:tcMar>
              <w:top w:w="60" w:type="dxa"/>
              <w:bottom w:w="60" w:type="dxa"/>
            </w:tcMar>
            <w:vAlign w:val="center"/>
          </w:tcPr>
          <w:p w14:paraId="6EB7C632" w14:textId="77777777" w:rsidR="00986AD5" w:rsidRDefault="00B85C6E">
            <w:pPr>
              <w:spacing w:line="240" w:lineRule="exact"/>
              <w:jc w:val="center"/>
              <w:rPr>
                <w:b/>
                <w:snapToGrid w:val="0"/>
                <w:color w:val="31849B"/>
                <w:spacing w:val="6"/>
                <w:sz w:val="18"/>
                <w:szCs w:val="18"/>
              </w:rPr>
            </w:pPr>
            <w:bookmarkStart w:id="15" w:name="Sample_Main_Qc_table"/>
            <w:r>
              <w:rPr>
                <w:rFonts w:hint="eastAsia"/>
                <w:b/>
                <w:snapToGrid w:val="0"/>
                <w:color w:val="31849B"/>
                <w:spacing w:val="6"/>
                <w:sz w:val="18"/>
                <w:szCs w:val="18"/>
              </w:rPr>
              <w:t>质控参数</w:t>
            </w:r>
          </w:p>
        </w:tc>
        <w:tc>
          <w:tcPr>
            <w:tcW w:w="2572" w:type="dxa"/>
            <w:shd w:val="clear" w:color="auto" w:fill="DBEFF4"/>
            <w:tcMar>
              <w:top w:w="60" w:type="dxa"/>
              <w:bottom w:w="60" w:type="dxa"/>
            </w:tcMar>
            <w:vAlign w:val="center"/>
          </w:tcPr>
          <w:p w14:paraId="1B3B5ECF" w14:textId="77777777" w:rsidR="00986AD5" w:rsidRDefault="00B85C6E">
            <w:pPr>
              <w:spacing w:line="240" w:lineRule="exact"/>
              <w:jc w:val="center"/>
              <w:rPr>
                <w:b/>
                <w:snapToGrid w:val="0"/>
                <w:color w:val="31849B"/>
                <w:spacing w:val="6"/>
                <w:sz w:val="18"/>
                <w:szCs w:val="18"/>
              </w:rPr>
            </w:pPr>
            <w:r>
              <w:rPr>
                <w:rFonts w:hint="eastAsia"/>
                <w:b/>
                <w:snapToGrid w:val="0"/>
                <w:color w:val="31849B"/>
                <w:spacing w:val="6"/>
                <w:sz w:val="18"/>
                <w:szCs w:val="18"/>
              </w:rPr>
              <w:t>数值</w:t>
            </w:r>
          </w:p>
        </w:tc>
        <w:tc>
          <w:tcPr>
            <w:tcW w:w="2579" w:type="dxa"/>
            <w:shd w:val="clear" w:color="auto" w:fill="DBEFF4"/>
            <w:tcMar>
              <w:top w:w="60" w:type="dxa"/>
              <w:bottom w:w="60" w:type="dxa"/>
            </w:tcMar>
            <w:vAlign w:val="center"/>
          </w:tcPr>
          <w:p w14:paraId="4FB0DB61" w14:textId="77777777" w:rsidR="00986AD5" w:rsidRDefault="00B85C6E">
            <w:pPr>
              <w:spacing w:line="240" w:lineRule="exact"/>
              <w:jc w:val="center"/>
              <w:rPr>
                <w:b/>
                <w:snapToGrid w:val="0"/>
                <w:color w:val="31849B"/>
                <w:spacing w:val="6"/>
                <w:sz w:val="18"/>
                <w:szCs w:val="18"/>
              </w:rPr>
            </w:pPr>
            <w:r>
              <w:rPr>
                <w:rFonts w:cs="Times New Roman" w:hint="eastAsia"/>
                <w:b/>
                <w:snapToGrid w:val="0"/>
                <w:color w:val="31849B"/>
                <w:spacing w:val="6"/>
                <w:sz w:val="18"/>
                <w:szCs w:val="18"/>
              </w:rPr>
              <w:t>质</w:t>
            </w:r>
            <w:proofErr w:type="gramStart"/>
            <w:r>
              <w:rPr>
                <w:rFonts w:cs="Times New Roman" w:hint="eastAsia"/>
                <w:b/>
                <w:snapToGrid w:val="0"/>
                <w:color w:val="31849B"/>
                <w:spacing w:val="6"/>
                <w:sz w:val="18"/>
                <w:szCs w:val="18"/>
              </w:rPr>
              <w:t>控标准</w:t>
            </w:r>
            <w:proofErr w:type="gramEnd"/>
          </w:p>
        </w:tc>
      </w:tr>
      <w:tr w:rsidR="00986AD5" w14:paraId="0D555059" w14:textId="77777777">
        <w:tc>
          <w:tcPr>
            <w:tcW w:w="1985" w:type="dxa"/>
            <w:shd w:val="clear" w:color="auto" w:fill="auto"/>
            <w:tcMar>
              <w:top w:w="113" w:type="dxa"/>
              <w:bottom w:w="113" w:type="dxa"/>
            </w:tcMar>
            <w:vAlign w:val="center"/>
          </w:tcPr>
          <w:p w14:paraId="0C11E885"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病理评估</w:t>
            </w:r>
          </w:p>
        </w:tc>
        <w:tc>
          <w:tcPr>
            <w:tcW w:w="3065" w:type="dxa"/>
            <w:shd w:val="clear" w:color="auto" w:fill="auto"/>
            <w:tcMar>
              <w:top w:w="113" w:type="dxa"/>
              <w:bottom w:w="113" w:type="dxa"/>
            </w:tcMar>
            <w:vAlign w:val="center"/>
          </w:tcPr>
          <w:p w14:paraId="2611F40F" w14:textId="77777777" w:rsidR="00986AD5" w:rsidRPr="00DB43EC" w:rsidRDefault="00B85C6E">
            <w:pPr>
              <w:shd w:val="clear" w:color="auto" w:fill="FFFFFE"/>
              <w:spacing w:line="270" w:lineRule="atLeast"/>
              <w:jc w:val="center"/>
              <w:rPr>
                <w:rFonts w:cs="Menlo"/>
                <w:snapToGrid w:val="0"/>
                <w:color w:val="000000"/>
                <w:sz w:val="18"/>
                <w:szCs w:val="18"/>
              </w:rPr>
            </w:pPr>
            <w:bookmarkStart w:id="16" w:name="QC_TumorPercent"/>
            <w:bookmarkEnd w:id="16"/>
            <w:r w:rsidRPr="00DB43EC">
              <w:rPr>
                <w:rFonts w:hint="eastAsia"/>
                <w:snapToGrid w:val="0"/>
                <w:spacing w:val="6"/>
                <w:sz w:val="18"/>
                <w:szCs w:val="18"/>
              </w:rPr>
              <w:t>恶性肿瘤细胞占比</w:t>
            </w:r>
            <w:r w:rsidRPr="00DB43EC">
              <w:rPr>
                <w:snapToGrid w:val="0"/>
                <w:spacing w:val="6"/>
                <w:sz w:val="18"/>
                <w:szCs w:val="18"/>
              </w:rPr>
              <w:t>(%)</w:t>
            </w:r>
            <w:r w:rsidRPr="00DB43EC">
              <w:rPr>
                <w:snapToGrid w:val="0"/>
                <w:spacing w:val="6"/>
                <w:sz w:val="18"/>
                <w:szCs w:val="18"/>
                <w:vertAlign w:val="superscript"/>
              </w:rPr>
              <w:t>1</w:t>
            </w:r>
          </w:p>
        </w:tc>
        <w:tc>
          <w:tcPr>
            <w:tcW w:w="2572" w:type="dxa"/>
            <w:shd w:val="clear" w:color="auto" w:fill="auto"/>
            <w:tcMar>
              <w:top w:w="113" w:type="dxa"/>
              <w:bottom w:w="113" w:type="dxa"/>
            </w:tcMar>
            <w:vAlign w:val="center"/>
          </w:tcPr>
          <w:p w14:paraId="19CCB0B4" w14:textId="760E438D" w:rsidR="00986AD5" w:rsidRPr="00DB43EC" w:rsidRDefault="00304653">
            <w:pPr>
              <w:spacing w:line="240" w:lineRule="exact"/>
              <w:jc w:val="center"/>
              <w:rPr>
                <w:snapToGrid w:val="0"/>
                <w:spacing w:val="6"/>
                <w:sz w:val="18"/>
                <w:szCs w:val="18"/>
              </w:rPr>
            </w:pPr>
            <w:r w:rsidRPr="00663509">
              <w:rPr>
                <w:snapToGrid w:val="0"/>
                <w:spacing w:val="6"/>
                <w:sz w:val="18"/>
                <w:szCs w:val="18"/>
              </w:rPr>
              <w:t xml:space="preserve">{%if </w:t>
            </w:r>
            <w:proofErr w:type="gramStart"/>
            <w:r w:rsidRPr="00663509">
              <w:rPr>
                <w:snapToGrid w:val="0"/>
                <w:spacing w:val="6"/>
                <w:sz w:val="18"/>
                <w:szCs w:val="18"/>
              </w:rPr>
              <w:t>sample</w:t>
            </w:r>
            <w:r>
              <w:rPr>
                <w:rFonts w:hint="eastAsia"/>
                <w:snapToGrid w:val="0"/>
                <w:spacing w:val="6"/>
                <w:sz w:val="18"/>
                <w:szCs w:val="18"/>
              </w:rPr>
              <w:t>.</w:t>
            </w:r>
            <w:r>
              <w:rPr>
                <w:snapToGrid w:val="0"/>
                <w:spacing w:val="6"/>
                <w:sz w:val="18"/>
                <w:szCs w:val="18"/>
              </w:rPr>
              <w:t>hrd</w:t>
            </w:r>
            <w:r w:rsidRPr="00663509">
              <w:rPr>
                <w:snapToGrid w:val="0"/>
                <w:spacing w:val="6"/>
                <w:sz w:val="18"/>
                <w:szCs w:val="18"/>
              </w:rPr>
              <w:t>.tumor</w:t>
            </w:r>
            <w:proofErr w:type="gramEnd"/>
            <w:r w:rsidRPr="00663509">
              <w:rPr>
                <w:snapToGrid w:val="0"/>
                <w:spacing w:val="6"/>
                <w:sz w:val="18"/>
                <w:szCs w:val="18"/>
              </w:rPr>
              <w:t>_content%}{{sample</w:t>
            </w:r>
            <w:r>
              <w:rPr>
                <w:snapToGrid w:val="0"/>
                <w:spacing w:val="6"/>
                <w:sz w:val="18"/>
                <w:szCs w:val="18"/>
              </w:rPr>
              <w:t>.hrd</w:t>
            </w:r>
            <w:r w:rsidRPr="00663509">
              <w:rPr>
                <w:snapToGrid w:val="0"/>
                <w:spacing w:val="6"/>
                <w:sz w:val="18"/>
                <w:szCs w:val="18"/>
              </w:rPr>
              <w:t>.tumor_content</w:t>
            </w:r>
            <w:r>
              <w:rPr>
                <w:snapToGrid w:val="0"/>
                <w:spacing w:val="6"/>
                <w:sz w:val="18"/>
                <w:szCs w:val="18"/>
              </w:rPr>
              <w:t>|replace(“%”, “”)</w:t>
            </w:r>
            <w:r w:rsidRPr="00663509">
              <w:rPr>
                <w:snapToGrid w:val="0"/>
                <w:spacing w:val="6"/>
                <w:sz w:val="18"/>
                <w:szCs w:val="18"/>
              </w:rPr>
              <w:t xml:space="preserve">}}{%else%}{%if </w:t>
            </w:r>
            <w:proofErr w:type="spellStart"/>
            <w:r w:rsidRPr="00663509">
              <w:rPr>
                <w:snapToGrid w:val="0"/>
                <w:spacing w:val="6"/>
                <w:sz w:val="18"/>
                <w:szCs w:val="18"/>
              </w:rPr>
              <w:t>lib_</w:t>
            </w:r>
            <w:r>
              <w:rPr>
                <w:snapToGrid w:val="0"/>
                <w:spacing w:val="6"/>
                <w:sz w:val="18"/>
                <w:szCs w:val="18"/>
              </w:rPr>
              <w:t>qc.hrd</w:t>
            </w:r>
            <w:proofErr w:type="spellEnd"/>
            <w:r w:rsidRPr="00663509">
              <w:rPr>
                <w:snapToGrid w:val="0"/>
                <w:spacing w:val="6"/>
                <w:sz w:val="18"/>
                <w:szCs w:val="18"/>
              </w:rPr>
              <w:t xml:space="preserve"> and </w:t>
            </w:r>
            <w:proofErr w:type="spellStart"/>
            <w:r w:rsidRPr="00663509">
              <w:rPr>
                <w:snapToGrid w:val="0"/>
                <w:spacing w:val="6"/>
                <w:sz w:val="18"/>
                <w:szCs w:val="18"/>
              </w:rPr>
              <w:t>lib_</w:t>
            </w:r>
            <w:r>
              <w:rPr>
                <w:snapToGrid w:val="0"/>
                <w:spacing w:val="6"/>
                <w:sz w:val="18"/>
                <w:szCs w:val="18"/>
              </w:rPr>
              <w:t>qc.hrd</w:t>
            </w:r>
            <w:r w:rsidRPr="00663509">
              <w:rPr>
                <w:snapToGrid w:val="0"/>
                <w:spacing w:val="6"/>
                <w:sz w:val="18"/>
                <w:szCs w:val="18"/>
              </w:rPr>
              <w:t>.tumor_content</w:t>
            </w:r>
            <w:proofErr w:type="spellEnd"/>
            <w:r w:rsidRPr="00663509">
              <w:rPr>
                <w:snapToGrid w:val="0"/>
                <w:spacing w:val="6"/>
                <w:sz w:val="18"/>
                <w:szCs w:val="18"/>
              </w:rPr>
              <w:t>%}{{</w:t>
            </w:r>
            <w:r>
              <w:t xml:space="preserve"> </w:t>
            </w:r>
            <w:proofErr w:type="spellStart"/>
            <w:r w:rsidRPr="00663509">
              <w:rPr>
                <w:snapToGrid w:val="0"/>
                <w:spacing w:val="6"/>
                <w:sz w:val="18"/>
                <w:szCs w:val="18"/>
              </w:rPr>
              <w:t>lib_qc.</w:t>
            </w:r>
            <w:r>
              <w:rPr>
                <w:snapToGrid w:val="0"/>
                <w:spacing w:val="6"/>
                <w:sz w:val="18"/>
                <w:szCs w:val="18"/>
              </w:rPr>
              <w:t>hrd</w:t>
            </w:r>
            <w:r w:rsidRPr="00663509">
              <w:rPr>
                <w:snapToGrid w:val="0"/>
                <w:spacing w:val="6"/>
                <w:sz w:val="18"/>
                <w:szCs w:val="18"/>
              </w:rPr>
              <w:t>.tumor_content</w:t>
            </w:r>
            <w:r>
              <w:rPr>
                <w:snapToGrid w:val="0"/>
                <w:spacing w:val="6"/>
                <w:sz w:val="18"/>
                <w:szCs w:val="18"/>
              </w:rPr>
              <w:t>|replace</w:t>
            </w:r>
            <w:proofErr w:type="spellEnd"/>
            <w:r>
              <w:rPr>
                <w:snapToGrid w:val="0"/>
                <w:spacing w:val="6"/>
                <w:sz w:val="18"/>
                <w:szCs w:val="18"/>
              </w:rPr>
              <w:t>(“%”, “”)</w:t>
            </w:r>
            <w:r w:rsidRPr="00663509">
              <w:rPr>
                <w:snapToGrid w:val="0"/>
                <w:spacing w:val="6"/>
                <w:sz w:val="18"/>
                <w:szCs w:val="18"/>
              </w:rPr>
              <w:t xml:space="preserve"> }}{%else%}/{%endif%}{%endif%}</w:t>
            </w:r>
          </w:p>
        </w:tc>
        <w:tc>
          <w:tcPr>
            <w:tcW w:w="2579" w:type="dxa"/>
            <w:shd w:val="clear" w:color="auto" w:fill="auto"/>
            <w:tcMar>
              <w:top w:w="113" w:type="dxa"/>
              <w:bottom w:w="113" w:type="dxa"/>
            </w:tcMar>
            <w:vAlign w:val="center"/>
          </w:tcPr>
          <w:p w14:paraId="5CA3A748" w14:textId="77777777" w:rsidR="00986AD5" w:rsidRPr="00DB43EC" w:rsidRDefault="00B85C6E">
            <w:pPr>
              <w:spacing w:line="240" w:lineRule="exact"/>
              <w:jc w:val="center"/>
              <w:rPr>
                <w:snapToGrid w:val="0"/>
                <w:spacing w:val="6"/>
                <w:sz w:val="18"/>
                <w:szCs w:val="18"/>
              </w:rPr>
            </w:pPr>
            <w:r w:rsidRPr="00DB43EC">
              <w:rPr>
                <w:snapToGrid w:val="0"/>
                <w:spacing w:val="6"/>
                <w:sz w:val="18"/>
                <w:szCs w:val="18"/>
              </w:rPr>
              <w:t>≥30</w:t>
            </w:r>
          </w:p>
        </w:tc>
      </w:tr>
      <w:tr w:rsidR="00986AD5" w14:paraId="62E1CF22" w14:textId="77777777">
        <w:tc>
          <w:tcPr>
            <w:tcW w:w="1985" w:type="dxa"/>
            <w:vMerge w:val="restart"/>
            <w:shd w:val="clear" w:color="auto" w:fill="auto"/>
            <w:tcMar>
              <w:top w:w="113" w:type="dxa"/>
              <w:bottom w:w="113" w:type="dxa"/>
            </w:tcMar>
            <w:vAlign w:val="center"/>
          </w:tcPr>
          <w:p w14:paraId="1CF81BFC" w14:textId="77777777" w:rsidR="00986AD5" w:rsidRDefault="00B85C6E">
            <w:pPr>
              <w:spacing w:line="240" w:lineRule="exact"/>
              <w:jc w:val="center"/>
              <w:rPr>
                <w:b/>
                <w:snapToGrid w:val="0"/>
                <w:spacing w:val="6"/>
                <w:sz w:val="18"/>
                <w:szCs w:val="18"/>
              </w:rPr>
            </w:pPr>
            <w:r>
              <w:rPr>
                <w:rFonts w:hint="eastAsia"/>
                <w:b/>
                <w:snapToGrid w:val="0"/>
                <w:spacing w:val="6"/>
                <w:sz w:val="18"/>
                <w:szCs w:val="18"/>
              </w:rPr>
              <w:t>DNA质量评估</w:t>
            </w:r>
          </w:p>
        </w:tc>
        <w:tc>
          <w:tcPr>
            <w:tcW w:w="3065" w:type="dxa"/>
            <w:shd w:val="clear" w:color="auto" w:fill="auto"/>
            <w:tcMar>
              <w:top w:w="113" w:type="dxa"/>
              <w:bottom w:w="113" w:type="dxa"/>
            </w:tcMar>
            <w:vAlign w:val="center"/>
          </w:tcPr>
          <w:p w14:paraId="7556481E" w14:textId="77777777" w:rsidR="00986AD5" w:rsidRPr="00DB43EC" w:rsidRDefault="00B85C6E">
            <w:pPr>
              <w:spacing w:line="240" w:lineRule="exact"/>
              <w:jc w:val="center"/>
              <w:rPr>
                <w:snapToGrid w:val="0"/>
                <w:spacing w:val="6"/>
                <w:sz w:val="18"/>
                <w:szCs w:val="18"/>
              </w:rPr>
            </w:pPr>
            <w:bookmarkStart w:id="17" w:name="QC_DNAVol"/>
            <w:bookmarkEnd w:id="17"/>
            <w:r w:rsidRPr="00DB43EC">
              <w:rPr>
                <w:snapToGrid w:val="0"/>
                <w:spacing w:val="6"/>
                <w:sz w:val="18"/>
                <w:szCs w:val="18"/>
              </w:rPr>
              <w:t>DNA总量(ng)</w:t>
            </w:r>
            <w:r w:rsidRPr="00DB43EC">
              <w:rPr>
                <w:snapToGrid w:val="0"/>
                <w:spacing w:val="6"/>
                <w:sz w:val="18"/>
                <w:szCs w:val="18"/>
                <w:vertAlign w:val="superscript"/>
              </w:rPr>
              <w:t>2</w:t>
            </w:r>
          </w:p>
        </w:tc>
        <w:tc>
          <w:tcPr>
            <w:tcW w:w="2572" w:type="dxa"/>
            <w:shd w:val="clear" w:color="auto" w:fill="auto"/>
            <w:tcMar>
              <w:top w:w="113" w:type="dxa"/>
              <w:bottom w:w="113" w:type="dxa"/>
            </w:tcMar>
            <w:vAlign w:val="center"/>
          </w:tcPr>
          <w:p w14:paraId="0A19A23C" w14:textId="1F577022" w:rsidR="00986AD5" w:rsidRPr="00DB43EC" w:rsidRDefault="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r>
              <w:rPr>
                <w:snapToGrid w:val="0"/>
                <w:spacing w:val="6"/>
                <w:sz w:val="18"/>
                <w:szCs w:val="18"/>
              </w:rPr>
              <w:t>lib_qc.hrd</w:t>
            </w:r>
            <w:r w:rsidRPr="0091328A">
              <w:rPr>
                <w:snapToGrid w:val="0"/>
                <w:spacing w:val="6"/>
                <w:sz w:val="18"/>
                <w:szCs w:val="18"/>
              </w:rPr>
              <w:t>.dna_qty</w:t>
            </w:r>
            <w:proofErr w:type="spellEnd"/>
            <w:proofErr w:type="gramStart"/>
            <w:r w:rsidRPr="0091328A">
              <w:rPr>
                <w:snapToGrid w:val="0"/>
                <w:spacing w:val="6"/>
                <w:sz w:val="18"/>
                <w:szCs w:val="18"/>
              </w:rPr>
              <w:t>%}{</w:t>
            </w:r>
            <w:proofErr w:type="gramEnd"/>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.dna_qty|replace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14718AAD" w14:textId="77777777" w:rsidR="00986AD5" w:rsidRPr="00DB43EC" w:rsidRDefault="00B85C6E">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50</w:t>
            </w:r>
          </w:p>
        </w:tc>
      </w:tr>
      <w:tr w:rsidR="0091328A" w14:paraId="36CA80D9" w14:textId="77777777">
        <w:tc>
          <w:tcPr>
            <w:tcW w:w="1985" w:type="dxa"/>
            <w:vMerge/>
            <w:shd w:val="clear" w:color="auto" w:fill="auto"/>
            <w:tcMar>
              <w:top w:w="113" w:type="dxa"/>
              <w:bottom w:w="113" w:type="dxa"/>
            </w:tcMar>
            <w:vAlign w:val="center"/>
          </w:tcPr>
          <w:p w14:paraId="0BD445B7" w14:textId="77777777" w:rsidR="0091328A" w:rsidRDefault="0091328A" w:rsidP="0091328A">
            <w:pPr>
              <w:spacing w:line="240" w:lineRule="exact"/>
              <w:jc w:val="center"/>
              <w:rPr>
                <w:b/>
                <w:snapToGrid w:val="0"/>
                <w:spacing w:val="6"/>
                <w:sz w:val="18"/>
                <w:szCs w:val="18"/>
              </w:rPr>
            </w:pPr>
          </w:p>
        </w:tc>
        <w:tc>
          <w:tcPr>
            <w:tcW w:w="3065" w:type="dxa"/>
            <w:shd w:val="clear" w:color="auto" w:fill="auto"/>
            <w:tcMar>
              <w:top w:w="113" w:type="dxa"/>
              <w:bottom w:w="113" w:type="dxa"/>
            </w:tcMar>
            <w:vAlign w:val="center"/>
          </w:tcPr>
          <w:p w14:paraId="69832258" w14:textId="77777777" w:rsidR="0091328A" w:rsidRPr="00DB43EC" w:rsidRDefault="0091328A" w:rsidP="0091328A">
            <w:pPr>
              <w:spacing w:line="240" w:lineRule="exact"/>
              <w:jc w:val="center"/>
              <w:rPr>
                <w:snapToGrid w:val="0"/>
                <w:spacing w:val="6"/>
                <w:sz w:val="18"/>
                <w:szCs w:val="18"/>
              </w:rPr>
            </w:pPr>
            <w:bookmarkStart w:id="18" w:name="QC_AMP_Total_Qty"/>
            <w:bookmarkEnd w:id="18"/>
            <w:r w:rsidRPr="00DB43EC">
              <w:rPr>
                <w:rFonts w:hint="eastAsia"/>
                <w:snapToGrid w:val="0"/>
                <w:spacing w:val="6"/>
                <w:sz w:val="18"/>
                <w:szCs w:val="18"/>
              </w:rPr>
              <w:t>文库浓度（</w:t>
            </w:r>
            <w:r w:rsidRPr="00DB43EC">
              <w:rPr>
                <w:snapToGrid w:val="0"/>
                <w:spacing w:val="6"/>
                <w:sz w:val="18"/>
                <w:szCs w:val="18"/>
              </w:rPr>
              <w:t>ng/</w:t>
            </w:r>
            <w:r w:rsidRPr="00DB43EC">
              <w:rPr>
                <w:rFonts w:hint="eastAsia"/>
                <w:snapToGrid w:val="0"/>
                <w:spacing w:val="6"/>
                <w:sz w:val="18"/>
                <w:szCs w:val="18"/>
              </w:rPr>
              <w:t>μ</w:t>
            </w:r>
            <w:r w:rsidRPr="00DB43EC">
              <w:rPr>
                <w:snapToGrid w:val="0"/>
                <w:spacing w:val="6"/>
                <w:sz w:val="18"/>
                <w:szCs w:val="18"/>
              </w:rPr>
              <w:t>L</w:t>
            </w:r>
            <w:r w:rsidRPr="00DB43EC">
              <w:rPr>
                <w:rFonts w:hint="eastAsia"/>
                <w:snapToGrid w:val="0"/>
                <w:spacing w:val="6"/>
                <w:sz w:val="18"/>
                <w:szCs w:val="18"/>
              </w:rPr>
              <w:t>）</w:t>
            </w:r>
            <w:r w:rsidRPr="00DB43EC">
              <w:rPr>
                <w:snapToGrid w:val="0"/>
                <w:spacing w:val="6"/>
                <w:sz w:val="18"/>
                <w:szCs w:val="18"/>
              </w:rPr>
              <w:t>)</w:t>
            </w:r>
            <w:r w:rsidRPr="00DB43EC">
              <w:rPr>
                <w:snapToGrid w:val="0"/>
                <w:spacing w:val="6"/>
                <w:sz w:val="18"/>
                <w:szCs w:val="18"/>
                <w:vertAlign w:val="superscript"/>
              </w:rPr>
              <w:t>3</w:t>
            </w:r>
          </w:p>
        </w:tc>
        <w:tc>
          <w:tcPr>
            <w:tcW w:w="2572" w:type="dxa"/>
            <w:shd w:val="clear" w:color="auto" w:fill="auto"/>
            <w:tcMar>
              <w:top w:w="113" w:type="dxa"/>
              <w:bottom w:w="113" w:type="dxa"/>
            </w:tcMar>
            <w:vAlign w:val="center"/>
          </w:tcPr>
          <w:p w14:paraId="66C971E4" w14:textId="3A42295A" w:rsidR="0091328A" w:rsidRPr="00DB43EC" w:rsidRDefault="0091328A" w:rsidP="0091328A">
            <w:pPr>
              <w:spacing w:line="240" w:lineRule="exact"/>
              <w:jc w:val="center"/>
              <w:rPr>
                <w:snapToGrid w:val="0"/>
                <w:spacing w:val="6"/>
                <w:sz w:val="18"/>
                <w:szCs w:val="18"/>
              </w:rPr>
            </w:pPr>
            <w:r w:rsidRPr="0091328A">
              <w:rPr>
                <w:snapToGrid w:val="0"/>
                <w:spacing w:val="6"/>
                <w:sz w:val="18"/>
                <w:szCs w:val="18"/>
              </w:rPr>
              <w:t xml:space="preserve">{%if </w:t>
            </w:r>
            <w:proofErr w:type="spellStart"/>
            <w:r>
              <w:rPr>
                <w:snapToGrid w:val="0"/>
                <w:spacing w:val="6"/>
                <w:sz w:val="18"/>
                <w:szCs w:val="18"/>
              </w:rPr>
              <w:t>lib_qc.hrd</w:t>
            </w:r>
            <w:proofErr w:type="spellEnd"/>
            <w:r w:rsidRPr="0091328A">
              <w:rPr>
                <w:snapToGrid w:val="0"/>
                <w:spacing w:val="6"/>
                <w:sz w:val="18"/>
                <w:szCs w:val="18"/>
              </w:rPr>
              <w:t xml:space="preserve"> and </w:t>
            </w:r>
            <w:proofErr w:type="spellStart"/>
            <w:proofErr w:type="gram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w:t>
            </w:r>
            <w:proofErr w:type="gramEnd"/>
            <w:r w:rsidR="00EC7C31" w:rsidRPr="00EC7C31">
              <w:rPr>
                <w:snapToGrid w:val="0"/>
                <w:spacing w:val="6"/>
                <w:sz w:val="18"/>
                <w:szCs w:val="18"/>
              </w:rPr>
              <w:t>_concn</w:t>
            </w:r>
            <w:proofErr w:type="spellEnd"/>
            <w:r w:rsidR="00EC7C31" w:rsidRPr="00EC7C31">
              <w:rPr>
                <w:snapToGrid w:val="0"/>
                <w:spacing w:val="6"/>
                <w:sz w:val="18"/>
                <w:szCs w:val="18"/>
              </w:rPr>
              <w:t xml:space="preserve"> </w:t>
            </w:r>
            <w:r w:rsidRPr="0091328A">
              <w:rPr>
                <w:snapToGrid w:val="0"/>
                <w:spacing w:val="6"/>
                <w:sz w:val="18"/>
                <w:szCs w:val="18"/>
              </w:rPr>
              <w:t>%}{{</w:t>
            </w:r>
            <w:r>
              <w:rPr>
                <w:snapToGrid w:val="0"/>
                <w:spacing w:val="6"/>
                <w:sz w:val="18"/>
                <w:szCs w:val="18"/>
              </w:rPr>
              <w:t xml:space="preserve"> </w:t>
            </w:r>
            <w:proofErr w:type="spellStart"/>
            <w:r>
              <w:rPr>
                <w:snapToGrid w:val="0"/>
                <w:spacing w:val="6"/>
                <w:sz w:val="18"/>
                <w:szCs w:val="18"/>
              </w:rPr>
              <w:t>lib_qc.hrd</w:t>
            </w:r>
            <w:r w:rsidRPr="0091328A">
              <w:rPr>
                <w:snapToGrid w:val="0"/>
                <w:spacing w:val="6"/>
                <w:sz w:val="18"/>
                <w:szCs w:val="18"/>
              </w:rPr>
              <w:t>.</w:t>
            </w:r>
            <w:r w:rsidR="00EC7C31" w:rsidRPr="00EC7C31">
              <w:rPr>
                <w:snapToGrid w:val="0"/>
                <w:spacing w:val="6"/>
                <w:sz w:val="18"/>
                <w:szCs w:val="18"/>
              </w:rPr>
              <w:t>library_concn</w:t>
            </w:r>
            <w:r w:rsidRPr="0091328A">
              <w:rPr>
                <w:snapToGrid w:val="0"/>
                <w:spacing w:val="6"/>
                <w:sz w:val="18"/>
                <w:szCs w:val="18"/>
              </w:rPr>
              <w:t>|replace</w:t>
            </w:r>
            <w:proofErr w:type="spellEnd"/>
            <w:r w:rsidRPr="0091328A">
              <w:rPr>
                <w:snapToGrid w:val="0"/>
                <w:spacing w:val="6"/>
                <w:sz w:val="18"/>
                <w:szCs w:val="18"/>
              </w:rPr>
              <w:t>(“.00”,””)}}{%else%}{%endif%}</w:t>
            </w:r>
          </w:p>
        </w:tc>
        <w:tc>
          <w:tcPr>
            <w:tcW w:w="2579" w:type="dxa"/>
            <w:shd w:val="clear" w:color="auto" w:fill="auto"/>
            <w:tcMar>
              <w:top w:w="113" w:type="dxa"/>
              <w:bottom w:w="113" w:type="dxa"/>
            </w:tcMar>
            <w:vAlign w:val="center"/>
          </w:tcPr>
          <w:p w14:paraId="5923358E"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20</w:t>
            </w:r>
          </w:p>
        </w:tc>
      </w:tr>
      <w:tr w:rsidR="0091328A" w14:paraId="1C453C02" w14:textId="77777777">
        <w:tc>
          <w:tcPr>
            <w:tcW w:w="1985" w:type="dxa"/>
            <w:vMerge w:val="restart"/>
            <w:shd w:val="clear" w:color="auto" w:fill="auto"/>
            <w:tcMar>
              <w:top w:w="113" w:type="dxa"/>
              <w:bottom w:w="113" w:type="dxa"/>
            </w:tcMar>
            <w:vAlign w:val="center"/>
          </w:tcPr>
          <w:p w14:paraId="11BDCCC4" w14:textId="77777777" w:rsidR="0091328A" w:rsidRDefault="0091328A" w:rsidP="0091328A">
            <w:pPr>
              <w:spacing w:line="240" w:lineRule="exact"/>
              <w:jc w:val="center"/>
              <w:rPr>
                <w:b/>
                <w:snapToGrid w:val="0"/>
                <w:spacing w:val="6"/>
                <w:sz w:val="18"/>
                <w:szCs w:val="18"/>
              </w:rPr>
            </w:pPr>
            <w:r>
              <w:rPr>
                <w:rFonts w:hint="eastAsia"/>
                <w:b/>
                <w:snapToGrid w:val="0"/>
                <w:spacing w:val="6"/>
                <w:sz w:val="18"/>
                <w:szCs w:val="18"/>
              </w:rPr>
              <w:t>测序质量评估</w:t>
            </w:r>
          </w:p>
        </w:tc>
        <w:tc>
          <w:tcPr>
            <w:tcW w:w="3065" w:type="dxa"/>
            <w:shd w:val="clear" w:color="auto" w:fill="auto"/>
            <w:tcMar>
              <w:top w:w="113" w:type="dxa"/>
              <w:bottom w:w="113" w:type="dxa"/>
            </w:tcMar>
            <w:vAlign w:val="center"/>
          </w:tcPr>
          <w:p w14:paraId="39653D11" w14:textId="77777777" w:rsidR="0091328A" w:rsidRPr="00DB43EC" w:rsidRDefault="0091328A" w:rsidP="0091328A">
            <w:pPr>
              <w:spacing w:line="240" w:lineRule="exact"/>
              <w:jc w:val="center"/>
              <w:rPr>
                <w:snapToGrid w:val="0"/>
                <w:spacing w:val="6"/>
                <w:sz w:val="18"/>
                <w:szCs w:val="18"/>
              </w:rPr>
            </w:pPr>
            <w:bookmarkStart w:id="19" w:name="QC_MEAN_DP"/>
            <w:bookmarkEnd w:id="19"/>
            <w:r w:rsidRPr="00DB43EC">
              <w:rPr>
                <w:rFonts w:hint="eastAsia"/>
                <w:snapToGrid w:val="0"/>
                <w:spacing w:val="6"/>
                <w:sz w:val="18"/>
                <w:szCs w:val="18"/>
              </w:rPr>
              <w:t>测序质量</w:t>
            </w:r>
            <w:r w:rsidRPr="00DB43EC">
              <w:rPr>
                <w:snapToGrid w:val="0"/>
                <w:spacing w:val="6"/>
                <w:sz w:val="18"/>
                <w:szCs w:val="18"/>
              </w:rPr>
              <w:t xml:space="preserve">Q30 </w:t>
            </w:r>
            <w:r w:rsidRPr="00DB43EC">
              <w:rPr>
                <w:snapToGrid w:val="0"/>
                <w:spacing w:val="6"/>
                <w:sz w:val="18"/>
                <w:szCs w:val="18"/>
                <w:vertAlign w:val="superscript"/>
              </w:rPr>
              <w:t>4</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7BE4820D" w14:textId="75EA156A" w:rsidR="0091328A" w:rsidRPr="00DB43EC" w:rsidRDefault="00757BD4" w:rsidP="0091328A">
            <w:pPr>
              <w:spacing w:line="240" w:lineRule="exact"/>
              <w:jc w:val="center"/>
              <w:rPr>
                <w:snapToGrid w:val="0"/>
                <w:spacing w:val="6"/>
                <w:sz w:val="18"/>
                <w:szCs w:val="18"/>
              </w:rPr>
            </w:pPr>
            <w:r w:rsidRPr="00757BD4">
              <w:rPr>
                <w:snapToGrid w:val="0"/>
                <w:spacing w:val="6"/>
                <w:sz w:val="18"/>
                <w:szCs w:val="18"/>
              </w:rPr>
              <w:t>{{</w:t>
            </w:r>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.cleandata</w:t>
            </w:r>
            <w:proofErr w:type="gramEnd"/>
            <w:r w:rsidRPr="00757BD4">
              <w:rPr>
                <w:snapToGrid w:val="0"/>
                <w:spacing w:val="6"/>
                <w:sz w:val="18"/>
                <w:szCs w:val="18"/>
              </w:rPr>
              <w:t>_q30</w:t>
            </w:r>
            <w:r>
              <w:rPr>
                <w:snapToGrid w:val="0"/>
                <w:spacing w:val="6"/>
                <w:sz w:val="18"/>
                <w:szCs w:val="18"/>
              </w:rPr>
              <w:t>|replace(“%”,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085E1481" w14:textId="77777777" w:rsidR="0091328A" w:rsidRPr="00DB43EC" w:rsidRDefault="0091328A" w:rsidP="0091328A">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75</w:t>
            </w:r>
          </w:p>
        </w:tc>
      </w:tr>
      <w:tr w:rsidR="00757BD4" w14:paraId="40A64BAF" w14:textId="77777777">
        <w:tc>
          <w:tcPr>
            <w:tcW w:w="1985" w:type="dxa"/>
            <w:vMerge/>
            <w:shd w:val="clear" w:color="auto" w:fill="auto"/>
            <w:tcMar>
              <w:top w:w="113" w:type="dxa"/>
              <w:bottom w:w="113" w:type="dxa"/>
            </w:tcMar>
            <w:vAlign w:val="center"/>
          </w:tcPr>
          <w:p w14:paraId="271BD379"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718C8C04" w14:textId="77777777" w:rsidR="00757BD4" w:rsidRPr="00DB43EC" w:rsidRDefault="00757BD4" w:rsidP="00757BD4">
            <w:pPr>
              <w:spacing w:line="240" w:lineRule="exact"/>
              <w:jc w:val="center"/>
              <w:rPr>
                <w:snapToGrid w:val="0"/>
                <w:spacing w:val="6"/>
                <w:sz w:val="18"/>
                <w:szCs w:val="18"/>
              </w:rPr>
            </w:pPr>
            <w:bookmarkStart w:id="20" w:name="QC_InsertSize"/>
            <w:bookmarkEnd w:id="20"/>
            <w:r w:rsidRPr="00DB43EC">
              <w:rPr>
                <w:snapToGrid w:val="0"/>
                <w:spacing w:val="6"/>
                <w:sz w:val="18"/>
                <w:szCs w:val="18"/>
              </w:rPr>
              <w:t>BRCA</w:t>
            </w:r>
            <w:r w:rsidRPr="00DB43EC">
              <w:rPr>
                <w:rFonts w:hint="eastAsia"/>
                <w:snapToGrid w:val="0"/>
                <w:spacing w:val="6"/>
                <w:sz w:val="18"/>
                <w:szCs w:val="18"/>
              </w:rPr>
              <w:t>区域覆盖度</w:t>
            </w:r>
            <w:r w:rsidRPr="00BF3DCC">
              <w:rPr>
                <w:rFonts w:cs="Times New Roman"/>
                <w:color w:val="000000"/>
                <w:sz w:val="18"/>
                <w:szCs w:val="18"/>
                <w:vertAlign w:val="superscript"/>
              </w:rPr>
              <w:t>5</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37E46519" w14:textId="4FFD92B4"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.brca</w:t>
            </w:r>
            <w:proofErr w:type="gramEnd"/>
            <w:r w:rsidRPr="00757BD4">
              <w:rPr>
                <w:snapToGrid w:val="0"/>
                <w:spacing w:val="6"/>
                <w:sz w:val="18"/>
                <w:szCs w:val="18"/>
              </w:rPr>
              <w:t>_cover_ratio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50073C6F"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757BD4" w14:paraId="559DE47D" w14:textId="77777777">
        <w:tc>
          <w:tcPr>
            <w:tcW w:w="1985" w:type="dxa"/>
            <w:vMerge/>
            <w:shd w:val="clear" w:color="auto" w:fill="auto"/>
            <w:tcMar>
              <w:top w:w="113" w:type="dxa"/>
              <w:bottom w:w="113" w:type="dxa"/>
            </w:tcMar>
            <w:vAlign w:val="center"/>
          </w:tcPr>
          <w:p w14:paraId="46B25EDA" w14:textId="77777777" w:rsidR="00757BD4" w:rsidRDefault="00757BD4" w:rsidP="00757BD4">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43EDA8B6" w14:textId="77777777" w:rsidR="00757BD4" w:rsidRPr="00DB43EC" w:rsidRDefault="00757BD4" w:rsidP="00757BD4">
            <w:pPr>
              <w:spacing w:line="240" w:lineRule="exact"/>
              <w:jc w:val="center"/>
              <w:rPr>
                <w:snapToGrid w:val="0"/>
                <w:spacing w:val="6"/>
                <w:sz w:val="18"/>
                <w:szCs w:val="18"/>
              </w:rPr>
            </w:pPr>
            <w:r w:rsidRPr="00DB43EC">
              <w:rPr>
                <w:snapToGrid w:val="0"/>
                <w:spacing w:val="6"/>
                <w:sz w:val="18"/>
                <w:szCs w:val="18"/>
              </w:rPr>
              <w:t>CDS</w:t>
            </w:r>
            <w:r w:rsidRPr="00DB43EC">
              <w:rPr>
                <w:rFonts w:hint="eastAsia"/>
                <w:snapToGrid w:val="0"/>
                <w:spacing w:val="6"/>
                <w:sz w:val="18"/>
                <w:szCs w:val="18"/>
              </w:rPr>
              <w:t>区域覆盖度</w:t>
            </w:r>
            <w:r w:rsidRPr="00BF3DCC">
              <w:rPr>
                <w:rFonts w:cs="Times New Roman"/>
                <w:color w:val="000000"/>
                <w:sz w:val="18"/>
                <w:szCs w:val="18"/>
                <w:vertAlign w:val="superscript"/>
              </w:rPr>
              <w:t>6</w:t>
            </w:r>
            <w:r w:rsidRPr="00BF3DCC">
              <w:rPr>
                <w:rFonts w:cs="Times New Roman"/>
                <w:color w:val="000000"/>
                <w:sz w:val="18"/>
                <w:szCs w:val="18"/>
              </w:rPr>
              <w:t>(%)</w:t>
            </w:r>
          </w:p>
        </w:tc>
        <w:tc>
          <w:tcPr>
            <w:tcW w:w="2572" w:type="dxa"/>
            <w:shd w:val="clear" w:color="auto" w:fill="auto"/>
            <w:tcMar>
              <w:top w:w="113" w:type="dxa"/>
              <w:bottom w:w="113" w:type="dxa"/>
            </w:tcMar>
            <w:vAlign w:val="center"/>
          </w:tcPr>
          <w:p w14:paraId="0F6E2DF4" w14:textId="0F2DD82F" w:rsidR="00757BD4" w:rsidRPr="00DB43EC" w:rsidRDefault="00757BD4" w:rsidP="00757BD4">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.cover</w:t>
            </w:r>
            <w:proofErr w:type="gramEnd"/>
            <w:r w:rsidRPr="00757BD4">
              <w:rPr>
                <w:snapToGrid w:val="0"/>
                <w:spacing w:val="6"/>
                <w:sz w:val="18"/>
                <w:szCs w:val="18"/>
              </w:rPr>
              <w:t>_ratio</w:t>
            </w:r>
            <w:r>
              <w:rPr>
                <w:snapToGrid w:val="0"/>
                <w:spacing w:val="6"/>
                <w:sz w:val="18"/>
                <w:szCs w:val="18"/>
              </w:rPr>
              <w:t>|replace</w:t>
            </w:r>
            <w:proofErr w:type="spellEnd"/>
            <w:r>
              <w:rPr>
                <w:snapToGrid w:val="0"/>
                <w:spacing w:val="6"/>
                <w:sz w:val="18"/>
                <w:szCs w:val="18"/>
              </w:rPr>
              <w:t>(“%”, “”)|replace(“.00”, “”)</w:t>
            </w:r>
            <w:r w:rsidRPr="00757BD4">
              <w:rPr>
                <w:snapToGrid w:val="0"/>
                <w:spacing w:val="6"/>
                <w:sz w:val="18"/>
                <w:szCs w:val="18"/>
              </w:rPr>
              <w:t>}}</w:t>
            </w:r>
          </w:p>
        </w:tc>
        <w:tc>
          <w:tcPr>
            <w:tcW w:w="2579" w:type="dxa"/>
            <w:shd w:val="clear" w:color="auto" w:fill="auto"/>
            <w:tcMar>
              <w:top w:w="113" w:type="dxa"/>
              <w:bottom w:w="113" w:type="dxa"/>
            </w:tcMar>
            <w:vAlign w:val="center"/>
          </w:tcPr>
          <w:p w14:paraId="10E5A955" w14:textId="77777777" w:rsidR="00757BD4" w:rsidRPr="00DB43EC" w:rsidRDefault="00757BD4" w:rsidP="00757BD4">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95</w:t>
            </w:r>
          </w:p>
        </w:tc>
      </w:tr>
      <w:tr w:rsidR="00AE7829" w14:paraId="48B4195A" w14:textId="77777777">
        <w:tc>
          <w:tcPr>
            <w:tcW w:w="1985" w:type="dxa"/>
            <w:vMerge/>
            <w:shd w:val="clear" w:color="auto" w:fill="auto"/>
            <w:tcMar>
              <w:top w:w="113" w:type="dxa"/>
              <w:bottom w:w="113" w:type="dxa"/>
            </w:tcMar>
            <w:vAlign w:val="center"/>
          </w:tcPr>
          <w:p w14:paraId="25537B9C"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EB9CE3E" w14:textId="77777777" w:rsidR="00AE7829" w:rsidRPr="00DB43EC" w:rsidRDefault="00AE7829" w:rsidP="00AE7829">
            <w:pPr>
              <w:spacing w:line="240" w:lineRule="exact"/>
              <w:jc w:val="center"/>
              <w:rPr>
                <w:snapToGrid w:val="0"/>
                <w:spacing w:val="6"/>
                <w:sz w:val="18"/>
                <w:szCs w:val="18"/>
              </w:rPr>
            </w:pPr>
            <w:bookmarkStart w:id="21" w:name="QC_DP_GE_20_PCT"/>
            <w:bookmarkEnd w:id="21"/>
            <w:r w:rsidRPr="00DB43EC">
              <w:rPr>
                <w:snapToGrid w:val="0"/>
                <w:spacing w:val="6"/>
                <w:sz w:val="18"/>
                <w:szCs w:val="18"/>
              </w:rPr>
              <w:t>BAF</w:t>
            </w:r>
            <w:r w:rsidRPr="00DB43EC">
              <w:rPr>
                <w:rFonts w:hint="eastAsia"/>
                <w:snapToGrid w:val="0"/>
                <w:spacing w:val="6"/>
                <w:sz w:val="18"/>
                <w:szCs w:val="18"/>
              </w:rPr>
              <w:t>噪音系数</w:t>
            </w:r>
            <w:r w:rsidRPr="00DB43EC">
              <w:rPr>
                <w:snapToGrid w:val="0"/>
                <w:spacing w:val="6"/>
                <w:sz w:val="18"/>
                <w:szCs w:val="18"/>
                <w:vertAlign w:val="superscript"/>
              </w:rPr>
              <w:t>7</w:t>
            </w:r>
          </w:p>
        </w:tc>
        <w:tc>
          <w:tcPr>
            <w:tcW w:w="2572" w:type="dxa"/>
            <w:shd w:val="clear" w:color="auto" w:fill="auto"/>
            <w:tcMar>
              <w:top w:w="113" w:type="dxa"/>
              <w:bottom w:w="113" w:type="dxa"/>
            </w:tcMar>
            <w:vAlign w:val="center"/>
          </w:tcPr>
          <w:p w14:paraId="0929C757" w14:textId="247A627C"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baf_noise_num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22D10B88"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0.05</w:t>
            </w:r>
          </w:p>
        </w:tc>
      </w:tr>
      <w:tr w:rsidR="00AE7829" w14:paraId="75716966" w14:textId="77777777">
        <w:tc>
          <w:tcPr>
            <w:tcW w:w="1985" w:type="dxa"/>
            <w:vMerge/>
            <w:shd w:val="clear" w:color="auto" w:fill="auto"/>
            <w:tcMar>
              <w:top w:w="113" w:type="dxa"/>
              <w:bottom w:w="113" w:type="dxa"/>
            </w:tcMar>
            <w:vAlign w:val="center"/>
          </w:tcPr>
          <w:p w14:paraId="403D6D55" w14:textId="77777777" w:rsidR="00AE7829" w:rsidRDefault="00AE7829" w:rsidP="00AE7829">
            <w:pPr>
              <w:spacing w:line="240" w:lineRule="exact"/>
              <w:jc w:val="center"/>
              <w:rPr>
                <w:snapToGrid w:val="0"/>
                <w:spacing w:val="6"/>
                <w:sz w:val="18"/>
                <w:szCs w:val="18"/>
              </w:rPr>
            </w:pPr>
          </w:p>
        </w:tc>
        <w:tc>
          <w:tcPr>
            <w:tcW w:w="3065" w:type="dxa"/>
            <w:shd w:val="clear" w:color="auto" w:fill="auto"/>
            <w:tcMar>
              <w:top w:w="113" w:type="dxa"/>
              <w:bottom w:w="113" w:type="dxa"/>
            </w:tcMar>
            <w:vAlign w:val="center"/>
          </w:tcPr>
          <w:p w14:paraId="0F983557" w14:textId="77777777" w:rsidR="00AE7829" w:rsidRPr="00DB43EC" w:rsidRDefault="00AE7829" w:rsidP="00AE7829">
            <w:pPr>
              <w:spacing w:line="240" w:lineRule="exact"/>
              <w:jc w:val="center"/>
              <w:rPr>
                <w:snapToGrid w:val="0"/>
                <w:spacing w:val="6"/>
                <w:sz w:val="18"/>
                <w:szCs w:val="18"/>
              </w:rPr>
            </w:pPr>
            <w:bookmarkStart w:id="22" w:name="QC_MappingPercent"/>
            <w:bookmarkEnd w:id="22"/>
            <w:r w:rsidRPr="00DB43EC">
              <w:rPr>
                <w:rFonts w:hint="eastAsia"/>
                <w:snapToGrid w:val="0"/>
                <w:spacing w:val="6"/>
                <w:sz w:val="18"/>
                <w:szCs w:val="18"/>
              </w:rPr>
              <w:t>深度噪音系数</w:t>
            </w:r>
            <w:r w:rsidRPr="00DB43EC">
              <w:rPr>
                <w:snapToGrid w:val="0"/>
                <w:spacing w:val="6"/>
                <w:sz w:val="18"/>
                <w:szCs w:val="18"/>
                <w:vertAlign w:val="superscript"/>
              </w:rPr>
              <w:t>8</w:t>
            </w:r>
          </w:p>
        </w:tc>
        <w:tc>
          <w:tcPr>
            <w:tcW w:w="2572" w:type="dxa"/>
            <w:shd w:val="clear" w:color="auto" w:fill="auto"/>
            <w:tcMar>
              <w:top w:w="113" w:type="dxa"/>
              <w:bottom w:w="113" w:type="dxa"/>
            </w:tcMar>
            <w:vAlign w:val="center"/>
          </w:tcPr>
          <w:p w14:paraId="5D430DD1" w14:textId="7A7F581B" w:rsidR="00AE7829" w:rsidRPr="00DB43EC" w:rsidRDefault="00AE7829" w:rsidP="00AE7829">
            <w:pPr>
              <w:spacing w:line="240" w:lineRule="exact"/>
              <w:jc w:val="center"/>
              <w:rPr>
                <w:snapToGrid w:val="0"/>
                <w:spacing w:val="6"/>
                <w:sz w:val="18"/>
                <w:szCs w:val="18"/>
              </w:rPr>
            </w:pPr>
            <w:r w:rsidRPr="00757BD4">
              <w:rPr>
                <w:snapToGrid w:val="0"/>
                <w:spacing w:val="6"/>
                <w:sz w:val="18"/>
                <w:szCs w:val="18"/>
              </w:rPr>
              <w:t>{{</w:t>
            </w:r>
            <w:proofErr w:type="spellStart"/>
            <w:proofErr w:type="gramStart"/>
            <w:r w:rsidRPr="00757BD4">
              <w:rPr>
                <w:snapToGrid w:val="0"/>
                <w:spacing w:val="6"/>
                <w:sz w:val="18"/>
                <w:szCs w:val="18"/>
              </w:rPr>
              <w:t>qc.</w:t>
            </w:r>
            <w:r>
              <w:rPr>
                <w:snapToGrid w:val="0"/>
                <w:spacing w:val="6"/>
                <w:sz w:val="18"/>
                <w:szCs w:val="18"/>
              </w:rPr>
              <w:t>hrd</w:t>
            </w:r>
            <w:r w:rsidRPr="00757BD4">
              <w:rPr>
                <w:snapToGrid w:val="0"/>
                <w:spacing w:val="6"/>
                <w:sz w:val="18"/>
                <w:szCs w:val="18"/>
              </w:rPr>
              <w:t>.</w:t>
            </w:r>
            <w:r w:rsidRPr="00AE7829">
              <w:rPr>
                <w:snapToGrid w:val="0"/>
                <w:spacing w:val="6"/>
                <w:sz w:val="18"/>
                <w:szCs w:val="18"/>
              </w:rPr>
              <w:t>depth</w:t>
            </w:r>
            <w:proofErr w:type="gramEnd"/>
            <w:r w:rsidRPr="00AE7829">
              <w:rPr>
                <w:snapToGrid w:val="0"/>
                <w:spacing w:val="6"/>
                <w:sz w:val="18"/>
                <w:szCs w:val="18"/>
              </w:rPr>
              <w:t>_noise_num</w:t>
            </w:r>
            <w:proofErr w:type="spellEnd"/>
            <w:r w:rsidRPr="00AE7829">
              <w:rPr>
                <w:snapToGrid w:val="0"/>
                <w:spacing w:val="6"/>
                <w:sz w:val="18"/>
                <w:szCs w:val="18"/>
              </w:rPr>
              <w:t xml:space="preserve"> </w:t>
            </w:r>
            <w:r w:rsidRPr="00757BD4">
              <w:rPr>
                <w:snapToGrid w:val="0"/>
                <w:spacing w:val="6"/>
                <w:sz w:val="18"/>
                <w:szCs w:val="18"/>
              </w:rPr>
              <w:t>}}</w:t>
            </w:r>
          </w:p>
        </w:tc>
        <w:tc>
          <w:tcPr>
            <w:tcW w:w="2579" w:type="dxa"/>
            <w:shd w:val="clear" w:color="auto" w:fill="auto"/>
            <w:tcMar>
              <w:top w:w="113" w:type="dxa"/>
              <w:bottom w:w="113" w:type="dxa"/>
            </w:tcMar>
            <w:vAlign w:val="center"/>
          </w:tcPr>
          <w:p w14:paraId="7075E224" w14:textId="77777777" w:rsidR="00AE7829" w:rsidRPr="00DB43EC" w:rsidRDefault="00AE7829" w:rsidP="00AE7829">
            <w:pPr>
              <w:spacing w:line="240" w:lineRule="exact"/>
              <w:jc w:val="center"/>
              <w:rPr>
                <w:snapToGrid w:val="0"/>
                <w:spacing w:val="6"/>
                <w:sz w:val="18"/>
                <w:szCs w:val="18"/>
              </w:rPr>
            </w:pPr>
            <w:r w:rsidRPr="00DB43EC">
              <w:rPr>
                <w:rFonts w:hint="eastAsia"/>
                <w:snapToGrid w:val="0"/>
                <w:spacing w:val="6"/>
                <w:sz w:val="18"/>
                <w:szCs w:val="18"/>
              </w:rPr>
              <w:t>≤</w:t>
            </w:r>
            <w:r w:rsidRPr="00DB43EC">
              <w:rPr>
                <w:snapToGrid w:val="0"/>
                <w:spacing w:val="6"/>
                <w:sz w:val="18"/>
                <w:szCs w:val="18"/>
              </w:rPr>
              <w:t>0.35</w:t>
            </w:r>
          </w:p>
        </w:tc>
      </w:tr>
      <w:tr w:rsidR="00BF268A" w14:paraId="406AC68F" w14:textId="77777777">
        <w:trPr>
          <w:trHeight w:val="454"/>
        </w:trPr>
        <w:tc>
          <w:tcPr>
            <w:tcW w:w="1985" w:type="dxa"/>
            <w:shd w:val="clear" w:color="auto" w:fill="F8F8F8"/>
            <w:tcMar>
              <w:top w:w="28" w:type="dxa"/>
              <w:bottom w:w="28" w:type="dxa"/>
            </w:tcMar>
            <w:vAlign w:val="center"/>
          </w:tcPr>
          <w:p w14:paraId="1AE564AB" w14:textId="77777777" w:rsidR="00BF268A" w:rsidRDefault="00BF268A" w:rsidP="00BF268A">
            <w:pPr>
              <w:spacing w:line="240" w:lineRule="exact"/>
              <w:jc w:val="center"/>
              <w:rPr>
                <w:b/>
                <w:snapToGrid w:val="0"/>
                <w:spacing w:val="10"/>
                <w:sz w:val="18"/>
                <w:szCs w:val="18"/>
              </w:rPr>
            </w:pPr>
            <w:bookmarkStart w:id="23" w:name="QC_QCResult"/>
            <w:bookmarkEnd w:id="23"/>
            <w:r>
              <w:rPr>
                <w:b/>
                <w:snapToGrid w:val="0"/>
                <w:spacing w:val="10"/>
                <w:sz w:val="18"/>
                <w:szCs w:val="18"/>
              </w:rPr>
              <w:t>总体质量评估</w:t>
            </w:r>
            <w:r>
              <w:rPr>
                <w:rFonts w:hint="eastAsia"/>
                <w:b/>
                <w:snapToGrid w:val="0"/>
                <w:spacing w:val="10"/>
                <w:sz w:val="18"/>
                <w:szCs w:val="18"/>
                <w:vertAlign w:val="superscript"/>
              </w:rPr>
              <w:t>9</w:t>
            </w:r>
          </w:p>
        </w:tc>
        <w:tc>
          <w:tcPr>
            <w:tcW w:w="8216" w:type="dxa"/>
            <w:gridSpan w:val="3"/>
            <w:shd w:val="clear" w:color="auto" w:fill="F8F8F8"/>
            <w:tcMar>
              <w:top w:w="28" w:type="dxa"/>
              <w:bottom w:w="28" w:type="dxa"/>
            </w:tcMar>
            <w:vAlign w:val="center"/>
          </w:tcPr>
          <w:p w14:paraId="5F5A4150" w14:textId="1C404982"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w:t>
            </w:r>
            <w:r w:rsidRPr="00174E1D">
              <w:rPr>
                <w:rFonts w:ascii="微软雅黑" w:eastAsia="微软雅黑" w:hAnsi="微软雅黑" w:hint="eastAsia"/>
                <w:b/>
                <w:bCs/>
                <w:sz w:val="18"/>
                <w:szCs w:val="18"/>
                <w:highlight w:val="yellow"/>
              </w:rPr>
              <w:t>p</w:t>
            </w:r>
            <w:r w:rsidRPr="00BF268A">
              <w:rPr>
                <w:rFonts w:ascii="微软雅黑" w:eastAsia="微软雅黑" w:hAnsi="微软雅黑"/>
                <w:b/>
                <w:bCs/>
                <w:sz w:val="18"/>
                <w:szCs w:val="18"/>
                <w:highlight w:val="yellow"/>
              </w:rPr>
              <w:t xml:space="preserve"> if </w:t>
            </w:r>
            <w:proofErr w:type="gramStart"/>
            <w:r w:rsidRPr="00BF268A">
              <w:rPr>
                <w:rFonts w:ascii="微软雅黑" w:eastAsia="微软雅黑" w:hAnsi="微软雅黑"/>
                <w:b/>
                <w:bCs/>
                <w:sz w:val="18"/>
                <w:szCs w:val="18"/>
                <w:highlight w:val="yellow"/>
              </w:rPr>
              <w:t>qc.hrd.cleandata</w:t>
            </w:r>
            <w:proofErr w:type="gramEnd"/>
            <w:r w:rsidRPr="00BF268A">
              <w:rPr>
                <w:rFonts w:ascii="微软雅黑" w:eastAsia="微软雅黑" w:hAnsi="微软雅黑"/>
                <w:b/>
                <w:bCs/>
                <w:sz w:val="18"/>
                <w:szCs w:val="18"/>
                <w:highlight w:val="yellow"/>
              </w:rPr>
              <w:t xml:space="preserve">_q30_num&gt;=0.75 and </w:t>
            </w:r>
            <w:proofErr w:type="spellStart"/>
            <w:r w:rsidRPr="00BF268A">
              <w:rPr>
                <w:rFonts w:ascii="微软雅黑" w:eastAsia="微软雅黑" w:hAnsi="微软雅黑"/>
                <w:b/>
                <w:bCs/>
                <w:sz w:val="18"/>
                <w:szCs w:val="18"/>
                <w:highlight w:val="yellow"/>
              </w:rPr>
              <w:t>qc.hrd.brca_cover_ratio_num</w:t>
            </w:r>
            <w:proofErr w:type="spellEnd"/>
            <w:r w:rsidRPr="00BF268A">
              <w:rPr>
                <w:rFonts w:ascii="微软雅黑" w:eastAsia="微软雅黑" w:hAnsi="微软雅黑"/>
                <w:b/>
                <w:bCs/>
                <w:sz w:val="18"/>
                <w:szCs w:val="18"/>
                <w:highlight w:val="yellow"/>
              </w:rPr>
              <w:t xml:space="preserve">&gt;= 0.95 and </w:t>
            </w:r>
            <w:proofErr w:type="spellStart"/>
            <w:r w:rsidRPr="00BF268A">
              <w:rPr>
                <w:rFonts w:ascii="微软雅黑" w:eastAsia="微软雅黑" w:hAnsi="微软雅黑"/>
                <w:b/>
                <w:bCs/>
                <w:sz w:val="18"/>
                <w:szCs w:val="18"/>
                <w:highlight w:val="yellow"/>
              </w:rPr>
              <w:t>qc.hrd.cover_ratio_num</w:t>
            </w:r>
            <w:proofErr w:type="spellEnd"/>
            <w:r w:rsidRPr="00BF268A">
              <w:rPr>
                <w:rFonts w:ascii="微软雅黑" w:eastAsia="微软雅黑" w:hAnsi="微软雅黑"/>
                <w:b/>
                <w:bCs/>
                <w:sz w:val="18"/>
                <w:szCs w:val="18"/>
                <w:highlight w:val="yellow"/>
              </w:rPr>
              <w:t xml:space="preserve"> &gt;= 0.95 and </w:t>
            </w:r>
            <w:proofErr w:type="spellStart"/>
            <w:r w:rsidRPr="00BF268A">
              <w:rPr>
                <w:rFonts w:ascii="微软雅黑" w:eastAsia="微软雅黑" w:hAnsi="微软雅黑"/>
                <w:b/>
                <w:bCs/>
                <w:sz w:val="18"/>
                <w:szCs w:val="18"/>
                <w:highlight w:val="yellow"/>
              </w:rPr>
              <w:t>qc.hrd.baf_noise_num</w:t>
            </w:r>
            <w:proofErr w:type="spellEnd"/>
            <w:r w:rsidRPr="00BF268A">
              <w:rPr>
                <w:rFonts w:ascii="微软雅黑" w:eastAsia="微软雅黑" w:hAnsi="微软雅黑"/>
                <w:b/>
                <w:bCs/>
                <w:sz w:val="18"/>
                <w:szCs w:val="18"/>
                <w:highlight w:val="yellow"/>
              </w:rPr>
              <w:t xml:space="preserve"> &lt;= 0.05 and </w:t>
            </w:r>
            <w:proofErr w:type="spellStart"/>
            <w:r w:rsidRPr="00BF268A">
              <w:rPr>
                <w:rFonts w:ascii="微软雅黑" w:eastAsia="微软雅黑" w:hAnsi="微软雅黑"/>
                <w:b/>
                <w:bCs/>
                <w:sz w:val="18"/>
                <w:szCs w:val="18"/>
                <w:highlight w:val="yellow"/>
              </w:rPr>
              <w:t>qc.hrd.depth_noise_num</w:t>
            </w:r>
            <w:proofErr w:type="spellEnd"/>
            <w:r w:rsidRPr="00BF268A">
              <w:rPr>
                <w:rFonts w:ascii="微软雅黑" w:eastAsia="微软雅黑" w:hAnsi="微软雅黑"/>
                <w:b/>
                <w:bCs/>
                <w:sz w:val="18"/>
                <w:szCs w:val="18"/>
                <w:highlight w:val="yellow"/>
              </w:rPr>
              <w:t xml:space="preserve"> &lt;= 0.35 %}</w:t>
            </w:r>
          </w:p>
          <w:p w14:paraId="24887CAC" w14:textId="5FEFDA9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 xml:space="preserve">{%p if </w:t>
            </w:r>
            <w:proofErr w:type="spellStart"/>
            <w:proofErr w:type="gramStart"/>
            <w:r w:rsidRPr="00091595">
              <w:rPr>
                <w:rFonts w:ascii="微软雅黑" w:eastAsia="微软雅黑" w:hAnsi="微软雅黑"/>
                <w:b/>
                <w:bCs/>
                <w:sz w:val="18"/>
                <w:szCs w:val="18"/>
                <w:highlight w:val="green"/>
              </w:rPr>
              <w:t>sample</w:t>
            </w:r>
            <w:r>
              <w:rPr>
                <w:rFonts w:ascii="微软雅黑" w:eastAsia="微软雅黑" w:hAnsi="微软雅黑"/>
                <w:b/>
                <w:bCs/>
                <w:sz w:val="18"/>
                <w:szCs w:val="18"/>
                <w:highlight w:val="green"/>
              </w:rPr>
              <w:t>.</w:t>
            </w:r>
            <w:r w:rsidR="00FF3D80">
              <w:rPr>
                <w:rFonts w:ascii="微软雅黑" w:eastAsia="微软雅黑" w:hAnsi="微软雅黑"/>
                <w:b/>
                <w:bCs/>
                <w:sz w:val="18"/>
                <w:szCs w:val="18"/>
                <w:highlight w:val="green"/>
              </w:rPr>
              <w:t>hrd</w:t>
            </w:r>
            <w:r w:rsidRPr="00091595">
              <w:rPr>
                <w:rFonts w:ascii="微软雅黑" w:eastAsia="微软雅黑" w:hAnsi="微软雅黑"/>
                <w:b/>
                <w:bCs/>
                <w:sz w:val="18"/>
                <w:szCs w:val="18"/>
                <w:highlight w:val="green"/>
              </w:rPr>
              <w:t>.tumor</w:t>
            </w:r>
            <w:proofErr w:type="gramEnd"/>
            <w:r w:rsidRPr="00091595">
              <w:rPr>
                <w:rFonts w:ascii="微软雅黑" w:eastAsia="微软雅黑" w:hAnsi="微软雅黑"/>
                <w:b/>
                <w:bCs/>
                <w:sz w:val="18"/>
                <w:szCs w:val="18"/>
                <w:highlight w:val="green"/>
              </w:rPr>
              <w:t>_content</w:t>
            </w:r>
            <w:proofErr w:type="spellEnd"/>
            <w:r w:rsidRPr="00091595">
              <w:rPr>
                <w:rFonts w:ascii="微软雅黑" w:eastAsia="微软雅黑" w:hAnsi="微软雅黑"/>
                <w:b/>
                <w:bCs/>
                <w:sz w:val="18"/>
                <w:szCs w:val="18"/>
                <w:highlight w:val="green"/>
              </w:rPr>
              <w:t>%}</w:t>
            </w:r>
          </w:p>
          <w:p w14:paraId="23238776" w14:textId="275AAF3F"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w:t>
            </w:r>
            <w:r w:rsidR="00FF3D80" w:rsidRPr="00FF3D80">
              <w:rPr>
                <w:rFonts w:ascii="微软雅黑" w:eastAsia="微软雅黑" w:hAnsi="微软雅黑" w:cs="思源黑体 CN Light"/>
                <w:b/>
                <w:bCs/>
                <w:sz w:val="18"/>
                <w:szCs w:val="18"/>
                <w:highlight w:val="magenta"/>
                <w:lang w:bidi="ar"/>
              </w:rPr>
              <w:t>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00FF3D80"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00FF3D80" w:rsidRPr="00FF3D80">
              <w:rPr>
                <w:rFonts w:ascii="微软雅黑" w:eastAsia="微软雅黑" w:hAnsi="微软雅黑"/>
                <w:b/>
                <w:bCs/>
                <w:sz w:val="18"/>
                <w:szCs w:val="18"/>
                <w:highlight w:val="magenta"/>
              </w:rPr>
              <w:t>lib_qc.hrd.library</w:t>
            </w:r>
            <w:proofErr w:type="gramEnd"/>
            <w:r w:rsidR="00FF3D80"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25107D74" w14:textId="31E26E95"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21CB5">
              <w:rPr>
                <w:rFonts w:ascii="微软雅黑" w:eastAsia="微软雅黑" w:hAnsi="微软雅黑"/>
                <w:b/>
                <w:bCs/>
                <w:sz w:val="18"/>
                <w:szCs w:val="18"/>
              </w:rPr>
              <w:t>sample.</w:t>
            </w:r>
            <w:r w:rsidR="00FF3D80">
              <w:rPr>
                <w:rFonts w:ascii="微软雅黑" w:eastAsia="微软雅黑" w:hAnsi="微软雅黑"/>
                <w:b/>
                <w:bCs/>
                <w:sz w:val="18"/>
                <w:szCs w:val="18"/>
              </w:rPr>
              <w:t>hrd</w:t>
            </w:r>
            <w:r w:rsidRPr="00721CB5">
              <w:rPr>
                <w:rFonts w:ascii="微软雅黑" w:eastAsia="微软雅黑" w:hAnsi="微软雅黑"/>
                <w:b/>
                <w:bCs/>
                <w:sz w:val="18"/>
                <w:szCs w:val="18"/>
              </w:rPr>
              <w:t>.tumor</w:t>
            </w:r>
            <w:proofErr w:type="gramEnd"/>
            <w:r w:rsidRPr="00721CB5">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.dna_qty</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Pr="00091595">
              <w:rPr>
                <w:rFonts w:ascii="微软雅黑" w:eastAsia="微软雅黑" w:hAnsi="微软雅黑"/>
                <w:b/>
                <w:bCs/>
                <w:sz w:val="18"/>
                <w:szCs w:val="18"/>
              </w:rPr>
              <w:t xml:space="preserve">0 and </w:t>
            </w:r>
            <w:proofErr w:type="spellStart"/>
            <w:r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Pr="00091595">
              <w:rPr>
                <w:rFonts w:ascii="微软雅黑" w:eastAsia="微软雅黑" w:hAnsi="微软雅黑"/>
                <w:b/>
                <w:bCs/>
                <w:sz w:val="18"/>
                <w:szCs w:val="18"/>
              </w:rPr>
              <w:t>|float</w:t>
            </w:r>
            <w:proofErr w:type="spellEnd"/>
            <w:r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04A99ED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7A3F4D75" w14:textId="6F4CE6EE"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lastRenderedPageBreak/>
              <w:t xml:space="preserve">{%if </w:t>
            </w:r>
            <w:proofErr w:type="spellStart"/>
            <w:proofErr w:type="gramStart"/>
            <w:r w:rsidRPr="00091595">
              <w:rPr>
                <w:rFonts w:ascii="微软雅黑" w:eastAsia="微软雅黑" w:hAnsi="微软雅黑"/>
                <w:b/>
                <w:bCs/>
                <w:sz w:val="18"/>
                <w:szCs w:val="18"/>
              </w:rPr>
              <w:t>sample</w:t>
            </w:r>
            <w:r>
              <w:rPr>
                <w:rFonts w:ascii="微软雅黑" w:eastAsia="微软雅黑" w:hAnsi="微软雅黑"/>
                <w:b/>
                <w:bCs/>
                <w:sz w:val="18"/>
                <w:szCs w:val="18"/>
              </w:rPr>
              <w:t>.</w:t>
            </w:r>
            <w:r w:rsidR="00FF3D80">
              <w:rPr>
                <w:rFonts w:ascii="微软雅黑" w:eastAsia="微软雅黑" w:hAnsi="微软雅黑"/>
                <w:b/>
                <w:bCs/>
                <w:sz w:val="18"/>
                <w:szCs w:val="18"/>
              </w:rPr>
              <w:t>hrd</w:t>
            </w:r>
            <w:r w:rsidRPr="00091595">
              <w:rPr>
                <w:rFonts w:ascii="微软雅黑" w:eastAsia="微软雅黑" w:hAnsi="微软雅黑"/>
                <w:b/>
                <w:bCs/>
                <w:sz w:val="18"/>
                <w:szCs w:val="18"/>
              </w:rPr>
              <w:t>.tumor</w:t>
            </w:r>
            <w:proofErr w:type="gramEnd"/>
            <w:r w:rsidRPr="00091595">
              <w:rPr>
                <w:rFonts w:ascii="微软雅黑" w:eastAsia="微软雅黑" w:hAnsi="微软雅黑"/>
                <w:b/>
                <w:bCs/>
                <w:sz w:val="18"/>
                <w:szCs w:val="18"/>
              </w:rPr>
              <w:t>_content|replace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98B79E9"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26D0DBF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green"/>
              </w:rPr>
            </w:pPr>
            <w:r w:rsidRPr="00091595">
              <w:rPr>
                <w:rFonts w:ascii="微软雅黑" w:eastAsia="微软雅黑" w:hAnsi="微软雅黑"/>
                <w:b/>
                <w:bCs/>
                <w:sz w:val="18"/>
                <w:szCs w:val="18"/>
                <w:highlight w:val="green"/>
              </w:rPr>
              <w:t>{%p else%}</w:t>
            </w:r>
          </w:p>
          <w:p w14:paraId="3592E03B" w14:textId="67CFB0EF" w:rsidR="00BF268A"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F679DA">
              <w:rPr>
                <w:rFonts w:ascii="微软雅黑" w:eastAsia="微软雅黑" w:hAnsi="微软雅黑"/>
                <w:b/>
                <w:bCs/>
                <w:sz w:val="18"/>
                <w:szCs w:val="18"/>
                <w:highlight w:val="cyan"/>
              </w:rPr>
              <w:t xml:space="preserve">{%p if </w:t>
            </w:r>
            <w:proofErr w:type="spell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proofErr w:type="spellEnd"/>
            <w:r w:rsidRPr="00F679DA">
              <w:rPr>
                <w:rFonts w:ascii="微软雅黑" w:eastAsia="微软雅黑" w:hAnsi="微软雅黑"/>
                <w:b/>
                <w:bCs/>
                <w:sz w:val="18"/>
                <w:szCs w:val="18"/>
                <w:highlight w:val="cyan"/>
              </w:rPr>
              <w:t xml:space="preserve"> and </w:t>
            </w:r>
            <w:proofErr w:type="spellStart"/>
            <w:proofErr w:type="gramStart"/>
            <w:r w:rsidRPr="00F679DA">
              <w:rPr>
                <w:rFonts w:ascii="微软雅黑" w:eastAsia="微软雅黑" w:hAnsi="微软雅黑"/>
                <w:b/>
                <w:bCs/>
                <w:sz w:val="18"/>
                <w:szCs w:val="18"/>
                <w:highlight w:val="cyan"/>
              </w:rPr>
              <w:t>lib_qc.</w:t>
            </w:r>
            <w:r w:rsidR="00FF3D80">
              <w:rPr>
                <w:rFonts w:ascii="微软雅黑" w:eastAsia="微软雅黑" w:hAnsi="微软雅黑"/>
                <w:b/>
                <w:bCs/>
                <w:sz w:val="18"/>
                <w:szCs w:val="18"/>
                <w:highlight w:val="cyan"/>
              </w:rPr>
              <w:t>hrd</w:t>
            </w:r>
            <w:r w:rsidRPr="00F679DA">
              <w:rPr>
                <w:rFonts w:ascii="微软雅黑" w:eastAsia="微软雅黑" w:hAnsi="微软雅黑"/>
                <w:b/>
                <w:bCs/>
                <w:sz w:val="18"/>
                <w:szCs w:val="18"/>
                <w:highlight w:val="cyan"/>
              </w:rPr>
              <w:t>.tumor</w:t>
            </w:r>
            <w:proofErr w:type="gramEnd"/>
            <w:r w:rsidRPr="00F679DA">
              <w:rPr>
                <w:rFonts w:ascii="微软雅黑" w:eastAsia="微软雅黑" w:hAnsi="微软雅黑"/>
                <w:b/>
                <w:bCs/>
                <w:sz w:val="18"/>
                <w:szCs w:val="18"/>
                <w:highlight w:val="cyan"/>
              </w:rPr>
              <w:t>_content</w:t>
            </w:r>
            <w:proofErr w:type="spellEnd"/>
            <w:r w:rsidRPr="00F679DA">
              <w:rPr>
                <w:rFonts w:ascii="微软雅黑" w:eastAsia="微软雅黑" w:hAnsi="微软雅黑"/>
                <w:b/>
                <w:bCs/>
                <w:sz w:val="18"/>
                <w:szCs w:val="18"/>
                <w:highlight w:val="cyan"/>
              </w:rPr>
              <w:t>%}</w:t>
            </w:r>
          </w:p>
          <w:p w14:paraId="54E948F0"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477DD84B" w14:textId="02F820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proofErr w:type="gramStart"/>
            <w:r w:rsidRPr="00710883">
              <w:rPr>
                <w:rFonts w:ascii="微软雅黑" w:eastAsia="微软雅黑" w:hAnsi="微软雅黑"/>
                <w:b/>
                <w:bCs/>
                <w:sz w:val="18"/>
                <w:szCs w:val="18"/>
              </w:rPr>
              <w:t>lib_qc.</w:t>
            </w:r>
            <w:r w:rsidR="00FF3D80">
              <w:rPr>
                <w:rFonts w:ascii="微软雅黑" w:eastAsia="微软雅黑" w:hAnsi="微软雅黑"/>
                <w:b/>
                <w:bCs/>
                <w:sz w:val="18"/>
                <w:szCs w:val="18"/>
              </w:rPr>
              <w:t>hrd</w:t>
            </w:r>
            <w:r w:rsidRPr="00710883">
              <w:rPr>
                <w:rFonts w:ascii="微软雅黑" w:eastAsia="微软雅黑" w:hAnsi="微软雅黑"/>
                <w:b/>
                <w:bCs/>
                <w:sz w:val="18"/>
                <w:szCs w:val="18"/>
              </w:rPr>
              <w:t>.tumor</w:t>
            </w:r>
            <w:proofErr w:type="gramEnd"/>
            <w:r w:rsidRPr="00710883">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41DF9EAC"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w:t>
            </w:r>
            <w:r w:rsidRPr="00091595">
              <w:rPr>
                <w:rFonts w:ascii="微软雅黑" w:eastAsia="微软雅黑" w:hAnsi="微软雅黑"/>
                <w:b/>
                <w:bCs/>
                <w:sz w:val="18"/>
                <w:szCs w:val="18"/>
                <w:highlight w:val="magenta"/>
              </w:rPr>
              <w:t>%p else%}</w:t>
            </w:r>
          </w:p>
          <w:p w14:paraId="3AD6F5C4" w14:textId="6C672D7D"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rPr>
              <w:t xml:space="preserve">{%if </w:t>
            </w:r>
            <w:proofErr w:type="spellStart"/>
            <w:proofErr w:type="gramStart"/>
            <w:r w:rsidRPr="009A67EC">
              <w:rPr>
                <w:rFonts w:ascii="微软雅黑" w:eastAsia="微软雅黑" w:hAnsi="微软雅黑"/>
                <w:b/>
                <w:bCs/>
                <w:sz w:val="18"/>
                <w:szCs w:val="18"/>
              </w:rPr>
              <w:t>lib_qc.</w:t>
            </w:r>
            <w:r w:rsidR="00FF3D80">
              <w:rPr>
                <w:rFonts w:ascii="微软雅黑" w:eastAsia="微软雅黑" w:hAnsi="微软雅黑"/>
                <w:b/>
                <w:bCs/>
                <w:sz w:val="18"/>
                <w:szCs w:val="18"/>
              </w:rPr>
              <w:t>hrd</w:t>
            </w:r>
            <w:r w:rsidRPr="009A67EC">
              <w:rPr>
                <w:rFonts w:ascii="微软雅黑" w:eastAsia="微软雅黑" w:hAnsi="微软雅黑"/>
                <w:b/>
                <w:bCs/>
                <w:sz w:val="18"/>
                <w:szCs w:val="18"/>
              </w:rPr>
              <w:t>.tumor</w:t>
            </w:r>
            <w:proofErr w:type="gramEnd"/>
            <w:r w:rsidRPr="009A67EC">
              <w:rPr>
                <w:rFonts w:ascii="微软雅黑" w:eastAsia="微软雅黑" w:hAnsi="微软雅黑"/>
                <w:b/>
                <w:bCs/>
                <w:sz w:val="18"/>
                <w:szCs w:val="18"/>
              </w:rPr>
              <w:t>_content</w:t>
            </w:r>
            <w:r w:rsidRPr="00091595">
              <w:rPr>
                <w:rFonts w:ascii="微软雅黑" w:eastAsia="微软雅黑" w:hAnsi="微软雅黑"/>
                <w:b/>
                <w:bCs/>
                <w:sz w:val="18"/>
                <w:szCs w:val="18"/>
              </w:rPr>
              <w:t>|replace</w:t>
            </w:r>
            <w:proofErr w:type="spellEnd"/>
            <w:r w:rsidRPr="00091595">
              <w:rPr>
                <w:rFonts w:ascii="微软雅黑" w:eastAsia="微软雅黑" w:hAnsi="微软雅黑"/>
                <w:b/>
                <w:bCs/>
                <w:sz w:val="18"/>
                <w:szCs w:val="18"/>
              </w:rPr>
              <w:t xml:space="preserve">(“%”,””)|float &gt;= </w:t>
            </w:r>
            <w:r w:rsidR="00FF3D80">
              <w:rPr>
                <w:rFonts w:ascii="微软雅黑" w:eastAsia="微软雅黑" w:hAnsi="微软雅黑"/>
                <w:b/>
                <w:bCs/>
                <w:sz w:val="18"/>
                <w:szCs w:val="18"/>
              </w:rPr>
              <w:t>3</w:t>
            </w:r>
            <w:r w:rsidRPr="00091595">
              <w:rPr>
                <w:rFonts w:ascii="微软雅黑" w:eastAsia="微软雅黑" w:hAnsi="微软雅黑"/>
                <w:b/>
                <w:bCs/>
                <w:sz w:val="18"/>
                <w:szCs w:val="18"/>
              </w:rPr>
              <w:t>0 %}</w:t>
            </w:r>
            <w:proofErr w:type="spellStart"/>
            <w:r w:rsidRPr="00091595">
              <w:rPr>
                <w:rFonts w:ascii="微软雅黑" w:eastAsia="微软雅黑" w:hAnsi="微软雅黑"/>
                <w:b/>
                <w:bCs/>
                <w:sz w:val="18"/>
                <w:szCs w:val="18"/>
              </w:rPr>
              <w:t>合格</w:t>
            </w:r>
            <w:r w:rsidRPr="00091595">
              <w:rPr>
                <w:rFonts w:ascii="微软雅黑" w:eastAsia="微软雅黑" w:hAnsi="微软雅黑" w:hint="eastAsia"/>
                <w:b/>
                <w:bCs/>
                <w:sz w:val="18"/>
                <w:szCs w:val="18"/>
              </w:rPr>
              <w:t>（质控项有缺失，请补齐数据后自行评估</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{%endif%}</w:t>
            </w:r>
          </w:p>
          <w:p w14:paraId="639F2C67"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6C776134"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else%}</w:t>
            </w:r>
          </w:p>
          <w:p w14:paraId="2955A37B" w14:textId="77777777" w:rsidR="00FF3D80" w:rsidRPr="00091595" w:rsidRDefault="00FF3D80" w:rsidP="00FF3D80">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highlight w:val="magenta"/>
              </w:rPr>
              <w:t>{%p</w:t>
            </w:r>
            <w:r w:rsidRPr="00427546">
              <w:rPr>
                <w:rFonts w:ascii="微软雅黑" w:eastAsia="微软雅黑" w:hAnsi="微软雅黑" w:cs="思源黑体 CN Light"/>
                <w:b/>
                <w:bCs/>
                <w:sz w:val="18"/>
                <w:szCs w:val="18"/>
                <w:highlight w:val="magenta"/>
                <w:lang w:bidi="ar"/>
              </w:rPr>
              <w:t xml:space="preserve"> if </w:t>
            </w:r>
            <w:proofErr w:type="spellStart"/>
            <w:r w:rsidRPr="00427546">
              <w:rPr>
                <w:rFonts w:ascii="微软雅黑" w:eastAsia="微软雅黑" w:hAnsi="微软雅黑" w:cs="思源黑体 CN Light"/>
                <w:b/>
                <w:bCs/>
                <w:sz w:val="18"/>
                <w:szCs w:val="18"/>
                <w:highlight w:val="magenta"/>
                <w:lang w:bidi="ar"/>
              </w:rPr>
              <w:t>lib_q</w:t>
            </w:r>
            <w:r w:rsidRPr="00FF3D80">
              <w:rPr>
                <w:rFonts w:ascii="微软雅黑" w:eastAsia="微软雅黑" w:hAnsi="微软雅黑" w:cs="思源黑体 CN Light"/>
                <w:b/>
                <w:bCs/>
                <w:sz w:val="18"/>
                <w:szCs w:val="18"/>
                <w:highlight w:val="magenta"/>
                <w:lang w:bidi="ar"/>
              </w:rPr>
              <w:t>c.hrd</w:t>
            </w:r>
            <w:proofErr w:type="spellEnd"/>
            <w:r w:rsidRPr="00FF3D80">
              <w:rPr>
                <w:rFonts w:ascii="微软雅黑" w:eastAsia="微软雅黑" w:hAnsi="微软雅黑" w:cs="思源黑体 CN Light"/>
                <w:b/>
                <w:bCs/>
                <w:sz w:val="18"/>
                <w:szCs w:val="18"/>
                <w:highlight w:val="magenta"/>
                <w:lang w:bidi="ar"/>
              </w:rPr>
              <w:t xml:space="preserve"> and </w:t>
            </w:r>
            <w:proofErr w:type="spellStart"/>
            <w:r w:rsidRPr="00FF3D80">
              <w:rPr>
                <w:rFonts w:ascii="微软雅黑" w:eastAsia="微软雅黑" w:hAnsi="微软雅黑" w:cs="思源黑体 CN Light"/>
                <w:b/>
                <w:bCs/>
                <w:sz w:val="18"/>
                <w:szCs w:val="18"/>
                <w:highlight w:val="magenta"/>
                <w:lang w:bidi="ar"/>
              </w:rPr>
              <w:t>lib_qc.hrd.dna_qty</w:t>
            </w:r>
            <w:proofErr w:type="spellEnd"/>
            <w:r w:rsidRPr="00FF3D80">
              <w:rPr>
                <w:rFonts w:ascii="微软雅黑" w:eastAsia="微软雅黑" w:hAnsi="微软雅黑" w:cs="思源黑体 CN Light" w:hint="eastAsia"/>
                <w:b/>
                <w:bCs/>
                <w:sz w:val="18"/>
                <w:szCs w:val="18"/>
                <w:highlight w:val="magenta"/>
                <w:lang w:bidi="ar"/>
              </w:rPr>
              <w:t xml:space="preserve"> </w:t>
            </w:r>
            <w:r w:rsidRPr="00FF3D80">
              <w:rPr>
                <w:rFonts w:ascii="微软雅黑" w:eastAsia="微软雅黑" w:hAnsi="微软雅黑"/>
                <w:b/>
                <w:bCs/>
                <w:sz w:val="18"/>
                <w:szCs w:val="18"/>
                <w:highlight w:val="magenta"/>
              </w:rPr>
              <w:t xml:space="preserve">and </w:t>
            </w:r>
            <w:proofErr w:type="spellStart"/>
            <w:proofErr w:type="gramStart"/>
            <w:r w:rsidRPr="00FF3D80">
              <w:rPr>
                <w:rFonts w:ascii="微软雅黑" w:eastAsia="微软雅黑" w:hAnsi="微软雅黑"/>
                <w:b/>
                <w:bCs/>
                <w:sz w:val="18"/>
                <w:szCs w:val="18"/>
                <w:highlight w:val="magenta"/>
              </w:rPr>
              <w:t>lib_qc.hrd.library</w:t>
            </w:r>
            <w:proofErr w:type="gramEnd"/>
            <w:r w:rsidRPr="00FF3D80">
              <w:rPr>
                <w:rFonts w:ascii="微软雅黑" w:eastAsia="微软雅黑" w:hAnsi="微软雅黑"/>
                <w:b/>
                <w:bCs/>
                <w:sz w:val="18"/>
                <w:szCs w:val="18"/>
                <w:highlight w:val="magenta"/>
              </w:rPr>
              <w:t>_concn</w:t>
            </w:r>
            <w:proofErr w:type="spellEnd"/>
            <w:r w:rsidRPr="00FF3D80">
              <w:rPr>
                <w:rFonts w:ascii="微软雅黑" w:eastAsia="微软雅黑" w:hAnsi="微软雅黑" w:hint="eastAsia"/>
                <w:b/>
                <w:bCs/>
                <w:sz w:val="18"/>
                <w:szCs w:val="18"/>
                <w:highlight w:val="magenta"/>
              </w:rPr>
              <w:t xml:space="preserve"> </w:t>
            </w:r>
            <w:r w:rsidRPr="00427546">
              <w:rPr>
                <w:rFonts w:ascii="微软雅黑" w:eastAsia="微软雅黑" w:hAnsi="微软雅黑" w:hint="eastAsia"/>
                <w:b/>
                <w:bCs/>
                <w:sz w:val="18"/>
                <w:szCs w:val="18"/>
                <w:highlight w:val="magenta"/>
              </w:rPr>
              <w:t>%}</w:t>
            </w:r>
          </w:p>
          <w:p w14:paraId="3071F0FD" w14:textId="4D615310"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 xml:space="preserve">if </w:t>
            </w:r>
            <w:proofErr w:type="spell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.dna_qty</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 </w:t>
            </w:r>
            <w:r w:rsidR="00FF3D80">
              <w:rPr>
                <w:rFonts w:ascii="微软雅黑" w:eastAsia="微软雅黑" w:hAnsi="微软雅黑"/>
                <w:b/>
                <w:bCs/>
                <w:sz w:val="18"/>
                <w:szCs w:val="18"/>
              </w:rPr>
              <w:t>5</w:t>
            </w:r>
            <w:r w:rsidR="00FF3D80" w:rsidRPr="00091595">
              <w:rPr>
                <w:rFonts w:ascii="微软雅黑" w:eastAsia="微软雅黑" w:hAnsi="微软雅黑"/>
                <w:b/>
                <w:bCs/>
                <w:sz w:val="18"/>
                <w:szCs w:val="18"/>
              </w:rPr>
              <w:t xml:space="preserve">0 and </w:t>
            </w:r>
            <w:proofErr w:type="spellStart"/>
            <w:proofErr w:type="gramStart"/>
            <w:r w:rsidR="00FF3D80" w:rsidRPr="00721CB5">
              <w:rPr>
                <w:rFonts w:ascii="微软雅黑" w:eastAsia="微软雅黑" w:hAnsi="微软雅黑" w:cs="思源黑体 CN Light"/>
                <w:b/>
                <w:bCs/>
                <w:sz w:val="18"/>
                <w:szCs w:val="18"/>
                <w:lang w:bidi="ar"/>
              </w:rPr>
              <w:t>lib_qc.</w:t>
            </w:r>
            <w:r w:rsidR="00FF3D80">
              <w:rPr>
                <w:rFonts w:ascii="微软雅黑" w:eastAsia="微软雅黑" w:hAnsi="微软雅黑" w:cs="思源黑体 CN Light"/>
                <w:b/>
                <w:bCs/>
                <w:sz w:val="18"/>
                <w:szCs w:val="18"/>
                <w:lang w:bidi="ar"/>
              </w:rPr>
              <w:t>hrd</w:t>
            </w:r>
            <w:r w:rsidR="00FF3D80" w:rsidRPr="00721CB5">
              <w:rPr>
                <w:rFonts w:ascii="微软雅黑" w:eastAsia="微软雅黑" w:hAnsi="微软雅黑" w:cs="思源黑体 CN Light"/>
                <w:b/>
                <w:bCs/>
                <w:sz w:val="18"/>
                <w:szCs w:val="18"/>
                <w:lang w:bidi="ar"/>
              </w:rPr>
              <w:t>.</w:t>
            </w:r>
            <w:r w:rsidR="00FF3D80" w:rsidRPr="00FF3D80">
              <w:rPr>
                <w:rFonts w:ascii="微软雅黑" w:eastAsia="微软雅黑" w:hAnsi="微软雅黑" w:cs="思源黑体 CN Light"/>
                <w:b/>
                <w:bCs/>
                <w:sz w:val="18"/>
                <w:szCs w:val="18"/>
                <w:lang w:bidi="ar"/>
              </w:rPr>
              <w:t>library</w:t>
            </w:r>
            <w:proofErr w:type="gramEnd"/>
            <w:r w:rsidR="00FF3D80" w:rsidRPr="00FF3D80">
              <w:rPr>
                <w:rFonts w:ascii="微软雅黑" w:eastAsia="微软雅黑" w:hAnsi="微软雅黑" w:cs="思源黑体 CN Light"/>
                <w:b/>
                <w:bCs/>
                <w:sz w:val="18"/>
                <w:szCs w:val="18"/>
                <w:lang w:bidi="ar"/>
              </w:rPr>
              <w:t>_concn</w:t>
            </w:r>
            <w:r w:rsidR="00FF3D80" w:rsidRPr="00091595">
              <w:rPr>
                <w:rFonts w:ascii="微软雅黑" w:eastAsia="微软雅黑" w:hAnsi="微软雅黑"/>
                <w:b/>
                <w:bCs/>
                <w:sz w:val="18"/>
                <w:szCs w:val="18"/>
              </w:rPr>
              <w:t>|float</w:t>
            </w:r>
            <w:proofErr w:type="spellEnd"/>
            <w:r w:rsidR="00FF3D80" w:rsidRPr="00091595">
              <w:rPr>
                <w:rFonts w:ascii="微软雅黑" w:eastAsia="微软雅黑" w:hAnsi="微软雅黑"/>
                <w:b/>
                <w:bCs/>
                <w:sz w:val="18"/>
                <w:szCs w:val="18"/>
              </w:rPr>
              <w:t xml:space="preserve"> &gt;=</w:t>
            </w:r>
            <w:r w:rsidR="00FF3D80">
              <w:rPr>
                <w:rFonts w:ascii="微软雅黑" w:eastAsia="微软雅黑" w:hAnsi="微软雅黑"/>
                <w:b/>
                <w:bCs/>
                <w:sz w:val="18"/>
                <w:szCs w:val="18"/>
              </w:rPr>
              <w:t>2</w:t>
            </w:r>
            <w:r w:rsidR="00FF3D80" w:rsidRPr="00091595">
              <w:rPr>
                <w:rFonts w:ascii="微软雅黑" w:eastAsia="微软雅黑" w:hAnsi="微软雅黑"/>
                <w:b/>
                <w:bCs/>
                <w:sz w:val="18"/>
                <w:szCs w:val="18"/>
              </w:rPr>
              <w:t>0</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合格</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else</w:t>
            </w:r>
            <w:r w:rsidRPr="00091595">
              <w:rPr>
                <w:rFonts w:ascii="微软雅黑" w:eastAsia="微软雅黑" w:hAnsi="微软雅黑" w:hint="eastAsia"/>
                <w:b/>
                <w:bCs/>
                <w:sz w:val="18"/>
                <w:szCs w:val="18"/>
              </w:rPr>
              <w:t>%}</w:t>
            </w:r>
            <w:proofErr w:type="spellStart"/>
            <w:r w:rsidRPr="00091595">
              <w:rPr>
                <w:rFonts w:ascii="微软雅黑" w:eastAsia="微软雅黑" w:hAnsi="微软雅黑" w:hint="eastAsia"/>
                <w:b/>
                <w:bCs/>
                <w:sz w:val="18"/>
                <w:szCs w:val="18"/>
              </w:rPr>
              <w:t>风险</w:t>
            </w:r>
            <w:proofErr w:type="spellEnd"/>
            <w:r w:rsidRPr="00091595">
              <w:rPr>
                <w:rFonts w:ascii="微软雅黑" w:eastAsia="微软雅黑" w:hAnsi="微软雅黑" w:hint="eastAsia"/>
                <w:b/>
                <w:bCs/>
                <w:sz w:val="18"/>
                <w:szCs w:val="18"/>
              </w:rPr>
              <w:t>{</w:t>
            </w:r>
            <w:r w:rsidRPr="00091595">
              <w:rPr>
                <w:rFonts w:ascii="微软雅黑" w:eastAsia="微软雅黑" w:hAnsi="微软雅黑"/>
                <w:b/>
                <w:bCs/>
                <w:sz w:val="18"/>
                <w:szCs w:val="18"/>
              </w:rPr>
              <w:t>%endif%}</w:t>
            </w:r>
          </w:p>
          <w:p w14:paraId="1E36E165"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hint="eastAsia"/>
                <w:b/>
                <w:bCs/>
                <w:sz w:val="18"/>
                <w:szCs w:val="18"/>
                <w:highlight w:val="magenta"/>
                <w:lang w:eastAsia="zh-CN"/>
              </w:rPr>
              <w:t>{</w:t>
            </w:r>
            <w:r w:rsidRPr="00091595">
              <w:rPr>
                <w:rFonts w:ascii="微软雅黑" w:eastAsia="微软雅黑" w:hAnsi="微软雅黑"/>
                <w:b/>
                <w:bCs/>
                <w:sz w:val="18"/>
                <w:szCs w:val="18"/>
                <w:highlight w:val="magenta"/>
                <w:lang w:eastAsia="zh-CN"/>
              </w:rPr>
              <w:t>%p else%}</w:t>
            </w:r>
          </w:p>
          <w:p w14:paraId="3A719E1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lang w:eastAsia="zh-CN"/>
              </w:rPr>
            </w:pPr>
            <w:r w:rsidRPr="00091595">
              <w:rPr>
                <w:rFonts w:ascii="微软雅黑" w:eastAsia="微软雅黑" w:hAnsi="微软雅黑"/>
                <w:b/>
                <w:bCs/>
                <w:sz w:val="18"/>
                <w:szCs w:val="18"/>
                <w:lang w:eastAsia="zh-CN"/>
              </w:rPr>
              <w:t>合格</w:t>
            </w:r>
            <w:r w:rsidRPr="00091595">
              <w:rPr>
                <w:rFonts w:ascii="微软雅黑" w:eastAsia="微软雅黑" w:hAnsi="微软雅黑" w:hint="eastAsia"/>
                <w:b/>
                <w:bCs/>
                <w:sz w:val="18"/>
                <w:szCs w:val="18"/>
                <w:lang w:eastAsia="zh-CN"/>
              </w:rPr>
              <w:t>（</w:t>
            </w:r>
            <w:proofErr w:type="gramStart"/>
            <w:r w:rsidRPr="00091595">
              <w:rPr>
                <w:rFonts w:ascii="微软雅黑" w:eastAsia="微软雅黑" w:hAnsi="微软雅黑" w:hint="eastAsia"/>
                <w:b/>
                <w:bCs/>
                <w:sz w:val="18"/>
                <w:szCs w:val="18"/>
                <w:lang w:eastAsia="zh-CN"/>
              </w:rPr>
              <w:t>质控项有</w:t>
            </w:r>
            <w:proofErr w:type="gramEnd"/>
            <w:r w:rsidRPr="00091595">
              <w:rPr>
                <w:rFonts w:ascii="微软雅黑" w:eastAsia="微软雅黑" w:hAnsi="微软雅黑" w:hint="eastAsia"/>
                <w:b/>
                <w:bCs/>
                <w:sz w:val="18"/>
                <w:szCs w:val="18"/>
                <w:lang w:eastAsia="zh-CN"/>
              </w:rPr>
              <w:t>缺失，请补齐数据后自行评估）</w:t>
            </w:r>
          </w:p>
          <w:p w14:paraId="33CB576A"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hint="eastAsia"/>
                <w:b/>
                <w:bCs/>
                <w:sz w:val="18"/>
                <w:szCs w:val="18"/>
                <w:highlight w:val="magenta"/>
              </w:rPr>
              <w:t>{%p</w:t>
            </w:r>
            <w:r w:rsidRPr="00091595">
              <w:rPr>
                <w:rFonts w:ascii="微软雅黑" w:eastAsia="微软雅黑" w:hAnsi="微软雅黑"/>
                <w:b/>
                <w:bCs/>
                <w:sz w:val="18"/>
                <w:szCs w:val="18"/>
                <w:highlight w:val="magenta"/>
              </w:rPr>
              <w:t xml:space="preserve"> endif</w:t>
            </w:r>
            <w:r w:rsidRPr="00091595">
              <w:rPr>
                <w:rFonts w:ascii="微软雅黑" w:eastAsia="微软雅黑" w:hAnsi="微软雅黑" w:hint="eastAsia"/>
                <w:b/>
                <w:bCs/>
                <w:sz w:val="18"/>
                <w:szCs w:val="18"/>
                <w:highlight w:val="magenta"/>
              </w:rPr>
              <w:t>%}</w:t>
            </w:r>
          </w:p>
          <w:p w14:paraId="1AE53C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highlight w:val="cyan"/>
              </w:rPr>
            </w:pPr>
            <w:r w:rsidRPr="00091595">
              <w:rPr>
                <w:rFonts w:ascii="微软雅黑" w:eastAsia="微软雅黑" w:hAnsi="微软雅黑"/>
                <w:b/>
                <w:bCs/>
                <w:sz w:val="18"/>
                <w:szCs w:val="18"/>
                <w:highlight w:val="cyan"/>
              </w:rPr>
              <w:t>{%p endif%}</w:t>
            </w:r>
          </w:p>
          <w:p w14:paraId="6755710B"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green"/>
              </w:rPr>
              <w:t>{%p endif%}</w:t>
            </w:r>
          </w:p>
          <w:p w14:paraId="53DE95AD"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r w:rsidRPr="00091595">
              <w:rPr>
                <w:rFonts w:ascii="微软雅黑" w:eastAsia="微软雅黑" w:hAnsi="微软雅黑"/>
                <w:b/>
                <w:bCs/>
                <w:sz w:val="18"/>
                <w:szCs w:val="18"/>
                <w:highlight w:val="yellow"/>
              </w:rPr>
              <w:t>{%p else%}</w:t>
            </w:r>
          </w:p>
          <w:p w14:paraId="1D20F028" w14:textId="77777777" w:rsidR="00BF268A" w:rsidRPr="00091595" w:rsidRDefault="00BF268A" w:rsidP="00BF268A">
            <w:pPr>
              <w:pStyle w:val="afffff"/>
              <w:spacing w:before="0" w:after="0" w:line="240" w:lineRule="auto"/>
              <w:ind w:firstLineChars="0" w:firstLine="0"/>
              <w:jc w:val="center"/>
              <w:rPr>
                <w:rFonts w:ascii="微软雅黑" w:eastAsia="微软雅黑" w:hAnsi="微软雅黑"/>
                <w:b/>
                <w:bCs/>
                <w:sz w:val="18"/>
                <w:szCs w:val="18"/>
              </w:rPr>
            </w:pPr>
            <w:proofErr w:type="spellStart"/>
            <w:r w:rsidRPr="00091595">
              <w:rPr>
                <w:rFonts w:ascii="微软雅黑" w:eastAsia="微软雅黑" w:hAnsi="微软雅黑"/>
                <w:b/>
                <w:bCs/>
                <w:sz w:val="18"/>
                <w:szCs w:val="18"/>
              </w:rPr>
              <w:t>风险</w:t>
            </w:r>
            <w:proofErr w:type="spellEnd"/>
          </w:p>
          <w:p w14:paraId="6D53BC46" w14:textId="13A9EE00" w:rsidR="00BF268A" w:rsidRDefault="00BF268A" w:rsidP="00BF268A">
            <w:pPr>
              <w:spacing w:line="240" w:lineRule="exact"/>
              <w:jc w:val="center"/>
              <w:rPr>
                <w:b/>
                <w:snapToGrid w:val="0"/>
                <w:spacing w:val="10"/>
                <w:sz w:val="18"/>
                <w:szCs w:val="18"/>
              </w:rPr>
            </w:pPr>
            <w:r w:rsidRPr="00091595">
              <w:rPr>
                <w:b/>
                <w:bCs/>
                <w:sz w:val="18"/>
                <w:szCs w:val="18"/>
                <w:highlight w:val="yellow"/>
              </w:rPr>
              <w:t>{%p endif%}</w:t>
            </w:r>
          </w:p>
        </w:tc>
      </w:tr>
    </w:tbl>
    <w:bookmarkEnd w:id="15"/>
    <w:p w14:paraId="5B5042F9" w14:textId="3B374159" w:rsidR="00986AD5" w:rsidRPr="00BF3DCC" w:rsidRDefault="00B85C6E">
      <w:pPr>
        <w:pStyle w:val="NT"/>
        <w:spacing w:before="60" w:after="120" w:line="280" w:lineRule="exact"/>
        <w:ind w:left="430" w:hanging="430"/>
        <w:rPr>
          <w:rFonts w:ascii="微软雅黑" w:hAnsi="微软雅黑" w:cs="Times New Roman"/>
          <w:snapToGrid w:val="0"/>
          <w:color w:val="auto"/>
          <w:spacing w:val="6"/>
          <w:sz w:val="16"/>
          <w:szCs w:val="16"/>
        </w:rPr>
      </w:pPr>
      <w:r w:rsidRPr="00BF3DCC">
        <w:rPr>
          <w:rFonts w:ascii="微软雅黑" w:hAnsi="微软雅黑" w:cs="Times New Roman"/>
          <w:snapToGrid w:val="0"/>
          <w:spacing w:val="6"/>
          <w:sz w:val="16"/>
          <w:szCs w:val="16"/>
        </w:rPr>
        <w:lastRenderedPageBreak/>
        <w:t>注：</w:t>
      </w:r>
      <w:bookmarkStart w:id="24" w:name="Sample_Main_Qc_footnote"/>
      <w:bookmarkEnd w:id="24"/>
    </w:p>
    <w:p w14:paraId="3126414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cs="Times New Roman"/>
          <w:b w:val="0"/>
          <w:bCs/>
          <w:snapToGrid w:val="0"/>
          <w:color w:val="auto"/>
          <w:spacing w:val="6"/>
          <w:sz w:val="16"/>
          <w:szCs w:val="16"/>
        </w:rPr>
        <w:t>恶性肿瘤细胞占比：经HE染色评估，该样本中恶性肿瘤细胞占比。</w:t>
      </w:r>
      <w:r>
        <w:rPr>
          <w:rFonts w:ascii="微软雅黑" w:hAnsi="微软雅黑" w:cs="Times New Roman" w:hint="eastAsia"/>
          <w:b w:val="0"/>
          <w:bCs/>
          <w:snapToGrid w:val="0"/>
          <w:color w:val="auto"/>
          <w:spacing w:val="6"/>
          <w:sz w:val="16"/>
          <w:szCs w:val="16"/>
        </w:rPr>
        <w:t>如果检测样本的恶性肿瘤细胞占比低于30%，可能影响HRD检测结果的准确性</w:t>
      </w:r>
      <w:r>
        <w:rPr>
          <w:rFonts w:ascii="微软雅黑" w:hAnsi="微软雅黑" w:cs="Times New Roman"/>
          <w:b w:val="0"/>
          <w:bCs/>
          <w:snapToGrid w:val="0"/>
          <w:color w:val="auto"/>
          <w:spacing w:val="6"/>
          <w:sz w:val="16"/>
          <w:szCs w:val="16"/>
        </w:rPr>
        <w:t>。</w:t>
      </w:r>
    </w:p>
    <w:p w14:paraId="23A3B73C"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DNA总量：送检样本提取的DNA总量。</w:t>
      </w:r>
    </w:p>
    <w:p w14:paraId="5AB93C3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文库浓度：文库构建结束后的DNA浓度。</w:t>
      </w:r>
    </w:p>
    <w:p w14:paraId="0F488F8F"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b w:val="0"/>
          <w:bCs/>
          <w:snapToGrid w:val="0"/>
          <w:color w:val="000000"/>
          <w:spacing w:val="6"/>
          <w:sz w:val="16"/>
        </w:rPr>
        <w:t>碱基质量Q30：测序数据中碱基质量在Q30以上（即错误率在千分之一以下）的占比。</w:t>
      </w:r>
    </w:p>
    <w:p w14:paraId="6DB8188B"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BRCA区域覆盖度：BRCA1基因和BRCA2基因检测区域内有效深度≥180×的位点覆盖度；该项为BRCA1和BRCA2基因变异检测结果质控参数</w:t>
      </w:r>
    </w:p>
    <w:p w14:paraId="4A928428"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CDS区域覆盖度：检测区域内有效深度≥180×的位点覆盖度；该项为除BRCA1和BRCA2基因之外其他18个基因变异检测结果质控参数。</w:t>
      </w:r>
    </w:p>
    <w:p w14:paraId="71E4CF84"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BAF噪音系数：通过杂合SNP的等位频率衡量异常杂合位点对BAF的影响；该项为HRD评分质控参数。</w:t>
      </w:r>
    </w:p>
    <w:p w14:paraId="71F9E4C0" w14:textId="77777777" w:rsidR="00986AD5" w:rsidRDefault="00B85C6E">
      <w:pPr>
        <w:pStyle w:val="NT"/>
        <w:numPr>
          <w:ilvl w:val="0"/>
          <w:numId w:val="7"/>
        </w:numPr>
        <w:spacing w:before="0" w:after="0" w:line="280" w:lineRule="exact"/>
        <w:ind w:firstLineChars="0"/>
        <w:rPr>
          <w:rFonts w:ascii="微软雅黑" w:hAnsi="微软雅黑"/>
          <w:b w:val="0"/>
          <w:bCs/>
          <w:snapToGrid w:val="0"/>
          <w:color w:val="000000"/>
          <w:spacing w:val="6"/>
          <w:sz w:val="16"/>
        </w:rPr>
      </w:pPr>
      <w:r>
        <w:rPr>
          <w:rFonts w:ascii="微软雅黑" w:hAnsi="微软雅黑" w:hint="eastAsia"/>
          <w:b w:val="0"/>
          <w:bCs/>
          <w:snapToGrid w:val="0"/>
          <w:color w:val="000000"/>
          <w:spacing w:val="6"/>
          <w:sz w:val="16"/>
        </w:rPr>
        <w:t>深度噪音系数：通过所有SNP的深度比衡量异常SNP对</w:t>
      </w:r>
      <w:proofErr w:type="spellStart"/>
      <w:r>
        <w:rPr>
          <w:rFonts w:ascii="微软雅黑" w:hAnsi="微软雅黑" w:hint="eastAsia"/>
          <w:b w:val="0"/>
          <w:bCs/>
          <w:snapToGrid w:val="0"/>
          <w:color w:val="000000"/>
          <w:spacing w:val="6"/>
          <w:sz w:val="16"/>
        </w:rPr>
        <w:t>DepthRatio</w:t>
      </w:r>
      <w:proofErr w:type="spellEnd"/>
      <w:r>
        <w:rPr>
          <w:rFonts w:ascii="微软雅黑" w:hAnsi="微软雅黑" w:hint="eastAsia"/>
          <w:b w:val="0"/>
          <w:bCs/>
          <w:snapToGrid w:val="0"/>
          <w:color w:val="000000"/>
          <w:spacing w:val="6"/>
          <w:sz w:val="16"/>
        </w:rPr>
        <w:t>的影响；该项为HRD评分质控参数。</w:t>
      </w:r>
    </w:p>
    <w:p w14:paraId="1AC985E0" w14:textId="77777777" w:rsidR="00986AD5" w:rsidRDefault="00B85C6E">
      <w:pPr>
        <w:pStyle w:val="NT"/>
        <w:numPr>
          <w:ilvl w:val="0"/>
          <w:numId w:val="7"/>
        </w:numPr>
        <w:spacing w:before="0" w:after="0" w:line="280" w:lineRule="exact"/>
        <w:ind w:firstLineChars="0"/>
        <w:rPr>
          <w:rFonts w:ascii="微软雅黑" w:hAnsi="微软雅黑"/>
          <w:b w:val="0"/>
          <w:bCs/>
          <w:snapToGrid w:val="0"/>
          <w:spacing w:val="6"/>
          <w:sz w:val="16"/>
        </w:rPr>
      </w:pPr>
      <w:r>
        <w:rPr>
          <w:rFonts w:ascii="微软雅黑" w:hAnsi="微软雅黑" w:cs="微软雅黑" w:hint="eastAsia"/>
          <w:b w:val="0"/>
          <w:bCs/>
          <w:snapToGrid w:val="0"/>
          <w:color w:val="auto"/>
          <w:spacing w:val="6"/>
          <w:sz w:val="16"/>
          <w:szCs w:val="16"/>
        </w:rPr>
        <w:t>总</w:t>
      </w:r>
      <w:r>
        <w:rPr>
          <w:rFonts w:ascii="微软雅黑" w:hAnsi="微软雅黑" w:cs="Times New Roman"/>
          <w:b w:val="0"/>
          <w:bCs/>
          <w:snapToGrid w:val="0"/>
          <w:color w:val="auto"/>
          <w:spacing w:val="6"/>
          <w:sz w:val="16"/>
          <w:szCs w:val="16"/>
        </w:rPr>
        <w:t>体</w:t>
      </w:r>
      <w:r>
        <w:rPr>
          <w:rFonts w:ascii="微软雅黑" w:hAnsi="微软雅黑" w:cs="微软雅黑" w:hint="eastAsia"/>
          <w:b w:val="0"/>
          <w:bCs/>
          <w:snapToGrid w:val="0"/>
          <w:color w:val="auto"/>
          <w:spacing w:val="6"/>
          <w:sz w:val="16"/>
          <w:szCs w:val="16"/>
        </w:rPr>
        <w:t>质</w:t>
      </w:r>
      <w:r>
        <w:rPr>
          <w:rFonts w:ascii="微软雅黑" w:hAnsi="微软雅黑" w:cs="Times New Roman"/>
          <w:b w:val="0"/>
          <w:bCs/>
          <w:snapToGrid w:val="0"/>
          <w:color w:val="auto"/>
          <w:spacing w:val="6"/>
          <w:sz w:val="16"/>
          <w:szCs w:val="16"/>
        </w:rPr>
        <w:t>量</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w:t>
      </w:r>
      <w:r>
        <w:rPr>
          <w:rFonts w:ascii="微软雅黑" w:hAnsi="微软雅黑" w:cs="微软雅黑" w:hint="eastAsia"/>
          <w:b w:val="0"/>
          <w:bCs/>
          <w:snapToGrid w:val="0"/>
          <w:color w:val="auto"/>
          <w:spacing w:val="6"/>
          <w:sz w:val="16"/>
          <w:szCs w:val="16"/>
        </w:rPr>
        <w:t>结</w:t>
      </w:r>
      <w:r>
        <w:rPr>
          <w:rFonts w:ascii="微软雅黑" w:hAnsi="微软雅黑" w:cs="Times New Roman"/>
          <w:b w:val="0"/>
          <w:bCs/>
          <w:snapToGrid w:val="0"/>
          <w:color w:val="auto"/>
          <w:spacing w:val="6"/>
          <w:sz w:val="16"/>
          <w:szCs w:val="16"/>
        </w:rPr>
        <w:t>合以上参数</w:t>
      </w:r>
      <w:r>
        <w:rPr>
          <w:rFonts w:ascii="微软雅黑" w:hAnsi="微软雅黑" w:cs="微软雅黑" w:hint="eastAsia"/>
          <w:b w:val="0"/>
          <w:bCs/>
          <w:snapToGrid w:val="0"/>
          <w:color w:val="auto"/>
          <w:spacing w:val="6"/>
          <w:sz w:val="16"/>
          <w:szCs w:val="16"/>
        </w:rPr>
        <w:t>进</w:t>
      </w:r>
      <w:r>
        <w:rPr>
          <w:rFonts w:ascii="微软雅黑" w:hAnsi="微软雅黑" w:cs="Times New Roman"/>
          <w:b w:val="0"/>
          <w:bCs/>
          <w:snapToGrid w:val="0"/>
          <w:color w:val="auto"/>
          <w:spacing w:val="6"/>
          <w:sz w:val="16"/>
          <w:szCs w:val="16"/>
        </w:rPr>
        <w:t>行</w:t>
      </w:r>
      <w:r>
        <w:rPr>
          <w:rFonts w:ascii="微软雅黑" w:hAnsi="微软雅黑" w:cs="微软雅黑" w:hint="eastAsia"/>
          <w:b w:val="0"/>
          <w:bCs/>
          <w:snapToGrid w:val="0"/>
          <w:color w:val="auto"/>
          <w:spacing w:val="6"/>
          <w:sz w:val="16"/>
          <w:szCs w:val="16"/>
        </w:rPr>
        <w:t>综</w:t>
      </w:r>
      <w:r>
        <w:rPr>
          <w:rFonts w:ascii="微软雅黑" w:hAnsi="微软雅黑" w:cs="Times New Roman"/>
          <w:b w:val="0"/>
          <w:bCs/>
          <w:snapToGrid w:val="0"/>
          <w:color w:val="auto"/>
          <w:spacing w:val="6"/>
          <w:sz w:val="16"/>
          <w:szCs w:val="16"/>
        </w:rPr>
        <w:t>合</w:t>
      </w:r>
      <w:r>
        <w:rPr>
          <w:rFonts w:ascii="微软雅黑" w:hAnsi="微软雅黑" w:cs="微软雅黑" w:hint="eastAsia"/>
          <w:b w:val="0"/>
          <w:bCs/>
          <w:snapToGrid w:val="0"/>
          <w:color w:val="auto"/>
          <w:spacing w:val="6"/>
          <w:sz w:val="16"/>
          <w:szCs w:val="16"/>
        </w:rPr>
        <w:t>评</w:t>
      </w:r>
      <w:r>
        <w:rPr>
          <w:rFonts w:ascii="微软雅黑" w:hAnsi="微软雅黑" w:cs="Times New Roman"/>
          <w:b w:val="0"/>
          <w:bCs/>
          <w:snapToGrid w:val="0"/>
          <w:color w:val="auto"/>
          <w:spacing w:val="6"/>
          <w:sz w:val="16"/>
          <w:szCs w:val="16"/>
        </w:rPr>
        <w:t>估，采取短板效</w:t>
      </w:r>
      <w:r>
        <w:rPr>
          <w:rFonts w:ascii="微软雅黑" w:hAnsi="微软雅黑" w:cs="微软雅黑" w:hint="eastAsia"/>
          <w:b w:val="0"/>
          <w:bCs/>
          <w:snapToGrid w:val="0"/>
          <w:color w:val="auto"/>
          <w:spacing w:val="6"/>
          <w:sz w:val="16"/>
          <w:szCs w:val="16"/>
        </w:rPr>
        <w:t>应</w:t>
      </w:r>
      <w:r>
        <w:rPr>
          <w:rFonts w:ascii="微软雅黑" w:hAnsi="微软雅黑" w:cs="Times New Roman"/>
          <w:b w:val="0"/>
          <w:bCs/>
          <w:snapToGrid w:val="0"/>
          <w:color w:val="auto"/>
          <w:spacing w:val="6"/>
          <w:sz w:val="16"/>
          <w:szCs w:val="16"/>
        </w:rPr>
        <w:t>，分</w:t>
      </w:r>
      <w:r>
        <w:rPr>
          <w:rFonts w:ascii="微软雅黑" w:hAnsi="微软雅黑" w:cs="微软雅黑" w:hint="eastAsia"/>
          <w:b w:val="0"/>
          <w:bCs/>
          <w:snapToGrid w:val="0"/>
          <w:color w:val="auto"/>
          <w:spacing w:val="6"/>
          <w:sz w:val="16"/>
          <w:szCs w:val="16"/>
        </w:rPr>
        <w:t>为</w:t>
      </w:r>
      <w:r>
        <w:rPr>
          <w:rFonts w:ascii="微软雅黑" w:hAnsi="微软雅黑" w:cs="Times New Roman"/>
          <w:b w:val="0"/>
          <w:bCs/>
          <w:snapToGrid w:val="0"/>
          <w:color w:val="auto"/>
          <w:spacing w:val="6"/>
          <w:sz w:val="16"/>
          <w:szCs w:val="16"/>
        </w:rPr>
        <w:t>合格、警戒（</w:t>
      </w:r>
      <w:r>
        <w:rPr>
          <w:rFonts w:ascii="微软雅黑" w:hAnsi="微软雅黑" w:cs="微软雅黑" w:hint="eastAsia"/>
          <w:b w:val="0"/>
          <w:bCs/>
          <w:snapToGrid w:val="0"/>
          <w:color w:val="auto"/>
          <w:spacing w:val="6"/>
          <w:sz w:val="16"/>
          <w:szCs w:val="16"/>
        </w:rPr>
        <w:t>风险预</w:t>
      </w:r>
      <w:r>
        <w:rPr>
          <w:rFonts w:ascii="微软雅黑" w:hAnsi="微软雅黑" w:cs="Times New Roman"/>
          <w:b w:val="0"/>
          <w:bCs/>
          <w:snapToGrid w:val="0"/>
          <w:color w:val="auto"/>
          <w:spacing w:val="6"/>
          <w:sz w:val="16"/>
          <w:szCs w:val="16"/>
        </w:rPr>
        <w:t>警）和不合格三个等</w:t>
      </w:r>
      <w:r>
        <w:rPr>
          <w:rFonts w:ascii="微软雅黑" w:hAnsi="微软雅黑" w:cs="微软雅黑" w:hint="eastAsia"/>
          <w:b w:val="0"/>
          <w:bCs/>
          <w:snapToGrid w:val="0"/>
          <w:color w:val="auto"/>
          <w:spacing w:val="6"/>
          <w:sz w:val="16"/>
          <w:szCs w:val="16"/>
        </w:rPr>
        <w:t>级</w:t>
      </w:r>
      <w:r>
        <w:rPr>
          <w:rFonts w:ascii="微软雅黑" w:hAnsi="微软雅黑" w:cs="Times New Roman"/>
          <w:b w:val="0"/>
          <w:bCs/>
          <w:snapToGrid w:val="0"/>
          <w:spacing w:val="6"/>
          <w:sz w:val="16"/>
          <w:szCs w:val="16"/>
        </w:rPr>
        <w:t>。</w:t>
      </w:r>
      <w:r>
        <w:rPr>
          <w:rFonts w:ascii="微软雅黑" w:hAnsi="微软雅黑" w:cs="微软雅黑" w:hint="eastAsia"/>
          <w:b w:val="0"/>
          <w:bCs/>
          <w:snapToGrid w:val="0"/>
          <w:spacing w:val="6"/>
          <w:sz w:val="16"/>
        </w:rPr>
        <w:t>质</w:t>
      </w:r>
      <w:r>
        <w:rPr>
          <w:rFonts w:ascii="微软雅黑" w:hAnsi="微软雅黑"/>
          <w:b w:val="0"/>
          <w:bCs/>
          <w:snapToGrid w:val="0"/>
          <w:spacing w:val="6"/>
          <w:sz w:val="16"/>
        </w:rPr>
        <w:t>量警戒或不合格都可能会影响此次</w:t>
      </w:r>
      <w:r>
        <w:rPr>
          <w:rFonts w:ascii="微软雅黑" w:hAnsi="微软雅黑" w:cs="微软雅黑" w:hint="eastAsia"/>
          <w:b w:val="0"/>
          <w:bCs/>
          <w:snapToGrid w:val="0"/>
          <w:spacing w:val="6"/>
          <w:sz w:val="16"/>
        </w:rPr>
        <w:t>检测</w:t>
      </w:r>
      <w:r>
        <w:rPr>
          <w:rFonts w:ascii="微软雅黑" w:hAnsi="微软雅黑"/>
          <w:b w:val="0"/>
          <w:bCs/>
          <w:snapToGrid w:val="0"/>
          <w:spacing w:val="6"/>
          <w:sz w:val="16"/>
        </w:rPr>
        <w:t>的准确性和敏感性。</w:t>
      </w:r>
    </w:p>
    <w:p w14:paraId="40219A0C" w14:textId="77777777" w:rsidR="00986AD5" w:rsidRDefault="00B85C6E" w:rsidP="0048562C">
      <w:pPr>
        <w:pStyle w:val="NT"/>
        <w:spacing w:before="60" w:after="120" w:line="300" w:lineRule="exact"/>
        <w:ind w:leftChars="7" w:left="544" w:firstLineChars="0"/>
        <w:rPr>
          <w:rFonts w:ascii="微软雅黑" w:hAnsi="微软雅黑" w:cs="Times New Roman"/>
          <w:snapToGrid w:val="0"/>
          <w:color w:val="FF6600"/>
          <w:spacing w:val="6"/>
          <w:sz w:val="16"/>
          <w:szCs w:val="16"/>
        </w:rPr>
      </w:pPr>
      <w:r>
        <w:rPr>
          <w:rFonts w:ascii="微软雅黑" w:hAnsi="微软雅黑" w:cs="Times New Roman"/>
          <w:snapToGrid w:val="0"/>
          <w:color w:val="FF6600"/>
          <w:spacing w:val="6"/>
          <w:sz w:val="16"/>
          <w:szCs w:val="16"/>
        </w:rPr>
        <w:br w:type="page"/>
      </w:r>
    </w:p>
    <w:p w14:paraId="641F969F" w14:textId="77777777" w:rsidR="00986AD5" w:rsidRDefault="00B85C6E">
      <w:pPr>
        <w:rPr>
          <w:rFonts w:cs="Menlo"/>
          <w:snapToGrid w:val="0"/>
          <w:color w:val="404040"/>
          <w:sz w:val="18"/>
          <w:szCs w:val="18"/>
        </w:rPr>
      </w:pPr>
      <w:r>
        <w:rPr>
          <w:rFonts w:cstheme="minorBidi"/>
          <w:b/>
          <w:bCs/>
          <w:color w:val="31849B"/>
          <w:kern w:val="2"/>
        </w:rPr>
        <w:lastRenderedPageBreak/>
        <w:t>4. 检测方法与局限性</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0A797857" w14:textId="77777777">
        <w:trPr>
          <w:trHeight w:val="454"/>
        </w:trPr>
        <w:tc>
          <w:tcPr>
            <w:tcW w:w="9072" w:type="dxa"/>
            <w:shd w:val="clear" w:color="auto" w:fill="DBEFF4"/>
            <w:vAlign w:val="center"/>
          </w:tcPr>
          <w:p w14:paraId="2AE250EB" w14:textId="77777777" w:rsidR="00986AD5" w:rsidRDefault="00B85C6E">
            <w:pPr>
              <w:spacing w:line="240" w:lineRule="exact"/>
              <w:rPr>
                <w:rFonts w:cs="Times New Roman (正文 CS 字体)"/>
                <w:b/>
                <w:snapToGrid w:val="0"/>
                <w:color w:val="31849B"/>
                <w:spacing w:val="10"/>
                <w:sz w:val="19"/>
                <w:szCs w:val="19"/>
              </w:rPr>
            </w:pPr>
            <w:bookmarkStart w:id="25" w:name="Detaction_Declaration_Table1_name"/>
            <w:bookmarkStart w:id="26" w:name="Detaction_Declaration_Table1"/>
            <w:bookmarkEnd w:id="25"/>
            <w:r>
              <w:rPr>
                <w:rFonts w:cs="Times New Roman (正文 CS 字体)" w:hint="eastAsia"/>
                <w:b/>
                <w:snapToGrid w:val="0"/>
                <w:color w:val="31849B"/>
                <w:spacing w:val="10"/>
                <w:sz w:val="19"/>
                <w:szCs w:val="19"/>
              </w:rPr>
              <w:t>检测方法</w:t>
            </w:r>
          </w:p>
        </w:tc>
        <w:tc>
          <w:tcPr>
            <w:tcW w:w="1134" w:type="dxa"/>
            <w:shd w:val="clear" w:color="auto" w:fill="DBEFF4"/>
            <w:vAlign w:val="center"/>
          </w:tcPr>
          <w:p w14:paraId="47470436" w14:textId="77777777" w:rsidR="00986AD5" w:rsidRDefault="00986AD5">
            <w:pPr>
              <w:rPr>
                <w:rFonts w:cs="Times New Roman (正文 CS 字体)"/>
                <w:snapToGrid w:val="0"/>
                <w:color w:val="31849B"/>
                <w:spacing w:val="10"/>
              </w:rPr>
            </w:pPr>
          </w:p>
        </w:tc>
      </w:tr>
    </w:tbl>
    <w:p w14:paraId="710A6A95" w14:textId="401667F6" w:rsidR="00986AD5" w:rsidRDefault="00B85C6E">
      <w:pPr>
        <w:spacing w:before="60" w:after="120"/>
        <w:ind w:firstLineChars="250" w:firstLine="480"/>
        <w:rPr>
          <w:snapToGrid w:val="0"/>
          <w:spacing w:val="6"/>
          <w:sz w:val="18"/>
          <w:szCs w:val="18"/>
        </w:rPr>
      </w:pPr>
      <w:bookmarkStart w:id="27" w:name="Detaction_Declaration_val1"/>
      <w:bookmarkEnd w:id="26"/>
      <w:bookmarkEnd w:id="27"/>
      <w:r>
        <w:rPr>
          <w:rFonts w:hint="eastAsia"/>
          <w:snapToGrid w:val="0"/>
          <w:spacing w:val="6"/>
          <w:sz w:val="18"/>
          <w:szCs w:val="18"/>
        </w:rPr>
        <w:t>本次检测是采用扩增子建库技术和高通量测序技术（NGS）对样本进行检测。</w:t>
      </w:r>
    </w:p>
    <w:p w14:paraId="37A7D32F" w14:textId="77777777" w:rsidR="00986AD5" w:rsidRDefault="00B85C6E">
      <w:pPr>
        <w:spacing w:before="60" w:after="120"/>
        <w:ind w:firstLineChars="250" w:firstLine="480"/>
        <w:rPr>
          <w:snapToGrid w:val="0"/>
          <w:spacing w:val="6"/>
          <w:sz w:val="18"/>
          <w:szCs w:val="18"/>
        </w:rPr>
      </w:pPr>
      <w:r>
        <w:rPr>
          <w:rFonts w:hint="eastAsia"/>
          <w:snapToGrid w:val="0"/>
          <w:spacing w:val="6"/>
          <w:sz w:val="18"/>
          <w:szCs w:val="18"/>
        </w:rPr>
        <w:t>本检测可以检测BRCA1和BRCA2基因全编码区（包括BRCA1基因（NM_007294）外显子2、3、5~24，BRCA2基因（NM_000059）外显子2-27）、外显子-内含子连接区、UTR区（非翻译区）和启动子区域的单核苷酸变异（SNV）、小片段插入/缺失变异（</w:t>
      </w:r>
      <w:proofErr w:type="spellStart"/>
      <w:r>
        <w:rPr>
          <w:rFonts w:hint="eastAsia"/>
          <w:snapToGrid w:val="0"/>
          <w:spacing w:val="6"/>
          <w:sz w:val="18"/>
          <w:szCs w:val="18"/>
        </w:rPr>
        <w:t>InDel</w:t>
      </w:r>
      <w:proofErr w:type="spellEnd"/>
      <w:r>
        <w:rPr>
          <w:rFonts w:hint="eastAsia"/>
          <w:snapToGrid w:val="0"/>
          <w:spacing w:val="6"/>
          <w:sz w:val="18"/>
          <w:szCs w:val="18"/>
        </w:rPr>
        <w:t>）。</w:t>
      </w:r>
    </w:p>
    <w:p w14:paraId="3C5D920F" w14:textId="77777777" w:rsidR="00986AD5" w:rsidRDefault="00B85C6E">
      <w:pPr>
        <w:spacing w:before="60" w:after="120"/>
        <w:ind w:firstLineChars="250" w:firstLine="450"/>
        <w:rPr>
          <w:snapToGrid w:val="0"/>
          <w:spacing w:val="6"/>
          <w:sz w:val="18"/>
          <w:szCs w:val="18"/>
        </w:rPr>
      </w:pPr>
      <w:r>
        <w:rPr>
          <w:rFonts w:ascii="思源黑体 CN Normal" w:eastAsia="思源黑体 CN Normal" w:hAnsi="思源黑体 CN Normal" w:hint="eastAsia"/>
          <w:sz w:val="18"/>
          <w:szCs w:val="18"/>
        </w:rPr>
        <w:t>附赠检测可同时检测目标基因（详见基因列表）的单核苷酸变异（SNV）、小片段插入/缺失变异（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FF4"/>
        <w:tblLayout w:type="fixed"/>
        <w:tblLook w:val="04A0" w:firstRow="1" w:lastRow="0" w:firstColumn="1" w:lastColumn="0" w:noHBand="0" w:noVBand="1"/>
      </w:tblPr>
      <w:tblGrid>
        <w:gridCol w:w="9072"/>
        <w:gridCol w:w="1134"/>
      </w:tblGrid>
      <w:tr w:rsidR="00986AD5" w14:paraId="719F77DF" w14:textId="77777777">
        <w:trPr>
          <w:trHeight w:val="454"/>
        </w:trPr>
        <w:tc>
          <w:tcPr>
            <w:tcW w:w="9072" w:type="dxa"/>
            <w:shd w:val="clear" w:color="auto" w:fill="DBEFF4"/>
            <w:vAlign w:val="center"/>
          </w:tcPr>
          <w:p w14:paraId="6CB91713" w14:textId="77777777" w:rsidR="00986AD5" w:rsidRDefault="00B85C6E">
            <w:pPr>
              <w:spacing w:line="240" w:lineRule="exact"/>
              <w:rPr>
                <w:rFonts w:cs="Times New Roman (正文 CS 字体)"/>
                <w:b/>
                <w:snapToGrid w:val="0"/>
                <w:color w:val="31849B"/>
                <w:spacing w:val="10"/>
                <w:sz w:val="19"/>
                <w:szCs w:val="19"/>
              </w:rPr>
            </w:pPr>
            <w:bookmarkStart w:id="28" w:name="Detaction_Declaration_Table2_name"/>
            <w:bookmarkEnd w:id="28"/>
            <w:r>
              <w:rPr>
                <w:rFonts w:cs="Times New Roman (正文 CS 字体)" w:hint="eastAsia"/>
                <w:b/>
                <w:snapToGrid w:val="0"/>
                <w:color w:val="31849B"/>
                <w:spacing w:val="10"/>
                <w:sz w:val="19"/>
                <w:szCs w:val="19"/>
              </w:rPr>
              <w:t>局限性说明</w:t>
            </w:r>
          </w:p>
        </w:tc>
        <w:tc>
          <w:tcPr>
            <w:tcW w:w="1134" w:type="dxa"/>
            <w:shd w:val="clear" w:color="auto" w:fill="DBEFF4"/>
            <w:vAlign w:val="center"/>
          </w:tcPr>
          <w:p w14:paraId="13B714A3" w14:textId="77777777" w:rsidR="00986AD5" w:rsidRDefault="00986AD5">
            <w:pPr>
              <w:rPr>
                <w:rFonts w:cs="Times New Roman (正文 CS 字体)"/>
                <w:snapToGrid w:val="0"/>
                <w:color w:val="31849B"/>
                <w:spacing w:val="10"/>
              </w:rPr>
            </w:pPr>
          </w:p>
        </w:tc>
      </w:tr>
    </w:tbl>
    <w:p w14:paraId="0DC68ADE"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w:t>
      </w:r>
      <w:proofErr w:type="gramStart"/>
      <w:r>
        <w:rPr>
          <w:snapToGrid w:val="0"/>
          <w:spacing w:val="6"/>
          <w:sz w:val="18"/>
          <w:szCs w:val="18"/>
        </w:rPr>
        <w:t>检测仅</w:t>
      </w:r>
      <w:proofErr w:type="gramEnd"/>
      <w:r>
        <w:rPr>
          <w:snapToGrid w:val="0"/>
          <w:spacing w:val="6"/>
          <w:sz w:val="18"/>
          <w:szCs w:val="18"/>
        </w:rPr>
        <w:t>为临床诊断及治疗决策提供参考和辅助。临床诊断及治疗决策应由临床医生结合受检者的全面临床信息进行综合判断。</w:t>
      </w:r>
    </w:p>
    <w:p w14:paraId="14CA2D02" w14:textId="77777777" w:rsidR="00986AD5" w:rsidRDefault="00B85C6E">
      <w:pPr>
        <w:numPr>
          <w:ilvl w:val="0"/>
          <w:numId w:val="8"/>
        </w:numPr>
        <w:adjustRightInd w:val="0"/>
        <w:snapToGrid w:val="0"/>
        <w:spacing w:before="60" w:after="120" w:line="300" w:lineRule="exact"/>
        <w:rPr>
          <w:snapToGrid w:val="0"/>
          <w:spacing w:val="6"/>
          <w:sz w:val="18"/>
          <w:szCs w:val="18"/>
        </w:rPr>
      </w:pPr>
      <w:r>
        <w:rPr>
          <w:snapToGrid w:val="0"/>
          <w:spacing w:val="6"/>
          <w:sz w:val="18"/>
          <w:szCs w:val="18"/>
        </w:rPr>
        <w:t>本检测的分析和解读基于已发表的文献和公开的数据库，随着科学研究的发展和数据库的更新，变异解读可能发生变更。</w:t>
      </w:r>
    </w:p>
    <w:p w14:paraId="2B2D6EB5"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w:t>
      </w:r>
      <w:proofErr w:type="gramStart"/>
      <w:r>
        <w:rPr>
          <w:rFonts w:hint="eastAsia"/>
          <w:snapToGrid w:val="0"/>
          <w:spacing w:val="6"/>
          <w:sz w:val="18"/>
          <w:szCs w:val="18"/>
        </w:rPr>
        <w:t>检测仅</w:t>
      </w:r>
      <w:proofErr w:type="gramEnd"/>
      <w:r>
        <w:rPr>
          <w:rFonts w:hint="eastAsia"/>
          <w:snapToGrid w:val="0"/>
          <w:spacing w:val="6"/>
          <w:sz w:val="18"/>
          <w:szCs w:val="18"/>
        </w:rPr>
        <w:t>用于基因突变的定性检测，不能用来决定治疗的成功与否。</w:t>
      </w:r>
    </w:p>
    <w:p w14:paraId="08FCEC73"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本检测的检测范围仅限于明确包含的基因区域范围和突变检测类型，不包括申明之外的基因区域和突变类型的检测。其他人基因组突变类型包括大片段缺失、拷贝数变异(CNV)不在本检测的检测范围内。</w:t>
      </w:r>
    </w:p>
    <w:p w14:paraId="6A07B152"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本检测的BRCA1和BRCA2基因胚系变异检测限为25%，低于此检测限，无法检出；不适用于低比例体细胞嵌合情况的样本检测，如遇到此类样本，可能存在漏检风险。</w:t>
      </w:r>
    </w:p>
    <w:p w14:paraId="442A83CF"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本检测附赠的组织变异检测限为5%，低于此检测限，无法检出。</w:t>
      </w:r>
    </w:p>
    <w:p w14:paraId="2E0F810E"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在性能研究阶段，参考品中涵盖的插入缺失突变类型的最长长度为466个碱基，本检测均可准确检出；对于更多碱基数目的插入缺失突变未能完全验证，可能随突变长度的增加存在检测性能下降的情况。</w:t>
      </w:r>
    </w:p>
    <w:p w14:paraId="23D6BC4C" w14:textId="1C9B1AB3"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本检测基于多重扩增技术</w:t>
      </w:r>
      <w:r w:rsidR="00A0268B">
        <w:rPr>
          <w:rFonts w:hint="eastAsia"/>
          <w:snapToGrid w:val="0"/>
          <w:spacing w:val="6"/>
          <w:sz w:val="18"/>
          <w:szCs w:val="18"/>
        </w:rPr>
        <w:t>，</w:t>
      </w:r>
      <w:r>
        <w:rPr>
          <w:rFonts w:hint="eastAsia"/>
          <w:snapToGrid w:val="0"/>
          <w:spacing w:val="6"/>
          <w:sz w:val="18"/>
          <w:szCs w:val="18"/>
        </w:rPr>
        <w:t>检测性能可能因样本降解程度受到影响，不适用于主要片段分布&lt;500 bp的样本检测，</w:t>
      </w:r>
      <w:r>
        <w:rPr>
          <w:rFonts w:ascii="思源黑体 CN Normal" w:eastAsia="思源黑体 CN Normal" w:hAnsi="思源黑体 CN Normal" w:hint="eastAsia"/>
          <w:sz w:val="18"/>
          <w:szCs w:val="18"/>
        </w:rPr>
        <w:t>当插入/缺失区域发生在产品连续的两条探针的引物上时，可能导致假阴性结果。</w:t>
      </w:r>
    </w:p>
    <w:p w14:paraId="00026AA8"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77C26799" w14:textId="77777777" w:rsidR="00986AD5" w:rsidRDefault="00B85C6E">
      <w:pPr>
        <w:numPr>
          <w:ilvl w:val="0"/>
          <w:numId w:val="8"/>
        </w:numPr>
        <w:adjustRightInd w:val="0"/>
        <w:snapToGrid w:val="0"/>
        <w:spacing w:before="60" w:after="120" w:line="300" w:lineRule="exact"/>
        <w:rPr>
          <w:snapToGrid w:val="0"/>
          <w:spacing w:val="6"/>
          <w:sz w:val="18"/>
          <w:szCs w:val="18"/>
        </w:rPr>
      </w:pPr>
      <w:r>
        <w:rPr>
          <w:rFonts w:hint="eastAsia"/>
          <w:snapToGrid w:val="0"/>
          <w:spacing w:val="6"/>
          <w:sz w:val="18"/>
          <w:szCs w:val="18"/>
        </w:rPr>
        <w:t>附赠检测中HRD score判定标准仅适用于卵巢癌和乳腺癌患者，其他肿瘤患者基于本评分标准得出的判定结果仅供参考。</w:t>
      </w:r>
    </w:p>
    <w:p w14:paraId="780D5E1A" w14:textId="77777777" w:rsidR="00986AD5" w:rsidRDefault="00986AD5">
      <w:pPr>
        <w:adjustRightInd w:val="0"/>
        <w:snapToGrid w:val="0"/>
        <w:spacing w:before="60" w:after="120" w:line="300" w:lineRule="exact"/>
        <w:ind w:left="400"/>
        <w:rPr>
          <w:snapToGrid w:val="0"/>
          <w:spacing w:val="6"/>
          <w:sz w:val="18"/>
          <w:szCs w:val="18"/>
        </w:rPr>
      </w:pPr>
    </w:p>
    <w:p w14:paraId="33E00D72" w14:textId="77777777" w:rsidR="00986AD5" w:rsidRDefault="00B85C6E">
      <w:pPr>
        <w:rPr>
          <w:rFonts w:cstheme="minorBidi"/>
          <w:b/>
          <w:bCs/>
          <w:color w:val="31849B"/>
          <w:kern w:val="2"/>
        </w:rPr>
      </w:pPr>
      <w:r>
        <w:rPr>
          <w:rFonts w:cstheme="minorBidi"/>
          <w:b/>
          <w:bCs/>
          <w:color w:val="31849B"/>
          <w:kern w:val="2"/>
        </w:rPr>
        <w:t xml:space="preserve">5. </w:t>
      </w:r>
      <w:r>
        <w:rPr>
          <w:rFonts w:cstheme="minorBidi" w:hint="eastAsia"/>
          <w:b/>
          <w:bCs/>
          <w:color w:val="31849B"/>
          <w:kern w:val="2"/>
        </w:rPr>
        <w:t>基因列表</w:t>
      </w:r>
    </w:p>
    <w:p w14:paraId="3570ADF3" w14:textId="77777777" w:rsidR="00986AD5" w:rsidRDefault="00B85C6E">
      <w:pPr>
        <w:rPr>
          <w:rFonts w:cstheme="minorBidi"/>
          <w:b/>
          <w:bCs/>
          <w:color w:val="31849B"/>
          <w:kern w:val="2"/>
        </w:rPr>
      </w:pPr>
      <w:r>
        <w:rPr>
          <w:rFonts w:cstheme="minorBidi"/>
          <w:b/>
          <w:bCs/>
          <w:color w:val="31849B"/>
          <w:kern w:val="2"/>
        </w:rPr>
        <w:t xml:space="preserve">5.1 </w:t>
      </w:r>
      <w:r>
        <w:rPr>
          <w:rFonts w:cstheme="minorBidi" w:hint="eastAsia"/>
          <w:b/>
          <w:bCs/>
          <w:color w:val="31849B"/>
          <w:kern w:val="2"/>
        </w:rPr>
        <w:t>经NMPA获批的2个基因及胚系检测范围</w:t>
      </w:r>
    </w:p>
    <w:tbl>
      <w:tblPr>
        <w:tblStyle w:val="1fb"/>
        <w:tblW w:w="0" w:type="auto"/>
        <w:tblLook w:val="04A0" w:firstRow="1" w:lastRow="0" w:firstColumn="1" w:lastColumn="0" w:noHBand="0" w:noVBand="1"/>
      </w:tblPr>
      <w:tblGrid>
        <w:gridCol w:w="1703"/>
        <w:gridCol w:w="1991"/>
        <w:gridCol w:w="6719"/>
      </w:tblGrid>
      <w:tr w:rsidR="00986AD5" w14:paraId="4D5FC2CF" w14:textId="77777777">
        <w:trPr>
          <w:trHeight w:val="90"/>
        </w:trPr>
        <w:tc>
          <w:tcPr>
            <w:tcW w:w="1703" w:type="dxa"/>
            <w:vAlign w:val="center"/>
          </w:tcPr>
          <w:p w14:paraId="3ECE0D75"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01E7149A"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190E1C48"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14:paraId="258CD430" w14:textId="77777777">
        <w:trPr>
          <w:trHeight w:val="90"/>
        </w:trPr>
        <w:tc>
          <w:tcPr>
            <w:tcW w:w="1703" w:type="dxa"/>
          </w:tcPr>
          <w:p w14:paraId="6DC16912"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tcPr>
          <w:p w14:paraId="2FE8CAA1"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tcPr>
          <w:p w14:paraId="10B25C5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3611EC5" w14:textId="77777777">
        <w:trPr>
          <w:trHeight w:val="90"/>
        </w:trPr>
        <w:tc>
          <w:tcPr>
            <w:tcW w:w="1703" w:type="dxa"/>
          </w:tcPr>
          <w:p w14:paraId="26B50ED4"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tcPr>
          <w:p w14:paraId="0B06A93F"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tcPr>
          <w:p w14:paraId="19977B4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UTR</w:t>
            </w:r>
            <w:r w:rsidRPr="00BF3DCC">
              <w:rPr>
                <w:rFonts w:cs="Calibri" w:hint="eastAsia"/>
                <w:color w:val="000000"/>
                <w:sz w:val="18"/>
                <w:szCs w:val="18"/>
              </w:rPr>
              <w:t>区（非翻译区）和启动子区域</w:t>
            </w:r>
          </w:p>
        </w:tc>
      </w:tr>
      <w:tr w:rsidR="00986AD5" w14:paraId="610FAC4B" w14:textId="77777777">
        <w:trPr>
          <w:trHeight w:val="90"/>
        </w:trPr>
        <w:tc>
          <w:tcPr>
            <w:tcW w:w="10413" w:type="dxa"/>
            <w:gridSpan w:val="3"/>
          </w:tcPr>
          <w:p w14:paraId="1FE64C73"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BRCA1</w:t>
            </w:r>
            <w:r w:rsidRPr="00BF3DCC">
              <w:rPr>
                <w:rFonts w:cs="Calibri" w:hint="eastAsia"/>
                <w:color w:val="000000"/>
                <w:sz w:val="18"/>
                <w:szCs w:val="18"/>
              </w:rPr>
              <w:t>和</w:t>
            </w:r>
            <w:r w:rsidRPr="00BF3DCC">
              <w:rPr>
                <w:rFonts w:cs="Calibri"/>
                <w:color w:val="000000"/>
                <w:sz w:val="18"/>
                <w:szCs w:val="18"/>
              </w:rPr>
              <w:t>BRCA2</w:t>
            </w:r>
            <w:r w:rsidRPr="00BF3DCC">
              <w:rPr>
                <w:rFonts w:cs="Calibri" w:hint="eastAsia"/>
                <w:color w:val="000000"/>
                <w:sz w:val="18"/>
                <w:szCs w:val="18"/>
              </w:rPr>
              <w:t>基因单核苷酸变异（</w:t>
            </w:r>
            <w:r w:rsidRPr="00BF3DCC">
              <w:rPr>
                <w:rFonts w:cs="Calibri"/>
                <w:color w:val="000000"/>
                <w:sz w:val="18"/>
                <w:szCs w:val="18"/>
              </w:rPr>
              <w:t>SNV</w:t>
            </w:r>
            <w:r w:rsidRPr="00BF3DCC">
              <w:rPr>
                <w:rFonts w:cs="Calibri" w:hint="eastAsia"/>
                <w:color w:val="000000"/>
                <w:sz w:val="18"/>
                <w:szCs w:val="18"/>
              </w:rPr>
              <w:t>）、小片段插入</w:t>
            </w:r>
            <w:r w:rsidRPr="00BF3DCC">
              <w:rPr>
                <w:rFonts w:cs="Calibri"/>
                <w:color w:val="000000"/>
                <w:sz w:val="18"/>
                <w:szCs w:val="18"/>
              </w:rPr>
              <w:t>/</w:t>
            </w:r>
            <w:r w:rsidRPr="00BF3DCC">
              <w:rPr>
                <w:rFonts w:cs="Calibri" w:hint="eastAsia"/>
                <w:color w:val="000000"/>
                <w:sz w:val="18"/>
                <w:szCs w:val="18"/>
              </w:rPr>
              <w:t>缺失变异（</w:t>
            </w:r>
            <w:proofErr w:type="spellStart"/>
            <w:r w:rsidRPr="00BF3DCC">
              <w:rPr>
                <w:rFonts w:cs="Calibri"/>
                <w:color w:val="000000"/>
                <w:sz w:val="18"/>
                <w:szCs w:val="18"/>
              </w:rPr>
              <w:t>InDel</w:t>
            </w:r>
            <w:proofErr w:type="spellEnd"/>
            <w:r w:rsidRPr="00BF3DCC">
              <w:rPr>
                <w:rFonts w:cs="Calibri" w:hint="eastAsia"/>
                <w:color w:val="000000"/>
                <w:sz w:val="18"/>
                <w:szCs w:val="18"/>
              </w:rPr>
              <w:t>）</w:t>
            </w:r>
          </w:p>
        </w:tc>
      </w:tr>
    </w:tbl>
    <w:p w14:paraId="4DD67664" w14:textId="77777777" w:rsidR="00714F0C" w:rsidRDefault="00714F0C">
      <w:pPr>
        <w:rPr>
          <w:rFonts w:cs="Menlo"/>
          <w:snapToGrid w:val="0"/>
          <w:color w:val="404040"/>
          <w:sz w:val="18"/>
          <w:szCs w:val="18"/>
        </w:rPr>
      </w:pPr>
      <w:r>
        <w:rPr>
          <w:rFonts w:cs="Menlo"/>
          <w:snapToGrid w:val="0"/>
          <w:color w:val="404040"/>
          <w:sz w:val="18"/>
          <w:szCs w:val="18"/>
        </w:rPr>
        <w:br w:type="page"/>
      </w:r>
    </w:p>
    <w:p w14:paraId="26A349B1" w14:textId="77777777" w:rsidR="00986AD5" w:rsidRDefault="00B85C6E">
      <w:pPr>
        <w:rPr>
          <w:rFonts w:cstheme="minorBidi"/>
          <w:b/>
          <w:bCs/>
          <w:color w:val="31849B"/>
          <w:kern w:val="2"/>
        </w:rPr>
      </w:pPr>
      <w:r>
        <w:rPr>
          <w:rFonts w:cstheme="minorBidi"/>
          <w:b/>
          <w:bCs/>
          <w:color w:val="31849B"/>
          <w:kern w:val="2"/>
        </w:rPr>
        <w:lastRenderedPageBreak/>
        <w:t xml:space="preserve">5.2 </w:t>
      </w:r>
      <w:r>
        <w:rPr>
          <w:rFonts w:cstheme="minorBidi" w:hint="eastAsia"/>
          <w:b/>
          <w:bCs/>
          <w:color w:val="31849B"/>
          <w:kern w:val="2"/>
        </w:rPr>
        <w:t>附赠检测基因及检测范围（石蜡包埋组织）</w:t>
      </w:r>
    </w:p>
    <w:tbl>
      <w:tblPr>
        <w:tblStyle w:val="1fb"/>
        <w:tblW w:w="0" w:type="auto"/>
        <w:tblLook w:val="04A0" w:firstRow="1" w:lastRow="0" w:firstColumn="1" w:lastColumn="0" w:noHBand="0" w:noVBand="1"/>
      </w:tblPr>
      <w:tblGrid>
        <w:gridCol w:w="1703"/>
        <w:gridCol w:w="1991"/>
        <w:gridCol w:w="6719"/>
      </w:tblGrid>
      <w:tr w:rsidR="00986AD5" w:rsidRPr="00C672ED" w14:paraId="730075B5" w14:textId="77777777">
        <w:trPr>
          <w:trHeight w:val="90"/>
        </w:trPr>
        <w:tc>
          <w:tcPr>
            <w:tcW w:w="1703" w:type="dxa"/>
            <w:vAlign w:val="center"/>
          </w:tcPr>
          <w:p w14:paraId="614EE54A" w14:textId="77777777" w:rsidR="00986AD5" w:rsidRPr="00BF3DCC" w:rsidRDefault="00B85C6E">
            <w:pPr>
              <w:rPr>
                <w:rFonts w:cs="Calibri"/>
                <w:color w:val="000000"/>
                <w:sz w:val="18"/>
                <w:szCs w:val="18"/>
              </w:rPr>
            </w:pPr>
            <w:r w:rsidRPr="00BF3DCC">
              <w:rPr>
                <w:rFonts w:cs="Calibri" w:hint="eastAsia"/>
                <w:color w:val="000000"/>
                <w:sz w:val="18"/>
                <w:szCs w:val="18"/>
              </w:rPr>
              <w:t>基因</w:t>
            </w:r>
          </w:p>
        </w:tc>
        <w:tc>
          <w:tcPr>
            <w:tcW w:w="1991" w:type="dxa"/>
            <w:vAlign w:val="center"/>
          </w:tcPr>
          <w:p w14:paraId="2ABF277E" w14:textId="77777777" w:rsidR="00986AD5" w:rsidRPr="00BF3DCC" w:rsidRDefault="00B85C6E">
            <w:pPr>
              <w:rPr>
                <w:rFonts w:cs="Calibri"/>
                <w:color w:val="000000"/>
                <w:sz w:val="18"/>
                <w:szCs w:val="18"/>
              </w:rPr>
            </w:pPr>
            <w:r w:rsidRPr="00BF3DCC">
              <w:rPr>
                <w:rFonts w:cs="Calibri" w:hint="eastAsia"/>
                <w:color w:val="000000"/>
                <w:sz w:val="18"/>
                <w:szCs w:val="18"/>
              </w:rPr>
              <w:t>转录本号</w:t>
            </w:r>
          </w:p>
        </w:tc>
        <w:tc>
          <w:tcPr>
            <w:tcW w:w="6719" w:type="dxa"/>
            <w:vAlign w:val="center"/>
          </w:tcPr>
          <w:p w14:paraId="025ADDED" w14:textId="77777777" w:rsidR="00986AD5" w:rsidRPr="00BF3DCC" w:rsidRDefault="00B85C6E">
            <w:pPr>
              <w:rPr>
                <w:rFonts w:cs="Calibri"/>
                <w:color w:val="000000"/>
                <w:sz w:val="18"/>
                <w:szCs w:val="18"/>
              </w:rPr>
            </w:pPr>
            <w:r w:rsidRPr="00BF3DCC">
              <w:rPr>
                <w:rFonts w:cs="Calibri" w:hint="eastAsia"/>
                <w:color w:val="000000"/>
                <w:sz w:val="18"/>
                <w:szCs w:val="18"/>
              </w:rPr>
              <w:t>检测区域</w:t>
            </w:r>
          </w:p>
        </w:tc>
      </w:tr>
      <w:tr w:rsidR="00986AD5" w:rsidRPr="00C672ED" w14:paraId="58B24B82" w14:textId="77777777">
        <w:trPr>
          <w:trHeight w:val="90"/>
        </w:trPr>
        <w:tc>
          <w:tcPr>
            <w:tcW w:w="1703" w:type="dxa"/>
            <w:vAlign w:val="center"/>
          </w:tcPr>
          <w:p w14:paraId="73B08BD3" w14:textId="77777777" w:rsidR="00986AD5" w:rsidRPr="00BF3DCC" w:rsidRDefault="00B85C6E">
            <w:pPr>
              <w:rPr>
                <w:rFonts w:cs="Calibri"/>
                <w:color w:val="000000"/>
                <w:sz w:val="18"/>
                <w:szCs w:val="18"/>
              </w:rPr>
            </w:pPr>
            <w:r w:rsidRPr="00BF3DCC">
              <w:rPr>
                <w:rFonts w:cs="Calibri"/>
                <w:color w:val="000000"/>
                <w:sz w:val="18"/>
                <w:szCs w:val="18"/>
              </w:rPr>
              <w:t>ATM</w:t>
            </w:r>
          </w:p>
        </w:tc>
        <w:tc>
          <w:tcPr>
            <w:tcW w:w="1991" w:type="dxa"/>
            <w:vAlign w:val="center"/>
          </w:tcPr>
          <w:p w14:paraId="56F12426" w14:textId="77777777" w:rsidR="00986AD5" w:rsidRPr="00BF3DCC" w:rsidRDefault="00B85C6E">
            <w:pPr>
              <w:rPr>
                <w:rFonts w:cs="Calibri"/>
                <w:color w:val="000000"/>
                <w:sz w:val="18"/>
                <w:szCs w:val="18"/>
              </w:rPr>
            </w:pPr>
            <w:r w:rsidRPr="00BF3DCC">
              <w:rPr>
                <w:rFonts w:cs="Calibri"/>
                <w:color w:val="000000"/>
                <w:sz w:val="18"/>
                <w:szCs w:val="18"/>
              </w:rPr>
              <w:t>NM_000051</w:t>
            </w:r>
          </w:p>
        </w:tc>
        <w:tc>
          <w:tcPr>
            <w:tcW w:w="6719" w:type="dxa"/>
            <w:vAlign w:val="center"/>
          </w:tcPr>
          <w:p w14:paraId="7C04A170"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2~63</w:t>
            </w:r>
          </w:p>
        </w:tc>
      </w:tr>
      <w:tr w:rsidR="00986AD5" w:rsidRPr="00C672ED" w14:paraId="4A35D2FE" w14:textId="77777777">
        <w:trPr>
          <w:trHeight w:val="90"/>
        </w:trPr>
        <w:tc>
          <w:tcPr>
            <w:tcW w:w="1703" w:type="dxa"/>
            <w:vAlign w:val="center"/>
          </w:tcPr>
          <w:p w14:paraId="4B07A3F3" w14:textId="77777777" w:rsidR="00986AD5" w:rsidRPr="00BF3DCC" w:rsidRDefault="00B85C6E">
            <w:pPr>
              <w:rPr>
                <w:rFonts w:cs="Calibri"/>
                <w:color w:val="000000"/>
                <w:sz w:val="18"/>
                <w:szCs w:val="18"/>
              </w:rPr>
            </w:pPr>
            <w:r w:rsidRPr="00BF3DCC">
              <w:rPr>
                <w:rFonts w:cs="Calibri"/>
                <w:color w:val="000000"/>
                <w:sz w:val="18"/>
                <w:szCs w:val="18"/>
              </w:rPr>
              <w:t>BARD1</w:t>
            </w:r>
          </w:p>
        </w:tc>
        <w:tc>
          <w:tcPr>
            <w:tcW w:w="1991" w:type="dxa"/>
            <w:vAlign w:val="center"/>
          </w:tcPr>
          <w:p w14:paraId="7F29866D" w14:textId="77777777" w:rsidR="00986AD5" w:rsidRPr="00BF3DCC" w:rsidRDefault="00B85C6E">
            <w:pPr>
              <w:rPr>
                <w:rFonts w:cs="Calibri"/>
                <w:color w:val="000000"/>
                <w:sz w:val="18"/>
                <w:szCs w:val="18"/>
              </w:rPr>
            </w:pPr>
            <w:r w:rsidRPr="00BF3DCC">
              <w:rPr>
                <w:rFonts w:cs="Calibri"/>
                <w:color w:val="000000"/>
                <w:sz w:val="18"/>
                <w:szCs w:val="18"/>
              </w:rPr>
              <w:t>NM_000465</w:t>
            </w:r>
          </w:p>
        </w:tc>
        <w:tc>
          <w:tcPr>
            <w:tcW w:w="6719" w:type="dxa"/>
            <w:vAlign w:val="center"/>
          </w:tcPr>
          <w:p w14:paraId="77170C0A"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1~11</w:t>
            </w:r>
          </w:p>
        </w:tc>
      </w:tr>
      <w:tr w:rsidR="00986AD5" w:rsidRPr="00C672ED" w14:paraId="4CA8ED12" w14:textId="77777777">
        <w:trPr>
          <w:trHeight w:val="90"/>
        </w:trPr>
        <w:tc>
          <w:tcPr>
            <w:tcW w:w="1703" w:type="dxa"/>
            <w:vAlign w:val="center"/>
          </w:tcPr>
          <w:p w14:paraId="0DEC41C1" w14:textId="77777777" w:rsidR="00986AD5" w:rsidRPr="00BF3DCC" w:rsidRDefault="00B85C6E">
            <w:pPr>
              <w:rPr>
                <w:rFonts w:cs="Calibri"/>
                <w:color w:val="000000"/>
                <w:sz w:val="18"/>
                <w:szCs w:val="18"/>
              </w:rPr>
            </w:pPr>
            <w:r w:rsidRPr="00BF3DCC">
              <w:rPr>
                <w:rFonts w:cs="Calibri"/>
                <w:color w:val="000000"/>
                <w:sz w:val="18"/>
                <w:szCs w:val="18"/>
              </w:rPr>
              <w:t>BRCA1</w:t>
            </w:r>
          </w:p>
        </w:tc>
        <w:tc>
          <w:tcPr>
            <w:tcW w:w="1991" w:type="dxa"/>
            <w:vAlign w:val="center"/>
          </w:tcPr>
          <w:p w14:paraId="3BA336AC" w14:textId="77777777" w:rsidR="00986AD5" w:rsidRPr="00BF3DCC" w:rsidRDefault="00B85C6E">
            <w:pPr>
              <w:rPr>
                <w:rFonts w:cs="Calibri"/>
                <w:color w:val="000000"/>
                <w:sz w:val="18"/>
                <w:szCs w:val="18"/>
              </w:rPr>
            </w:pPr>
            <w:r w:rsidRPr="00BF3DCC">
              <w:rPr>
                <w:rFonts w:cs="Calibri"/>
                <w:color w:val="000000"/>
                <w:sz w:val="18"/>
                <w:szCs w:val="18"/>
              </w:rPr>
              <w:t>NM_007294</w:t>
            </w:r>
          </w:p>
        </w:tc>
        <w:tc>
          <w:tcPr>
            <w:tcW w:w="6719" w:type="dxa"/>
            <w:vAlign w:val="center"/>
          </w:tcPr>
          <w:p w14:paraId="7F7528BE"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w:t>
            </w:r>
            <w:r w:rsidRPr="00BF3DCC">
              <w:rPr>
                <w:rFonts w:cs="Calibri" w:hint="eastAsia"/>
                <w:color w:val="000000"/>
                <w:sz w:val="18"/>
                <w:szCs w:val="18"/>
              </w:rPr>
              <w:t>，</w:t>
            </w:r>
            <w:r w:rsidRPr="00BF3DCC">
              <w:rPr>
                <w:rFonts w:cs="Calibri"/>
                <w:color w:val="000000"/>
                <w:sz w:val="18"/>
                <w:szCs w:val="18"/>
              </w:rPr>
              <w:t>3</w:t>
            </w:r>
            <w:r w:rsidRPr="00BF3DCC">
              <w:rPr>
                <w:rFonts w:cs="Calibri" w:hint="eastAsia"/>
                <w:color w:val="000000"/>
                <w:sz w:val="18"/>
                <w:szCs w:val="18"/>
              </w:rPr>
              <w:t>，</w:t>
            </w:r>
            <w:r w:rsidRPr="00BF3DCC">
              <w:rPr>
                <w:rFonts w:cs="Calibri"/>
                <w:color w:val="000000"/>
                <w:sz w:val="18"/>
                <w:szCs w:val="18"/>
              </w:rPr>
              <w:t>5~24</w:t>
            </w:r>
            <w:r w:rsidRPr="00BF3DCC">
              <w:rPr>
                <w:rFonts w:cs="Calibri" w:hint="eastAsia"/>
                <w:color w:val="000000"/>
                <w:sz w:val="18"/>
                <w:szCs w:val="18"/>
              </w:rPr>
              <w:t>，</w:t>
            </w:r>
            <w:r w:rsidRPr="00BF3DCC">
              <w:rPr>
                <w:rFonts w:cs="Calibri"/>
                <w:color w:val="000000"/>
                <w:sz w:val="18"/>
                <w:szCs w:val="18"/>
              </w:rPr>
              <w:t>UTR3</w:t>
            </w:r>
            <w:r w:rsidRPr="00BF3DCC">
              <w:rPr>
                <w:rFonts w:cs="Calibri" w:hint="eastAsia"/>
                <w:color w:val="000000"/>
                <w:sz w:val="18"/>
                <w:szCs w:val="18"/>
              </w:rPr>
              <w:t>，</w:t>
            </w:r>
            <w:r w:rsidRPr="00BF3DCC">
              <w:rPr>
                <w:rFonts w:cs="Calibri"/>
                <w:color w:val="000000"/>
                <w:sz w:val="18"/>
                <w:szCs w:val="18"/>
              </w:rPr>
              <w:t>UTR5</w:t>
            </w:r>
          </w:p>
        </w:tc>
      </w:tr>
      <w:tr w:rsidR="00986AD5" w:rsidRPr="00C672ED" w14:paraId="79A2F744" w14:textId="77777777">
        <w:trPr>
          <w:trHeight w:val="90"/>
        </w:trPr>
        <w:tc>
          <w:tcPr>
            <w:tcW w:w="1703" w:type="dxa"/>
            <w:vAlign w:val="center"/>
          </w:tcPr>
          <w:p w14:paraId="079BA2AF" w14:textId="77777777" w:rsidR="00986AD5" w:rsidRPr="00BF3DCC" w:rsidRDefault="00B85C6E">
            <w:pPr>
              <w:rPr>
                <w:rFonts w:cs="Calibri"/>
                <w:color w:val="000000"/>
                <w:sz w:val="18"/>
                <w:szCs w:val="18"/>
              </w:rPr>
            </w:pPr>
            <w:r w:rsidRPr="00BF3DCC">
              <w:rPr>
                <w:rFonts w:cs="Calibri"/>
                <w:color w:val="000000"/>
                <w:sz w:val="18"/>
                <w:szCs w:val="18"/>
              </w:rPr>
              <w:t>BRCA2</w:t>
            </w:r>
          </w:p>
        </w:tc>
        <w:tc>
          <w:tcPr>
            <w:tcW w:w="1991" w:type="dxa"/>
            <w:vAlign w:val="center"/>
          </w:tcPr>
          <w:p w14:paraId="78BCD090" w14:textId="77777777" w:rsidR="00986AD5" w:rsidRPr="00BF3DCC" w:rsidRDefault="00B85C6E">
            <w:pPr>
              <w:rPr>
                <w:rFonts w:cs="Calibri"/>
                <w:color w:val="000000"/>
                <w:sz w:val="18"/>
                <w:szCs w:val="18"/>
              </w:rPr>
            </w:pPr>
            <w:r w:rsidRPr="00BF3DCC">
              <w:rPr>
                <w:rFonts w:cs="Calibri"/>
                <w:color w:val="000000"/>
                <w:sz w:val="18"/>
                <w:szCs w:val="18"/>
              </w:rPr>
              <w:t>NM_000059</w:t>
            </w:r>
          </w:p>
        </w:tc>
        <w:tc>
          <w:tcPr>
            <w:tcW w:w="6719" w:type="dxa"/>
            <w:vAlign w:val="center"/>
          </w:tcPr>
          <w:p w14:paraId="7E9A1EF7"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2~27</w:t>
            </w:r>
            <w:r w:rsidRPr="00BF3DCC">
              <w:rPr>
                <w:rFonts w:cs="Calibri" w:hint="eastAsia"/>
                <w:color w:val="000000"/>
                <w:sz w:val="18"/>
                <w:szCs w:val="18"/>
              </w:rPr>
              <w:t>，</w:t>
            </w:r>
            <w:r w:rsidRPr="00BF3DCC">
              <w:rPr>
                <w:rFonts w:cs="Calibri"/>
                <w:color w:val="000000"/>
                <w:sz w:val="18"/>
                <w:szCs w:val="18"/>
              </w:rPr>
              <w:t>UTR5</w:t>
            </w:r>
          </w:p>
        </w:tc>
      </w:tr>
      <w:tr w:rsidR="00986AD5" w:rsidRPr="00C672ED" w14:paraId="253FCD8B" w14:textId="77777777">
        <w:trPr>
          <w:trHeight w:val="90"/>
        </w:trPr>
        <w:tc>
          <w:tcPr>
            <w:tcW w:w="1703" w:type="dxa"/>
            <w:vAlign w:val="center"/>
          </w:tcPr>
          <w:p w14:paraId="7BF4F08C" w14:textId="77777777" w:rsidR="00986AD5" w:rsidRPr="00BF3DCC" w:rsidRDefault="00B85C6E">
            <w:pPr>
              <w:rPr>
                <w:rFonts w:cs="Calibri"/>
                <w:color w:val="000000"/>
                <w:sz w:val="18"/>
                <w:szCs w:val="18"/>
              </w:rPr>
            </w:pPr>
            <w:r w:rsidRPr="00BF3DCC">
              <w:rPr>
                <w:rFonts w:cs="Calibri"/>
                <w:color w:val="000000"/>
                <w:sz w:val="18"/>
                <w:szCs w:val="18"/>
              </w:rPr>
              <w:t>BRIP1</w:t>
            </w:r>
          </w:p>
        </w:tc>
        <w:tc>
          <w:tcPr>
            <w:tcW w:w="1991" w:type="dxa"/>
            <w:vAlign w:val="center"/>
          </w:tcPr>
          <w:p w14:paraId="7EBD2D02" w14:textId="77777777" w:rsidR="00986AD5" w:rsidRPr="00BF3DCC" w:rsidRDefault="00B85C6E">
            <w:pPr>
              <w:rPr>
                <w:rFonts w:cs="Calibri"/>
                <w:color w:val="000000"/>
                <w:sz w:val="18"/>
                <w:szCs w:val="18"/>
              </w:rPr>
            </w:pPr>
            <w:r w:rsidRPr="00BF3DCC">
              <w:rPr>
                <w:rFonts w:cs="Calibri"/>
                <w:color w:val="000000"/>
                <w:sz w:val="18"/>
                <w:szCs w:val="18"/>
              </w:rPr>
              <w:t>NM_032043</w:t>
            </w:r>
          </w:p>
        </w:tc>
        <w:tc>
          <w:tcPr>
            <w:tcW w:w="6719" w:type="dxa"/>
            <w:vAlign w:val="center"/>
          </w:tcPr>
          <w:p w14:paraId="3A749333"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2~20</w:t>
            </w:r>
          </w:p>
        </w:tc>
      </w:tr>
      <w:tr w:rsidR="00986AD5" w:rsidRPr="00C672ED" w14:paraId="2DBBDB1A" w14:textId="77777777">
        <w:trPr>
          <w:trHeight w:val="90"/>
        </w:trPr>
        <w:tc>
          <w:tcPr>
            <w:tcW w:w="1703" w:type="dxa"/>
            <w:vAlign w:val="center"/>
          </w:tcPr>
          <w:p w14:paraId="1BBD01F3" w14:textId="77777777" w:rsidR="00986AD5" w:rsidRPr="00BF3DCC" w:rsidRDefault="00B85C6E">
            <w:pPr>
              <w:rPr>
                <w:rFonts w:cs="Calibri"/>
                <w:color w:val="000000"/>
                <w:sz w:val="18"/>
                <w:szCs w:val="18"/>
              </w:rPr>
            </w:pPr>
            <w:r w:rsidRPr="00BF3DCC">
              <w:rPr>
                <w:rFonts w:cs="Calibri"/>
                <w:color w:val="000000"/>
                <w:sz w:val="18"/>
                <w:szCs w:val="18"/>
              </w:rPr>
              <w:t>CDH1</w:t>
            </w:r>
          </w:p>
        </w:tc>
        <w:tc>
          <w:tcPr>
            <w:tcW w:w="1991" w:type="dxa"/>
            <w:vAlign w:val="center"/>
          </w:tcPr>
          <w:p w14:paraId="3D008073" w14:textId="77777777" w:rsidR="00986AD5" w:rsidRPr="00BF3DCC" w:rsidRDefault="00B85C6E">
            <w:pPr>
              <w:rPr>
                <w:rFonts w:cs="Calibri"/>
                <w:color w:val="000000"/>
                <w:sz w:val="18"/>
                <w:szCs w:val="18"/>
              </w:rPr>
            </w:pPr>
            <w:r w:rsidRPr="00BF3DCC">
              <w:rPr>
                <w:rFonts w:cs="Calibri"/>
                <w:color w:val="000000"/>
                <w:sz w:val="18"/>
                <w:szCs w:val="18"/>
              </w:rPr>
              <w:t>NM_004360</w:t>
            </w:r>
          </w:p>
        </w:tc>
        <w:tc>
          <w:tcPr>
            <w:tcW w:w="6719" w:type="dxa"/>
            <w:vAlign w:val="center"/>
          </w:tcPr>
          <w:p w14:paraId="574C85F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1~16</w:t>
            </w:r>
          </w:p>
        </w:tc>
      </w:tr>
      <w:tr w:rsidR="00986AD5" w:rsidRPr="00C672ED" w14:paraId="2109E0D6" w14:textId="77777777">
        <w:trPr>
          <w:trHeight w:val="90"/>
        </w:trPr>
        <w:tc>
          <w:tcPr>
            <w:tcW w:w="1703" w:type="dxa"/>
            <w:vAlign w:val="center"/>
          </w:tcPr>
          <w:p w14:paraId="1AD138C8" w14:textId="77777777" w:rsidR="00986AD5" w:rsidRPr="00BF3DCC" w:rsidRDefault="00B85C6E">
            <w:pPr>
              <w:rPr>
                <w:rFonts w:cs="Calibri"/>
                <w:color w:val="000000"/>
                <w:sz w:val="18"/>
                <w:szCs w:val="18"/>
              </w:rPr>
            </w:pPr>
            <w:r w:rsidRPr="00BF3DCC">
              <w:rPr>
                <w:rFonts w:cs="Calibri"/>
                <w:color w:val="000000"/>
                <w:sz w:val="18"/>
                <w:szCs w:val="18"/>
              </w:rPr>
              <w:t>CDK12</w:t>
            </w:r>
          </w:p>
        </w:tc>
        <w:tc>
          <w:tcPr>
            <w:tcW w:w="1991" w:type="dxa"/>
            <w:vAlign w:val="center"/>
          </w:tcPr>
          <w:p w14:paraId="677C1D4E" w14:textId="77777777" w:rsidR="00986AD5" w:rsidRPr="00BF3DCC" w:rsidRDefault="00B85C6E">
            <w:pPr>
              <w:rPr>
                <w:rFonts w:cs="Calibri"/>
                <w:color w:val="000000"/>
                <w:sz w:val="18"/>
                <w:szCs w:val="18"/>
              </w:rPr>
            </w:pPr>
            <w:r w:rsidRPr="00BF3DCC">
              <w:rPr>
                <w:rFonts w:cs="Calibri"/>
                <w:color w:val="000000"/>
                <w:sz w:val="18"/>
                <w:szCs w:val="18"/>
              </w:rPr>
              <w:t>NM_016507</w:t>
            </w:r>
          </w:p>
        </w:tc>
        <w:tc>
          <w:tcPr>
            <w:tcW w:w="6719" w:type="dxa"/>
            <w:vAlign w:val="center"/>
          </w:tcPr>
          <w:p w14:paraId="1F7D3292"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5331439D" w14:textId="77777777">
        <w:trPr>
          <w:trHeight w:val="90"/>
        </w:trPr>
        <w:tc>
          <w:tcPr>
            <w:tcW w:w="1703" w:type="dxa"/>
            <w:vAlign w:val="center"/>
          </w:tcPr>
          <w:p w14:paraId="13032466" w14:textId="77777777" w:rsidR="00986AD5" w:rsidRPr="00BF3DCC" w:rsidRDefault="00B85C6E">
            <w:pPr>
              <w:rPr>
                <w:rFonts w:cs="Calibri"/>
                <w:color w:val="000000"/>
                <w:sz w:val="18"/>
                <w:szCs w:val="18"/>
              </w:rPr>
            </w:pPr>
            <w:r w:rsidRPr="00BF3DCC">
              <w:rPr>
                <w:rFonts w:cs="Calibri"/>
                <w:color w:val="000000"/>
                <w:sz w:val="18"/>
                <w:szCs w:val="18"/>
              </w:rPr>
              <w:t>CHEK1</w:t>
            </w:r>
          </w:p>
        </w:tc>
        <w:tc>
          <w:tcPr>
            <w:tcW w:w="1991" w:type="dxa"/>
            <w:vAlign w:val="center"/>
          </w:tcPr>
          <w:p w14:paraId="7A98086F" w14:textId="77777777" w:rsidR="00986AD5" w:rsidRPr="00BF3DCC" w:rsidRDefault="00B85C6E">
            <w:pPr>
              <w:rPr>
                <w:rFonts w:cs="Calibri"/>
                <w:color w:val="000000"/>
                <w:sz w:val="18"/>
                <w:szCs w:val="18"/>
              </w:rPr>
            </w:pPr>
            <w:r w:rsidRPr="00BF3DCC">
              <w:rPr>
                <w:rFonts w:cs="Calibri"/>
                <w:color w:val="000000"/>
                <w:sz w:val="18"/>
                <w:szCs w:val="18"/>
              </w:rPr>
              <w:t>NM_001114122</w:t>
            </w:r>
          </w:p>
        </w:tc>
        <w:tc>
          <w:tcPr>
            <w:tcW w:w="6719" w:type="dxa"/>
            <w:vAlign w:val="center"/>
          </w:tcPr>
          <w:p w14:paraId="3588910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2~13</w:t>
            </w:r>
          </w:p>
        </w:tc>
      </w:tr>
      <w:tr w:rsidR="00986AD5" w:rsidRPr="00C672ED" w14:paraId="4943C395" w14:textId="77777777">
        <w:trPr>
          <w:trHeight w:val="90"/>
        </w:trPr>
        <w:tc>
          <w:tcPr>
            <w:tcW w:w="1703" w:type="dxa"/>
            <w:vAlign w:val="center"/>
          </w:tcPr>
          <w:p w14:paraId="23FBB81A" w14:textId="77777777" w:rsidR="00986AD5" w:rsidRPr="00BF3DCC" w:rsidRDefault="00B85C6E">
            <w:pPr>
              <w:rPr>
                <w:rFonts w:cs="Calibri"/>
                <w:color w:val="000000"/>
                <w:sz w:val="18"/>
                <w:szCs w:val="18"/>
              </w:rPr>
            </w:pPr>
            <w:r w:rsidRPr="00BF3DCC">
              <w:rPr>
                <w:rFonts w:cs="Calibri"/>
                <w:color w:val="000000"/>
                <w:sz w:val="18"/>
                <w:szCs w:val="18"/>
              </w:rPr>
              <w:t>CHEK2</w:t>
            </w:r>
          </w:p>
        </w:tc>
        <w:tc>
          <w:tcPr>
            <w:tcW w:w="1991" w:type="dxa"/>
            <w:vAlign w:val="center"/>
          </w:tcPr>
          <w:p w14:paraId="0AD27DAA" w14:textId="77777777" w:rsidR="00986AD5" w:rsidRPr="00BF3DCC" w:rsidRDefault="00B85C6E">
            <w:pPr>
              <w:rPr>
                <w:rFonts w:cs="Calibri"/>
                <w:color w:val="000000"/>
                <w:sz w:val="18"/>
                <w:szCs w:val="18"/>
              </w:rPr>
            </w:pPr>
            <w:r w:rsidRPr="00BF3DCC">
              <w:rPr>
                <w:rFonts w:cs="Calibri"/>
                <w:color w:val="000000"/>
                <w:sz w:val="18"/>
                <w:szCs w:val="18"/>
              </w:rPr>
              <w:t>NM_007194</w:t>
            </w:r>
          </w:p>
        </w:tc>
        <w:tc>
          <w:tcPr>
            <w:tcW w:w="6719" w:type="dxa"/>
            <w:vAlign w:val="center"/>
          </w:tcPr>
          <w:p w14:paraId="482B896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2~15</w:t>
            </w:r>
          </w:p>
        </w:tc>
      </w:tr>
      <w:tr w:rsidR="00986AD5" w:rsidRPr="00C672ED" w14:paraId="2C83698D" w14:textId="77777777">
        <w:trPr>
          <w:trHeight w:val="90"/>
        </w:trPr>
        <w:tc>
          <w:tcPr>
            <w:tcW w:w="1703" w:type="dxa"/>
            <w:vAlign w:val="center"/>
          </w:tcPr>
          <w:p w14:paraId="47B312AE" w14:textId="77777777" w:rsidR="00986AD5" w:rsidRPr="00BF3DCC" w:rsidRDefault="00B85C6E">
            <w:pPr>
              <w:rPr>
                <w:rFonts w:cs="Calibri"/>
                <w:color w:val="000000"/>
                <w:sz w:val="18"/>
                <w:szCs w:val="18"/>
              </w:rPr>
            </w:pPr>
            <w:r w:rsidRPr="00BF3DCC">
              <w:rPr>
                <w:rFonts w:cs="Calibri"/>
                <w:color w:val="000000"/>
                <w:sz w:val="18"/>
                <w:szCs w:val="18"/>
              </w:rPr>
              <w:t>FANCA</w:t>
            </w:r>
          </w:p>
        </w:tc>
        <w:tc>
          <w:tcPr>
            <w:tcW w:w="1991" w:type="dxa"/>
            <w:vAlign w:val="center"/>
          </w:tcPr>
          <w:p w14:paraId="3BE07819" w14:textId="77777777" w:rsidR="00986AD5" w:rsidRPr="00BF3DCC" w:rsidRDefault="00B85C6E">
            <w:pPr>
              <w:rPr>
                <w:rFonts w:cs="Calibri"/>
                <w:color w:val="000000"/>
                <w:sz w:val="18"/>
                <w:szCs w:val="18"/>
              </w:rPr>
            </w:pPr>
            <w:r w:rsidRPr="00BF3DCC">
              <w:rPr>
                <w:rFonts w:cs="Calibri"/>
                <w:color w:val="000000"/>
                <w:sz w:val="18"/>
                <w:szCs w:val="18"/>
              </w:rPr>
              <w:t>NM_000135</w:t>
            </w:r>
          </w:p>
        </w:tc>
        <w:tc>
          <w:tcPr>
            <w:tcW w:w="6719" w:type="dxa"/>
            <w:vAlign w:val="center"/>
          </w:tcPr>
          <w:p w14:paraId="2D6C3D96"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1~43</w:t>
            </w:r>
          </w:p>
        </w:tc>
      </w:tr>
      <w:tr w:rsidR="00986AD5" w:rsidRPr="00C672ED" w14:paraId="565CBAAD" w14:textId="77777777">
        <w:trPr>
          <w:trHeight w:val="90"/>
        </w:trPr>
        <w:tc>
          <w:tcPr>
            <w:tcW w:w="1703" w:type="dxa"/>
            <w:vAlign w:val="center"/>
          </w:tcPr>
          <w:p w14:paraId="487519B1" w14:textId="77777777" w:rsidR="00986AD5" w:rsidRPr="00BF3DCC" w:rsidRDefault="00B85C6E">
            <w:pPr>
              <w:rPr>
                <w:rFonts w:cs="Calibri"/>
                <w:color w:val="000000"/>
                <w:sz w:val="18"/>
                <w:szCs w:val="18"/>
              </w:rPr>
            </w:pPr>
            <w:r w:rsidRPr="00BF3DCC">
              <w:rPr>
                <w:rFonts w:cs="Calibri"/>
                <w:color w:val="000000"/>
                <w:sz w:val="18"/>
                <w:szCs w:val="18"/>
              </w:rPr>
              <w:t>FANCL</w:t>
            </w:r>
          </w:p>
        </w:tc>
        <w:tc>
          <w:tcPr>
            <w:tcW w:w="1991" w:type="dxa"/>
            <w:vAlign w:val="center"/>
          </w:tcPr>
          <w:p w14:paraId="4F67827A" w14:textId="77777777" w:rsidR="00986AD5" w:rsidRPr="00BF3DCC" w:rsidRDefault="00B85C6E">
            <w:pPr>
              <w:rPr>
                <w:rFonts w:cs="Calibri"/>
                <w:color w:val="000000"/>
                <w:sz w:val="18"/>
                <w:szCs w:val="18"/>
              </w:rPr>
            </w:pPr>
            <w:r w:rsidRPr="00BF3DCC">
              <w:rPr>
                <w:rFonts w:cs="Calibri"/>
                <w:color w:val="000000"/>
                <w:sz w:val="18"/>
                <w:szCs w:val="18"/>
              </w:rPr>
              <w:t>NM_018062</w:t>
            </w:r>
          </w:p>
        </w:tc>
        <w:tc>
          <w:tcPr>
            <w:tcW w:w="6719" w:type="dxa"/>
            <w:vAlign w:val="center"/>
          </w:tcPr>
          <w:p w14:paraId="510560BB"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1~14</w:t>
            </w:r>
          </w:p>
        </w:tc>
      </w:tr>
      <w:tr w:rsidR="00986AD5" w:rsidRPr="00C672ED" w14:paraId="1C3C5442" w14:textId="77777777">
        <w:trPr>
          <w:trHeight w:val="90"/>
        </w:trPr>
        <w:tc>
          <w:tcPr>
            <w:tcW w:w="1703" w:type="dxa"/>
            <w:vAlign w:val="center"/>
          </w:tcPr>
          <w:p w14:paraId="3E726965" w14:textId="77777777" w:rsidR="00986AD5" w:rsidRPr="00BF3DCC" w:rsidRDefault="00B85C6E">
            <w:pPr>
              <w:rPr>
                <w:rFonts w:cs="Calibri"/>
                <w:color w:val="000000"/>
                <w:sz w:val="18"/>
                <w:szCs w:val="18"/>
              </w:rPr>
            </w:pPr>
            <w:r w:rsidRPr="00BF3DCC">
              <w:rPr>
                <w:rFonts w:cs="Calibri"/>
                <w:color w:val="000000"/>
                <w:sz w:val="18"/>
                <w:szCs w:val="18"/>
              </w:rPr>
              <w:t>HDAC2</w:t>
            </w:r>
          </w:p>
        </w:tc>
        <w:tc>
          <w:tcPr>
            <w:tcW w:w="1991" w:type="dxa"/>
            <w:vAlign w:val="center"/>
          </w:tcPr>
          <w:p w14:paraId="46422CC5" w14:textId="77777777" w:rsidR="00986AD5" w:rsidRPr="00BF3DCC" w:rsidRDefault="00B85C6E">
            <w:pPr>
              <w:rPr>
                <w:rFonts w:cs="Calibri"/>
                <w:color w:val="000000"/>
                <w:sz w:val="18"/>
                <w:szCs w:val="18"/>
              </w:rPr>
            </w:pPr>
            <w:r w:rsidRPr="00BF3DCC">
              <w:rPr>
                <w:rFonts w:cs="Calibri"/>
                <w:color w:val="000000"/>
                <w:sz w:val="18"/>
                <w:szCs w:val="18"/>
              </w:rPr>
              <w:t>NM_001527</w:t>
            </w:r>
          </w:p>
        </w:tc>
        <w:tc>
          <w:tcPr>
            <w:tcW w:w="6719" w:type="dxa"/>
            <w:vAlign w:val="center"/>
          </w:tcPr>
          <w:p w14:paraId="73BC5CA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2~14</w:t>
            </w:r>
          </w:p>
        </w:tc>
      </w:tr>
      <w:tr w:rsidR="00986AD5" w:rsidRPr="00C672ED" w14:paraId="30A3B5E6" w14:textId="77777777">
        <w:trPr>
          <w:trHeight w:val="90"/>
        </w:trPr>
        <w:tc>
          <w:tcPr>
            <w:tcW w:w="1703" w:type="dxa"/>
            <w:vAlign w:val="center"/>
          </w:tcPr>
          <w:p w14:paraId="517921BF" w14:textId="77777777" w:rsidR="00986AD5" w:rsidRPr="00BF3DCC" w:rsidRDefault="00B85C6E">
            <w:pPr>
              <w:rPr>
                <w:rFonts w:cs="Calibri"/>
                <w:color w:val="000000"/>
                <w:sz w:val="18"/>
                <w:szCs w:val="18"/>
              </w:rPr>
            </w:pPr>
            <w:r w:rsidRPr="00BF3DCC">
              <w:rPr>
                <w:rFonts w:cs="Calibri"/>
                <w:color w:val="000000"/>
                <w:sz w:val="18"/>
                <w:szCs w:val="18"/>
              </w:rPr>
              <w:t>PALB2</w:t>
            </w:r>
          </w:p>
        </w:tc>
        <w:tc>
          <w:tcPr>
            <w:tcW w:w="1991" w:type="dxa"/>
            <w:vAlign w:val="center"/>
          </w:tcPr>
          <w:p w14:paraId="2F1077F3" w14:textId="77777777" w:rsidR="00986AD5" w:rsidRPr="00BF3DCC" w:rsidRDefault="00B85C6E">
            <w:pPr>
              <w:rPr>
                <w:rFonts w:cs="Calibri"/>
                <w:color w:val="000000"/>
                <w:sz w:val="18"/>
                <w:szCs w:val="18"/>
              </w:rPr>
            </w:pPr>
            <w:r w:rsidRPr="00BF3DCC">
              <w:rPr>
                <w:rFonts w:cs="Calibri"/>
                <w:color w:val="000000"/>
                <w:sz w:val="18"/>
                <w:szCs w:val="18"/>
              </w:rPr>
              <w:t>NM_024675</w:t>
            </w:r>
          </w:p>
        </w:tc>
        <w:tc>
          <w:tcPr>
            <w:tcW w:w="6719" w:type="dxa"/>
            <w:vAlign w:val="center"/>
          </w:tcPr>
          <w:p w14:paraId="25D67DC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1~13</w:t>
            </w:r>
          </w:p>
        </w:tc>
      </w:tr>
      <w:tr w:rsidR="00986AD5" w:rsidRPr="00C672ED" w14:paraId="577CF776" w14:textId="77777777">
        <w:trPr>
          <w:trHeight w:val="90"/>
        </w:trPr>
        <w:tc>
          <w:tcPr>
            <w:tcW w:w="1703" w:type="dxa"/>
            <w:vAlign w:val="center"/>
          </w:tcPr>
          <w:p w14:paraId="13860F66" w14:textId="77777777" w:rsidR="00986AD5" w:rsidRPr="00BF3DCC" w:rsidRDefault="00B85C6E">
            <w:pPr>
              <w:rPr>
                <w:rFonts w:cs="Calibri"/>
                <w:color w:val="000000"/>
                <w:sz w:val="18"/>
                <w:szCs w:val="18"/>
              </w:rPr>
            </w:pPr>
            <w:r w:rsidRPr="00BF3DCC">
              <w:rPr>
                <w:rFonts w:cs="Calibri"/>
                <w:color w:val="000000"/>
                <w:sz w:val="18"/>
                <w:szCs w:val="18"/>
              </w:rPr>
              <w:t>PPP2R2A</w:t>
            </w:r>
          </w:p>
        </w:tc>
        <w:tc>
          <w:tcPr>
            <w:tcW w:w="1991" w:type="dxa"/>
            <w:vAlign w:val="center"/>
          </w:tcPr>
          <w:p w14:paraId="1909838A" w14:textId="77777777" w:rsidR="00986AD5" w:rsidRPr="00BF3DCC" w:rsidRDefault="00B85C6E">
            <w:pPr>
              <w:rPr>
                <w:rFonts w:cs="Calibri"/>
                <w:color w:val="000000"/>
                <w:sz w:val="18"/>
                <w:szCs w:val="18"/>
              </w:rPr>
            </w:pPr>
            <w:r w:rsidRPr="00BF3DCC">
              <w:rPr>
                <w:rFonts w:cs="Calibri"/>
                <w:color w:val="000000"/>
                <w:sz w:val="18"/>
                <w:szCs w:val="18"/>
              </w:rPr>
              <w:t>NM_002717</w:t>
            </w:r>
          </w:p>
        </w:tc>
        <w:tc>
          <w:tcPr>
            <w:tcW w:w="6719" w:type="dxa"/>
            <w:vAlign w:val="center"/>
          </w:tcPr>
          <w:p w14:paraId="1D08038D"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8AF9581" w14:textId="77777777">
        <w:trPr>
          <w:trHeight w:val="90"/>
        </w:trPr>
        <w:tc>
          <w:tcPr>
            <w:tcW w:w="1703" w:type="dxa"/>
            <w:vAlign w:val="center"/>
          </w:tcPr>
          <w:p w14:paraId="702E4F64" w14:textId="77777777" w:rsidR="00986AD5" w:rsidRPr="00BF3DCC" w:rsidRDefault="00B85C6E">
            <w:pPr>
              <w:rPr>
                <w:rFonts w:cs="Calibri"/>
                <w:color w:val="000000"/>
                <w:sz w:val="18"/>
                <w:szCs w:val="18"/>
              </w:rPr>
            </w:pPr>
            <w:r w:rsidRPr="00BF3DCC">
              <w:rPr>
                <w:rFonts w:cs="Calibri"/>
                <w:color w:val="000000"/>
                <w:sz w:val="18"/>
                <w:szCs w:val="18"/>
              </w:rPr>
              <w:t>PTEN</w:t>
            </w:r>
          </w:p>
        </w:tc>
        <w:tc>
          <w:tcPr>
            <w:tcW w:w="1991" w:type="dxa"/>
            <w:vAlign w:val="center"/>
          </w:tcPr>
          <w:p w14:paraId="3BA8B440" w14:textId="77777777" w:rsidR="00986AD5" w:rsidRPr="00BF3DCC" w:rsidRDefault="00B85C6E">
            <w:pPr>
              <w:rPr>
                <w:rFonts w:cs="Calibri"/>
                <w:color w:val="000000"/>
                <w:sz w:val="18"/>
                <w:szCs w:val="18"/>
              </w:rPr>
            </w:pPr>
            <w:r w:rsidRPr="00BF3DCC">
              <w:rPr>
                <w:rFonts w:cs="Calibri"/>
                <w:color w:val="000000"/>
                <w:sz w:val="18"/>
                <w:szCs w:val="18"/>
              </w:rPr>
              <w:t>NM_000314</w:t>
            </w:r>
          </w:p>
        </w:tc>
        <w:tc>
          <w:tcPr>
            <w:tcW w:w="6719" w:type="dxa"/>
            <w:vAlign w:val="center"/>
          </w:tcPr>
          <w:p w14:paraId="5217DE14"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8C0FCF6" w14:textId="77777777">
        <w:trPr>
          <w:trHeight w:val="90"/>
        </w:trPr>
        <w:tc>
          <w:tcPr>
            <w:tcW w:w="1703" w:type="dxa"/>
            <w:vAlign w:val="center"/>
          </w:tcPr>
          <w:p w14:paraId="030779D1" w14:textId="77777777" w:rsidR="00986AD5" w:rsidRPr="00BF3DCC" w:rsidRDefault="00B85C6E">
            <w:pPr>
              <w:rPr>
                <w:rFonts w:cs="Calibri"/>
                <w:color w:val="000000"/>
                <w:sz w:val="18"/>
                <w:szCs w:val="18"/>
              </w:rPr>
            </w:pPr>
            <w:r w:rsidRPr="00BF3DCC">
              <w:rPr>
                <w:rFonts w:cs="Calibri"/>
                <w:color w:val="000000"/>
                <w:sz w:val="18"/>
                <w:szCs w:val="18"/>
              </w:rPr>
              <w:t>RAD51B</w:t>
            </w:r>
          </w:p>
        </w:tc>
        <w:tc>
          <w:tcPr>
            <w:tcW w:w="1991" w:type="dxa"/>
            <w:vAlign w:val="center"/>
          </w:tcPr>
          <w:p w14:paraId="50D8F575" w14:textId="77777777" w:rsidR="00986AD5" w:rsidRPr="00BF3DCC" w:rsidRDefault="00B85C6E">
            <w:pPr>
              <w:rPr>
                <w:rFonts w:cs="Calibri"/>
                <w:color w:val="000000"/>
                <w:sz w:val="18"/>
                <w:szCs w:val="18"/>
              </w:rPr>
            </w:pPr>
            <w:r w:rsidRPr="00BF3DCC">
              <w:rPr>
                <w:rFonts w:cs="Calibri"/>
                <w:color w:val="000000"/>
                <w:sz w:val="18"/>
                <w:szCs w:val="18"/>
              </w:rPr>
              <w:t>NM_133509</w:t>
            </w:r>
          </w:p>
        </w:tc>
        <w:tc>
          <w:tcPr>
            <w:tcW w:w="6719" w:type="dxa"/>
            <w:vAlign w:val="center"/>
          </w:tcPr>
          <w:p w14:paraId="2E4D5B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3F82E864" w14:textId="77777777">
        <w:trPr>
          <w:trHeight w:val="90"/>
        </w:trPr>
        <w:tc>
          <w:tcPr>
            <w:tcW w:w="1703" w:type="dxa"/>
            <w:vAlign w:val="center"/>
          </w:tcPr>
          <w:p w14:paraId="4EB56287" w14:textId="77777777" w:rsidR="00986AD5" w:rsidRPr="00BF3DCC" w:rsidRDefault="00B85C6E">
            <w:pPr>
              <w:rPr>
                <w:rFonts w:cs="Calibri"/>
                <w:color w:val="000000"/>
                <w:sz w:val="18"/>
                <w:szCs w:val="18"/>
              </w:rPr>
            </w:pPr>
            <w:r w:rsidRPr="00BF3DCC">
              <w:rPr>
                <w:rFonts w:cs="Calibri"/>
                <w:color w:val="000000"/>
                <w:sz w:val="18"/>
                <w:szCs w:val="18"/>
              </w:rPr>
              <w:t>RAD51C</w:t>
            </w:r>
          </w:p>
        </w:tc>
        <w:tc>
          <w:tcPr>
            <w:tcW w:w="1991" w:type="dxa"/>
            <w:vAlign w:val="center"/>
          </w:tcPr>
          <w:p w14:paraId="1F91A3DF" w14:textId="77777777" w:rsidR="00986AD5" w:rsidRPr="00BF3DCC" w:rsidRDefault="00B85C6E">
            <w:pPr>
              <w:rPr>
                <w:rFonts w:cs="Calibri"/>
                <w:color w:val="000000"/>
                <w:sz w:val="18"/>
                <w:szCs w:val="18"/>
              </w:rPr>
            </w:pPr>
            <w:r w:rsidRPr="00BF3DCC">
              <w:rPr>
                <w:rFonts w:cs="Calibri"/>
                <w:color w:val="000000"/>
                <w:sz w:val="18"/>
                <w:szCs w:val="18"/>
              </w:rPr>
              <w:t>NM_058216</w:t>
            </w:r>
          </w:p>
        </w:tc>
        <w:tc>
          <w:tcPr>
            <w:tcW w:w="6719" w:type="dxa"/>
            <w:vAlign w:val="center"/>
          </w:tcPr>
          <w:p w14:paraId="314858C9"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1~9</w:t>
            </w:r>
          </w:p>
        </w:tc>
      </w:tr>
      <w:tr w:rsidR="00986AD5" w:rsidRPr="00C672ED" w14:paraId="65A4659C" w14:textId="77777777">
        <w:trPr>
          <w:trHeight w:val="90"/>
        </w:trPr>
        <w:tc>
          <w:tcPr>
            <w:tcW w:w="1703" w:type="dxa"/>
            <w:vAlign w:val="center"/>
          </w:tcPr>
          <w:p w14:paraId="1C1A2836" w14:textId="77777777" w:rsidR="00986AD5" w:rsidRPr="00BF3DCC" w:rsidRDefault="00B85C6E">
            <w:pPr>
              <w:rPr>
                <w:rFonts w:cs="Calibri"/>
                <w:color w:val="000000"/>
                <w:sz w:val="18"/>
                <w:szCs w:val="18"/>
              </w:rPr>
            </w:pPr>
            <w:r w:rsidRPr="00BF3DCC">
              <w:rPr>
                <w:rFonts w:cs="Calibri"/>
                <w:color w:val="000000"/>
                <w:sz w:val="18"/>
                <w:szCs w:val="18"/>
              </w:rPr>
              <w:t>RAD51D</w:t>
            </w:r>
          </w:p>
        </w:tc>
        <w:tc>
          <w:tcPr>
            <w:tcW w:w="1991" w:type="dxa"/>
            <w:vAlign w:val="center"/>
          </w:tcPr>
          <w:p w14:paraId="328557F7" w14:textId="77777777" w:rsidR="00986AD5" w:rsidRPr="00BF3DCC" w:rsidRDefault="00B85C6E">
            <w:pPr>
              <w:rPr>
                <w:rFonts w:cs="Calibri"/>
                <w:color w:val="000000"/>
                <w:sz w:val="18"/>
                <w:szCs w:val="18"/>
              </w:rPr>
            </w:pPr>
            <w:r w:rsidRPr="00BF3DCC">
              <w:rPr>
                <w:rFonts w:cs="Calibri"/>
                <w:color w:val="000000"/>
                <w:sz w:val="18"/>
                <w:szCs w:val="18"/>
              </w:rPr>
              <w:t>NM_002878</w:t>
            </w:r>
          </w:p>
        </w:tc>
        <w:tc>
          <w:tcPr>
            <w:tcW w:w="6719" w:type="dxa"/>
            <w:vAlign w:val="center"/>
          </w:tcPr>
          <w:p w14:paraId="408C68FC"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1~10</w:t>
            </w:r>
          </w:p>
        </w:tc>
      </w:tr>
      <w:tr w:rsidR="00986AD5" w:rsidRPr="00C672ED" w14:paraId="7A186FA0" w14:textId="77777777">
        <w:trPr>
          <w:trHeight w:val="90"/>
        </w:trPr>
        <w:tc>
          <w:tcPr>
            <w:tcW w:w="1703" w:type="dxa"/>
            <w:vAlign w:val="center"/>
          </w:tcPr>
          <w:p w14:paraId="6EDAF83F" w14:textId="77777777" w:rsidR="00986AD5" w:rsidRPr="00BF3DCC" w:rsidRDefault="00B85C6E">
            <w:pPr>
              <w:rPr>
                <w:rFonts w:cs="Calibri"/>
                <w:color w:val="000000"/>
                <w:sz w:val="18"/>
                <w:szCs w:val="18"/>
              </w:rPr>
            </w:pPr>
            <w:r w:rsidRPr="00BF3DCC">
              <w:rPr>
                <w:rFonts w:cs="Calibri"/>
                <w:color w:val="000000"/>
                <w:sz w:val="18"/>
                <w:szCs w:val="18"/>
              </w:rPr>
              <w:t>RAD54L</w:t>
            </w:r>
          </w:p>
        </w:tc>
        <w:tc>
          <w:tcPr>
            <w:tcW w:w="1991" w:type="dxa"/>
            <w:vAlign w:val="center"/>
          </w:tcPr>
          <w:p w14:paraId="61727C46" w14:textId="77777777" w:rsidR="00986AD5" w:rsidRPr="00BF3DCC" w:rsidRDefault="00B85C6E">
            <w:pPr>
              <w:rPr>
                <w:rFonts w:cs="Calibri"/>
                <w:color w:val="000000"/>
                <w:sz w:val="18"/>
                <w:szCs w:val="18"/>
              </w:rPr>
            </w:pPr>
            <w:r w:rsidRPr="00BF3DCC">
              <w:rPr>
                <w:rFonts w:cs="Calibri"/>
                <w:color w:val="000000"/>
                <w:sz w:val="18"/>
                <w:szCs w:val="18"/>
              </w:rPr>
              <w:t>NM_001142548</w:t>
            </w:r>
          </w:p>
        </w:tc>
        <w:tc>
          <w:tcPr>
            <w:tcW w:w="6719" w:type="dxa"/>
            <w:vAlign w:val="center"/>
          </w:tcPr>
          <w:p w14:paraId="00167F25"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2~19</w:t>
            </w:r>
          </w:p>
        </w:tc>
      </w:tr>
      <w:tr w:rsidR="00986AD5" w:rsidRPr="00C672ED" w14:paraId="69D17312" w14:textId="77777777">
        <w:trPr>
          <w:trHeight w:val="90"/>
        </w:trPr>
        <w:tc>
          <w:tcPr>
            <w:tcW w:w="1703" w:type="dxa"/>
            <w:vAlign w:val="center"/>
          </w:tcPr>
          <w:p w14:paraId="167F4E61" w14:textId="77777777" w:rsidR="00986AD5" w:rsidRPr="00BF3DCC" w:rsidRDefault="00B85C6E">
            <w:pPr>
              <w:rPr>
                <w:rFonts w:cs="Calibri"/>
                <w:color w:val="000000"/>
                <w:sz w:val="18"/>
                <w:szCs w:val="18"/>
              </w:rPr>
            </w:pPr>
            <w:r w:rsidRPr="00BF3DCC">
              <w:rPr>
                <w:rFonts w:cs="Calibri"/>
                <w:color w:val="000000"/>
                <w:sz w:val="18"/>
                <w:szCs w:val="18"/>
              </w:rPr>
              <w:t>TP53</w:t>
            </w:r>
          </w:p>
        </w:tc>
        <w:tc>
          <w:tcPr>
            <w:tcW w:w="1991" w:type="dxa"/>
            <w:vAlign w:val="center"/>
          </w:tcPr>
          <w:p w14:paraId="2CEEAD17" w14:textId="77777777" w:rsidR="00986AD5" w:rsidRPr="00BF3DCC" w:rsidRDefault="00B85C6E">
            <w:pPr>
              <w:rPr>
                <w:rFonts w:cs="Calibri"/>
                <w:color w:val="000000"/>
                <w:sz w:val="18"/>
                <w:szCs w:val="18"/>
              </w:rPr>
            </w:pPr>
            <w:r w:rsidRPr="00BF3DCC">
              <w:rPr>
                <w:rFonts w:cs="Calibri"/>
                <w:color w:val="000000"/>
                <w:sz w:val="18"/>
                <w:szCs w:val="18"/>
              </w:rPr>
              <w:t>NM_000546</w:t>
            </w:r>
          </w:p>
        </w:tc>
        <w:tc>
          <w:tcPr>
            <w:tcW w:w="6719" w:type="dxa"/>
            <w:vAlign w:val="center"/>
          </w:tcPr>
          <w:p w14:paraId="5B731AA1" w14:textId="77777777" w:rsidR="00986AD5" w:rsidRPr="00BF3DCC" w:rsidRDefault="00B85C6E">
            <w:pPr>
              <w:rPr>
                <w:rFonts w:cs="Calibri"/>
                <w:color w:val="000000"/>
                <w:sz w:val="18"/>
                <w:szCs w:val="18"/>
              </w:rPr>
            </w:pPr>
            <w:r w:rsidRPr="00BF3DCC">
              <w:rPr>
                <w:rFonts w:cs="Calibri" w:hint="eastAsia"/>
                <w:color w:val="000000"/>
                <w:sz w:val="18"/>
                <w:szCs w:val="18"/>
              </w:rPr>
              <w:t>外显子</w:t>
            </w:r>
            <w:r w:rsidRPr="00BF3DCC">
              <w:rPr>
                <w:rFonts w:cs="Calibri"/>
                <w:color w:val="000000"/>
                <w:sz w:val="18"/>
                <w:szCs w:val="18"/>
              </w:rPr>
              <w:t>2~11</w:t>
            </w:r>
          </w:p>
        </w:tc>
      </w:tr>
      <w:tr w:rsidR="00986AD5" w:rsidRPr="00C672ED" w14:paraId="2F518E0C" w14:textId="77777777">
        <w:trPr>
          <w:trHeight w:val="90"/>
        </w:trPr>
        <w:tc>
          <w:tcPr>
            <w:tcW w:w="10413" w:type="dxa"/>
            <w:gridSpan w:val="3"/>
          </w:tcPr>
          <w:p w14:paraId="6793FC7A" w14:textId="77777777" w:rsidR="00986AD5" w:rsidRPr="00BF3DCC" w:rsidRDefault="00B85C6E">
            <w:pPr>
              <w:rPr>
                <w:rFonts w:cs="Calibri"/>
                <w:color w:val="000000"/>
                <w:sz w:val="18"/>
                <w:szCs w:val="18"/>
              </w:rPr>
            </w:pPr>
            <w:r w:rsidRPr="00BF3DCC">
              <w:rPr>
                <w:rFonts w:cs="Calibri" w:hint="eastAsia"/>
                <w:color w:val="000000"/>
                <w:sz w:val="18"/>
                <w:szCs w:val="18"/>
              </w:rPr>
              <w:t>变异类别：</w:t>
            </w:r>
            <w:r w:rsidRPr="00BF3DCC">
              <w:rPr>
                <w:rFonts w:cs="Calibri"/>
                <w:color w:val="000000"/>
                <w:sz w:val="18"/>
                <w:szCs w:val="18"/>
              </w:rPr>
              <w:t>20</w:t>
            </w:r>
            <w:r w:rsidRPr="00BF3DCC">
              <w:rPr>
                <w:rFonts w:cs="Calibri" w:hint="eastAsia"/>
                <w:color w:val="000000"/>
                <w:sz w:val="18"/>
                <w:szCs w:val="18"/>
              </w:rPr>
              <w:t>个基因</w:t>
            </w:r>
            <w:r w:rsidRPr="00BF3DCC">
              <w:rPr>
                <w:rFonts w:cs="Calibri"/>
                <w:color w:val="000000"/>
                <w:sz w:val="18"/>
                <w:szCs w:val="18"/>
              </w:rPr>
              <w:t>SNV/</w:t>
            </w:r>
            <w:proofErr w:type="spellStart"/>
            <w:r w:rsidRPr="00BF3DCC">
              <w:rPr>
                <w:rFonts w:cs="Calibri"/>
                <w:color w:val="000000"/>
                <w:sz w:val="18"/>
                <w:szCs w:val="18"/>
              </w:rPr>
              <w:t>InDel</w:t>
            </w:r>
            <w:proofErr w:type="spellEnd"/>
            <w:r w:rsidRPr="00BF3DCC">
              <w:rPr>
                <w:rFonts w:cs="Calibri" w:hint="eastAsia"/>
                <w:color w:val="000000"/>
                <w:sz w:val="18"/>
                <w:szCs w:val="18"/>
              </w:rPr>
              <w:t>（含点突变、插入</w:t>
            </w:r>
            <w:r w:rsidRPr="00BF3DCC">
              <w:rPr>
                <w:rFonts w:cs="Calibri"/>
                <w:color w:val="000000"/>
                <w:sz w:val="18"/>
                <w:szCs w:val="18"/>
              </w:rPr>
              <w:t>/</w:t>
            </w:r>
            <w:r w:rsidRPr="00BF3DCC">
              <w:rPr>
                <w:rFonts w:cs="Calibri" w:hint="eastAsia"/>
                <w:color w:val="000000"/>
                <w:sz w:val="18"/>
                <w:szCs w:val="18"/>
              </w:rPr>
              <w:t>缺失）；编码区，外显子</w:t>
            </w:r>
            <w:r w:rsidRPr="00BF3DCC">
              <w:rPr>
                <w:rFonts w:cs="Calibri"/>
                <w:color w:val="000000"/>
                <w:sz w:val="18"/>
                <w:szCs w:val="18"/>
              </w:rPr>
              <w:t>-</w:t>
            </w:r>
            <w:r w:rsidRPr="00BF3DCC">
              <w:rPr>
                <w:rFonts w:cs="Calibri" w:hint="eastAsia"/>
                <w:color w:val="000000"/>
                <w:sz w:val="18"/>
                <w:szCs w:val="18"/>
              </w:rPr>
              <w:t>内含子连接区（±</w:t>
            </w:r>
            <w:r w:rsidRPr="00BF3DCC">
              <w:rPr>
                <w:rFonts w:cs="Calibri"/>
                <w:color w:val="000000"/>
                <w:sz w:val="18"/>
                <w:szCs w:val="18"/>
              </w:rPr>
              <w:t>20 bp</w:t>
            </w:r>
            <w:r w:rsidRPr="00BF3DCC">
              <w:rPr>
                <w:rFonts w:cs="Calibri" w:hint="eastAsia"/>
                <w:color w:val="000000"/>
                <w:sz w:val="18"/>
                <w:szCs w:val="18"/>
              </w:rPr>
              <w:t>）</w:t>
            </w:r>
          </w:p>
          <w:p w14:paraId="3349BFD8" w14:textId="77777777" w:rsidR="00986AD5" w:rsidRPr="00BF3DCC" w:rsidRDefault="00B85C6E">
            <w:pPr>
              <w:rPr>
                <w:rFonts w:cs="Calibri"/>
                <w:color w:val="000000"/>
                <w:sz w:val="18"/>
                <w:szCs w:val="18"/>
              </w:rPr>
            </w:pPr>
            <w:r w:rsidRPr="00BF3DCC">
              <w:rPr>
                <w:rFonts w:cs="Calibri" w:hint="eastAsia"/>
                <w:color w:val="000000"/>
                <w:sz w:val="18"/>
                <w:szCs w:val="18"/>
              </w:rPr>
              <w:t>注：以下基因外显子的部分区段由于覆盖</w:t>
            </w:r>
            <w:proofErr w:type="gramStart"/>
            <w:r w:rsidRPr="00BF3DCC">
              <w:rPr>
                <w:rFonts w:cs="Calibri" w:hint="eastAsia"/>
                <w:color w:val="000000"/>
                <w:sz w:val="18"/>
                <w:szCs w:val="18"/>
              </w:rPr>
              <w:t>度原因</w:t>
            </w:r>
            <w:proofErr w:type="gramEnd"/>
            <w:r w:rsidRPr="00BF3DCC">
              <w:rPr>
                <w:rFonts w:cs="Calibri" w:hint="eastAsia"/>
                <w:color w:val="000000"/>
                <w:sz w:val="18"/>
                <w:szCs w:val="18"/>
              </w:rPr>
              <w:t>不包含在检测范围中：</w:t>
            </w:r>
            <w:r w:rsidRPr="00BF3DCC">
              <w:rPr>
                <w:rFonts w:cs="Calibri"/>
                <w:color w:val="000000"/>
                <w:sz w:val="18"/>
                <w:szCs w:val="18"/>
              </w:rPr>
              <w:t>CDK12: NM_016507:exon2</w:t>
            </w:r>
            <w:r w:rsidRPr="00BF3DCC">
              <w:rPr>
                <w:rFonts w:cs="Calibri" w:hint="eastAsia"/>
                <w:color w:val="000000"/>
                <w:sz w:val="18"/>
                <w:szCs w:val="18"/>
              </w:rPr>
              <w:t>、</w:t>
            </w:r>
            <w:r w:rsidRPr="00BF3DCC">
              <w:rPr>
                <w:rFonts w:cs="Calibri"/>
                <w:color w:val="000000"/>
                <w:sz w:val="18"/>
                <w:szCs w:val="18"/>
              </w:rPr>
              <w:t>exon14</w:t>
            </w:r>
            <w:r w:rsidRPr="00BF3DCC">
              <w:rPr>
                <w:rFonts w:cs="Calibri" w:hint="eastAsia"/>
                <w:color w:val="000000"/>
                <w:sz w:val="18"/>
                <w:szCs w:val="18"/>
              </w:rPr>
              <w:t>；</w:t>
            </w:r>
            <w:r w:rsidRPr="00BF3DCC">
              <w:rPr>
                <w:rFonts w:cs="Calibri"/>
                <w:color w:val="000000"/>
                <w:sz w:val="18"/>
                <w:szCs w:val="18"/>
              </w:rPr>
              <w:t>CHEK2: NM_007194:exon3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FANCL: NM_018062:exon14</w:t>
            </w:r>
            <w:r w:rsidRPr="00BF3DCC">
              <w:rPr>
                <w:rFonts w:cs="Calibri" w:hint="eastAsia"/>
                <w:color w:val="000000"/>
                <w:sz w:val="18"/>
                <w:szCs w:val="18"/>
              </w:rPr>
              <w:t>；</w:t>
            </w:r>
            <w:r w:rsidRPr="00BF3DCC">
              <w:rPr>
                <w:rFonts w:cs="Calibri"/>
                <w:color w:val="000000"/>
                <w:sz w:val="18"/>
                <w:szCs w:val="18"/>
              </w:rPr>
              <w:t>HDAC2: NM_001527:exon1</w:t>
            </w:r>
            <w:r w:rsidRPr="00BF3DCC">
              <w:rPr>
                <w:rFonts w:cs="Calibri" w:hint="eastAsia"/>
                <w:color w:val="000000"/>
                <w:sz w:val="18"/>
                <w:szCs w:val="18"/>
              </w:rPr>
              <w:t>；</w:t>
            </w:r>
            <w:r w:rsidRPr="00BF3DCC">
              <w:rPr>
                <w:rFonts w:cs="Calibri"/>
                <w:color w:val="000000"/>
                <w:sz w:val="18"/>
                <w:szCs w:val="18"/>
              </w:rPr>
              <w:t>RAD51C: NM_058216:exon1</w:t>
            </w:r>
            <w:r w:rsidRPr="00BF3DCC">
              <w:rPr>
                <w:rFonts w:cs="Calibri" w:hint="eastAsia"/>
                <w:color w:val="000000"/>
                <w:sz w:val="18"/>
                <w:szCs w:val="18"/>
              </w:rPr>
              <w:t>；</w:t>
            </w:r>
            <w:r w:rsidRPr="00BF3DCC">
              <w:rPr>
                <w:rFonts w:cs="Calibri"/>
                <w:color w:val="000000"/>
                <w:sz w:val="18"/>
                <w:szCs w:val="18"/>
              </w:rPr>
              <w:t>RAD51D: NM_002878:exon3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exon5</w:t>
            </w:r>
            <w:r w:rsidRPr="00BF3DCC">
              <w:rPr>
                <w:rFonts w:cs="Calibri" w:hint="eastAsia"/>
                <w:color w:val="000000"/>
                <w:sz w:val="18"/>
                <w:szCs w:val="18"/>
              </w:rPr>
              <w:t>；</w:t>
            </w:r>
            <w:r w:rsidRPr="00BF3DCC">
              <w:rPr>
                <w:rFonts w:cs="Calibri"/>
                <w:color w:val="000000"/>
                <w:sz w:val="18"/>
                <w:szCs w:val="18"/>
              </w:rPr>
              <w:t>TP53: NM_000546:exon2</w:t>
            </w:r>
            <w:r w:rsidRPr="00BF3DCC">
              <w:rPr>
                <w:rFonts w:cs="Calibri" w:hint="eastAsia"/>
                <w:color w:val="000000"/>
                <w:sz w:val="18"/>
                <w:szCs w:val="18"/>
              </w:rPr>
              <w:t>、</w:t>
            </w:r>
            <w:r w:rsidRPr="00BF3DCC">
              <w:rPr>
                <w:rFonts w:cs="Calibri"/>
                <w:color w:val="000000"/>
                <w:sz w:val="18"/>
                <w:szCs w:val="18"/>
              </w:rPr>
              <w:t>exon3</w:t>
            </w:r>
            <w:r w:rsidRPr="00BF3DCC">
              <w:rPr>
                <w:rFonts w:cs="Calibri" w:hint="eastAsia"/>
                <w:color w:val="000000"/>
                <w:sz w:val="18"/>
                <w:szCs w:val="18"/>
              </w:rPr>
              <w:t>、</w:t>
            </w:r>
            <w:r w:rsidRPr="00BF3DCC">
              <w:rPr>
                <w:rFonts w:cs="Calibri"/>
                <w:color w:val="000000"/>
                <w:sz w:val="18"/>
                <w:szCs w:val="18"/>
              </w:rPr>
              <w:t>exon4</w:t>
            </w:r>
            <w:r w:rsidRPr="00BF3DCC">
              <w:rPr>
                <w:rFonts w:cs="Calibri" w:hint="eastAsia"/>
                <w:color w:val="000000"/>
                <w:sz w:val="18"/>
                <w:szCs w:val="18"/>
              </w:rPr>
              <w:t>、</w:t>
            </w:r>
            <w:r w:rsidRPr="00BF3DCC">
              <w:rPr>
                <w:rFonts w:cs="Calibri"/>
                <w:color w:val="000000"/>
                <w:sz w:val="18"/>
                <w:szCs w:val="18"/>
              </w:rPr>
              <w:t>exon11</w:t>
            </w:r>
            <w:r w:rsidRPr="00BF3DCC">
              <w:rPr>
                <w:rFonts w:cs="Calibri" w:hint="eastAsia"/>
                <w:color w:val="000000"/>
                <w:sz w:val="18"/>
                <w:szCs w:val="18"/>
              </w:rPr>
              <w:t>。</w:t>
            </w:r>
          </w:p>
        </w:tc>
      </w:tr>
    </w:tbl>
    <w:p w14:paraId="66C32E42" w14:textId="77777777" w:rsidR="00986AD5" w:rsidRDefault="00986AD5">
      <w:pPr>
        <w:rPr>
          <w:rFonts w:cstheme="minorBidi"/>
          <w:b/>
          <w:bCs/>
          <w:color w:val="31849B"/>
          <w:kern w:val="2"/>
        </w:rPr>
      </w:pPr>
    </w:p>
    <w:tbl>
      <w:tblPr>
        <w:tblStyle w:val="1fb"/>
        <w:tblW w:w="10479" w:type="dxa"/>
        <w:tblLook w:val="04A0" w:firstRow="1" w:lastRow="0" w:firstColumn="1" w:lastColumn="0" w:noHBand="0" w:noVBand="1"/>
      </w:tblPr>
      <w:tblGrid>
        <w:gridCol w:w="1712"/>
        <w:gridCol w:w="8767"/>
      </w:tblGrid>
      <w:tr w:rsidR="00986AD5" w14:paraId="72748840" w14:textId="77777777">
        <w:trPr>
          <w:trHeight w:val="319"/>
        </w:trPr>
        <w:tc>
          <w:tcPr>
            <w:tcW w:w="10479" w:type="dxa"/>
            <w:gridSpan w:val="2"/>
            <w:vAlign w:val="center"/>
          </w:tcPr>
          <w:p w14:paraId="68D29A40" w14:textId="77777777" w:rsidR="00986AD5" w:rsidRPr="00BF3DCC" w:rsidRDefault="00B85C6E">
            <w:pPr>
              <w:rPr>
                <w:rFonts w:cs="Calibri"/>
                <w:color w:val="000000"/>
                <w:sz w:val="18"/>
                <w:szCs w:val="18"/>
              </w:rPr>
            </w:pPr>
            <w:r w:rsidRPr="00BF3DCC">
              <w:rPr>
                <w:rFonts w:cs="Calibri" w:hint="eastAsia"/>
                <w:color w:val="000000"/>
                <w:sz w:val="18"/>
                <w:szCs w:val="18"/>
              </w:rPr>
              <w:t>基因组瘢痕评分（</w:t>
            </w:r>
            <w:r w:rsidRPr="00BF3DCC">
              <w:rPr>
                <w:rFonts w:cs="Calibri"/>
                <w:color w:val="000000"/>
                <w:sz w:val="18"/>
                <w:szCs w:val="18"/>
              </w:rPr>
              <w:t>GSS</w:t>
            </w:r>
            <w:r w:rsidRPr="00BF3DCC">
              <w:rPr>
                <w:rFonts w:cs="Calibri" w:hint="eastAsia"/>
                <w:color w:val="000000"/>
                <w:sz w:val="18"/>
                <w:szCs w:val="18"/>
              </w:rPr>
              <w:t>）</w:t>
            </w:r>
          </w:p>
        </w:tc>
      </w:tr>
      <w:tr w:rsidR="00986AD5" w14:paraId="23B34771" w14:textId="77777777">
        <w:trPr>
          <w:trHeight w:val="328"/>
        </w:trPr>
        <w:tc>
          <w:tcPr>
            <w:tcW w:w="1712" w:type="dxa"/>
            <w:vAlign w:val="center"/>
          </w:tcPr>
          <w:p w14:paraId="7B9BFAE1" w14:textId="77777777" w:rsidR="00986AD5" w:rsidRPr="00BF3DCC" w:rsidRDefault="00B85C6E">
            <w:pPr>
              <w:rPr>
                <w:rFonts w:cs="Calibri"/>
                <w:color w:val="000000"/>
                <w:sz w:val="18"/>
                <w:szCs w:val="18"/>
              </w:rPr>
            </w:pPr>
            <w:r w:rsidRPr="00BF3DCC">
              <w:rPr>
                <w:rFonts w:cs="Calibri" w:hint="eastAsia"/>
                <w:color w:val="000000"/>
                <w:sz w:val="18"/>
                <w:szCs w:val="18"/>
              </w:rPr>
              <w:t>检测范围</w:t>
            </w:r>
          </w:p>
        </w:tc>
        <w:tc>
          <w:tcPr>
            <w:tcW w:w="8767" w:type="dxa"/>
            <w:vAlign w:val="center"/>
          </w:tcPr>
          <w:p w14:paraId="29F47EDA" w14:textId="77777777" w:rsidR="00986AD5" w:rsidRPr="00BF3DCC" w:rsidRDefault="00B85C6E">
            <w:pPr>
              <w:rPr>
                <w:rFonts w:cs="Calibri"/>
                <w:color w:val="000000"/>
                <w:sz w:val="18"/>
                <w:szCs w:val="18"/>
              </w:rPr>
            </w:pPr>
            <w:r w:rsidRPr="00BF3DCC">
              <w:rPr>
                <w:rFonts w:cs="Calibri" w:hint="eastAsia"/>
                <w:color w:val="000000"/>
                <w:sz w:val="18"/>
                <w:szCs w:val="18"/>
              </w:rPr>
              <w:t>全基因组的</w:t>
            </w:r>
            <w:r w:rsidRPr="00BF3DCC">
              <w:rPr>
                <w:rFonts w:cs="Calibri"/>
                <w:color w:val="000000"/>
                <w:sz w:val="18"/>
                <w:szCs w:val="18"/>
              </w:rPr>
              <w:t>SNPs</w:t>
            </w:r>
            <w:r w:rsidRPr="00BF3DCC">
              <w:rPr>
                <w:rFonts w:cs="Calibri" w:hint="eastAsia"/>
                <w:color w:val="000000"/>
                <w:sz w:val="18"/>
                <w:szCs w:val="18"/>
              </w:rPr>
              <w:t>位点</w:t>
            </w:r>
          </w:p>
        </w:tc>
      </w:tr>
    </w:tbl>
    <w:p w14:paraId="4168B10B" w14:textId="77777777" w:rsidR="00986AD5" w:rsidRDefault="00986AD5">
      <w:pPr>
        <w:adjustRightInd w:val="0"/>
        <w:snapToGrid w:val="0"/>
        <w:spacing w:before="60" w:after="120" w:line="300" w:lineRule="exact"/>
        <w:rPr>
          <w:snapToGrid w:val="0"/>
          <w:sz w:val="10"/>
          <w:szCs w:val="10"/>
        </w:rPr>
      </w:pPr>
      <w:bookmarkStart w:id="29" w:name="Gene_List_Table1_Row"/>
      <w:bookmarkEnd w:id="14"/>
      <w:bookmarkEnd w:id="29"/>
    </w:p>
    <w:sectPr w:rsidR="00986AD5">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638C1" w14:textId="77777777" w:rsidR="002A2E08" w:rsidRDefault="002A2E08">
      <w:r>
        <w:separator/>
      </w:r>
    </w:p>
  </w:endnote>
  <w:endnote w:type="continuationSeparator" w:id="0">
    <w:p w14:paraId="5BC42FB5" w14:textId="77777777" w:rsidR="002A2E08" w:rsidRDefault="002A2E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Yu Gothic"/>
    <w:charset w:val="86"/>
    <w:family w:val="swiss"/>
    <w:pitch w:val="default"/>
    <w:sig w:usb0="00000000" w:usb1="0000000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76FC9" w14:textId="47F22A0C" w:rsidR="00986AD5" w:rsidRDefault="00B85C6E">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 xml:space="preserve">肿瘤基因变异高通量测序 </w:t>
    </w:r>
    <w:r>
      <w:rPr>
        <w:rFonts w:ascii="微软雅黑" w:eastAsia="微软雅黑" w:hAnsi="微软雅黑"/>
        <w:color w:val="0D0D0D" w:themeColor="text1" w:themeTint="F2"/>
        <w:sz w:val="16"/>
        <w:szCs w:val="16"/>
      </w:rPr>
      <w:t xml:space="preserve"> </w:t>
    </w:r>
    <w:r>
      <w:rPr>
        <w:rFonts w:ascii="微软雅黑" w:eastAsia="微软雅黑" w:hAnsi="微软雅黑" w:hint="eastAsia"/>
        <w:color w:val="0D0D0D" w:themeColor="text1" w:themeTint="F2"/>
        <w:sz w:val="16"/>
        <w:szCs w:val="16"/>
      </w:rPr>
      <w:t>第</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3</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页，共</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BE5D61">
      <w:rPr>
        <w:rFonts w:ascii="微软雅黑" w:eastAsia="微软雅黑" w:hAnsi="微软雅黑"/>
        <w:noProof/>
        <w:color w:val="0D0D0D" w:themeColor="text1" w:themeTint="F2"/>
        <w:sz w:val="16"/>
        <w:szCs w:val="16"/>
      </w:rPr>
      <w:t>20</w:t>
    </w:r>
    <w:r>
      <w:rPr>
        <w:rFonts w:ascii="微软雅黑" w:eastAsia="微软雅黑" w:hAnsi="微软雅黑"/>
        <w:color w:val="0D0D0D" w:themeColor="text1" w:themeTint="F2"/>
        <w:sz w:val="16"/>
        <w:szCs w:val="16"/>
      </w:rPr>
      <w:fldChar w:fldCharType="end"/>
    </w:r>
    <w:r>
      <w:rPr>
        <w:rFonts w:ascii="微软雅黑" w:eastAsia="微软雅黑" w:hAnsi="微软雅黑" w:hint="eastAsia"/>
        <w:color w:val="0D0D0D" w:themeColor="text1" w:themeTint="F2"/>
        <w:sz w:val="16"/>
        <w:szCs w:val="16"/>
      </w:rPr>
      <w:t>页</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2B520" w14:textId="77777777" w:rsidR="002A2E08" w:rsidRDefault="002A2E08">
      <w:r>
        <w:separator/>
      </w:r>
    </w:p>
  </w:footnote>
  <w:footnote w:type="continuationSeparator" w:id="0">
    <w:p w14:paraId="5925863B" w14:textId="77777777" w:rsidR="002A2E08" w:rsidRDefault="002A2E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BA7A4" w14:textId="77777777" w:rsidR="00986AD5" w:rsidRDefault="00986AD5"/>
  <w:p w14:paraId="187B0AC8" w14:textId="214311A2" w:rsidR="00986AD5" w:rsidRDefault="006B50B0" w:rsidP="006B50B0">
    <w:pPr>
      <w:ind w:right="720"/>
      <w:jc w:val="right"/>
      <w:rPr>
        <w:sz w:val="16"/>
        <w:szCs w:val="16"/>
      </w:rPr>
    </w:pPr>
    <w:r>
      <w:rPr>
        <w:rFonts w:hint="eastAsia"/>
        <w:sz w:val="16"/>
        <w:szCs w:val="16"/>
      </w:rPr>
      <w:t>姓名：{{</w:t>
    </w:r>
    <w:proofErr w:type="spellStart"/>
    <w:r>
      <w:rPr>
        <w:sz w:val="16"/>
        <w:szCs w:val="16"/>
      </w:rPr>
      <w:t>sample.</w:t>
    </w:r>
    <w:r w:rsidRPr="001C193E">
      <w:rPr>
        <w:sz w:val="16"/>
        <w:szCs w:val="16"/>
      </w:rPr>
      <w:t>patient_name</w:t>
    </w:r>
    <w:proofErr w:type="spellEnd"/>
    <w:r>
      <w:rPr>
        <w:rFonts w:hint="eastAsia"/>
        <w:sz w:val="16"/>
        <w:szCs w:val="16"/>
      </w:rPr>
      <w:t>}}</w:t>
    </w:r>
    <w:r>
      <w:rPr>
        <w:sz w:val="16"/>
        <w:szCs w:val="16"/>
      </w:rPr>
      <w:t xml:space="preserve">  </w:t>
    </w:r>
    <w:r>
      <w:rPr>
        <w:rFonts w:hint="eastAsia"/>
        <w:sz w:val="16"/>
        <w:szCs w:val="16"/>
      </w:rPr>
      <w:t>样本编号：{{</w:t>
    </w:r>
    <w:proofErr w:type="spellStart"/>
    <w:r>
      <w:rPr>
        <w:sz w:val="16"/>
        <w:szCs w:val="16"/>
      </w:rPr>
      <w:t>sample.sample_id</w:t>
    </w:r>
    <w:proofErr w:type="spellEnd"/>
    <w:r>
      <w:rPr>
        <w:rFonts w:hint="eastAsia"/>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6D95BEE"/>
    <w:multiLevelType w:val="singleLevel"/>
    <w:tmpl w:val="96D95BEE"/>
    <w:lvl w:ilvl="0">
      <w:start w:val="1"/>
      <w:numFmt w:val="decimal"/>
      <w:lvlText w:val="%1."/>
      <w:lvlJc w:val="left"/>
      <w:pPr>
        <w:ind w:left="425" w:hanging="425"/>
      </w:pPr>
      <w:rPr>
        <w:rFonts w:hint="default"/>
      </w:rPr>
    </w:lvl>
  </w:abstractNum>
  <w:abstractNum w:abstractNumId="1" w15:restartNumberingAfterBreak="0">
    <w:nsid w:val="A69810E2"/>
    <w:multiLevelType w:val="singleLevel"/>
    <w:tmpl w:val="A69810E2"/>
    <w:lvl w:ilvl="0">
      <w:start w:val="1"/>
      <w:numFmt w:val="decimal"/>
      <w:lvlText w:val="%1."/>
      <w:lvlJc w:val="left"/>
      <w:pPr>
        <w:ind w:left="425" w:hanging="425"/>
      </w:pPr>
      <w:rPr>
        <w:rFonts w:hint="default"/>
      </w:rPr>
    </w:lvl>
  </w:abstractNum>
  <w:abstractNum w:abstractNumId="2" w15:restartNumberingAfterBreak="0">
    <w:nsid w:val="BC8D675D"/>
    <w:multiLevelType w:val="singleLevel"/>
    <w:tmpl w:val="BC8D675D"/>
    <w:lvl w:ilvl="0">
      <w:start w:val="1"/>
      <w:numFmt w:val="decimal"/>
      <w:lvlText w:val="%1."/>
      <w:lvlJc w:val="left"/>
      <w:pPr>
        <w:ind w:left="425" w:hanging="425"/>
      </w:pPr>
      <w:rPr>
        <w:rFonts w:hint="default"/>
      </w:rPr>
    </w:lvl>
  </w:abstractNum>
  <w:abstractNum w:abstractNumId="3" w15:restartNumberingAfterBreak="0">
    <w:nsid w:val="E721755C"/>
    <w:multiLevelType w:val="singleLevel"/>
    <w:tmpl w:val="E721755C"/>
    <w:lvl w:ilvl="0">
      <w:start w:val="1"/>
      <w:numFmt w:val="decimal"/>
      <w:suff w:val="space"/>
      <w:lvlText w:val="%1."/>
      <w:lvlJc w:val="left"/>
    </w:lvl>
  </w:abstractNum>
  <w:abstractNum w:abstractNumId="4" w15:restartNumberingAfterBreak="0">
    <w:nsid w:val="EC379BEA"/>
    <w:multiLevelType w:val="singleLevel"/>
    <w:tmpl w:val="EC379BEA"/>
    <w:lvl w:ilvl="0">
      <w:start w:val="1"/>
      <w:numFmt w:val="decimal"/>
      <w:suff w:val="space"/>
      <w:lvlText w:val="%1."/>
      <w:lvlJc w:val="left"/>
    </w:lvl>
  </w:abstractNum>
  <w:abstractNum w:abstractNumId="5" w15:restartNumberingAfterBreak="0">
    <w:nsid w:val="ED700B50"/>
    <w:multiLevelType w:val="singleLevel"/>
    <w:tmpl w:val="ED700B50"/>
    <w:lvl w:ilvl="0">
      <w:start w:val="1"/>
      <w:numFmt w:val="decimal"/>
      <w:suff w:val="nothing"/>
      <w:lvlText w:val="%1．"/>
      <w:lvlJc w:val="left"/>
      <w:pPr>
        <w:ind w:left="0" w:firstLine="400"/>
      </w:pPr>
      <w:rPr>
        <w:rFonts w:hint="default"/>
      </w:rPr>
    </w:lvl>
  </w:abstractNum>
  <w:abstractNum w:abstractNumId="6" w15:restartNumberingAfterBreak="0">
    <w:nsid w:val="3BD7FC7D"/>
    <w:multiLevelType w:val="singleLevel"/>
    <w:tmpl w:val="3BD7FC7D"/>
    <w:lvl w:ilvl="0">
      <w:start w:val="1"/>
      <w:numFmt w:val="decimal"/>
      <w:lvlText w:val="%1."/>
      <w:lvlJc w:val="left"/>
      <w:pPr>
        <w:ind w:left="425" w:hanging="425"/>
      </w:pPr>
      <w:rPr>
        <w:rFonts w:hint="default"/>
      </w:rPr>
    </w:lvl>
  </w:abstractNum>
  <w:abstractNum w:abstractNumId="7" w15:restartNumberingAfterBreak="0">
    <w:nsid w:val="6D6B7A09"/>
    <w:multiLevelType w:val="hybridMultilevel"/>
    <w:tmpl w:val="03C26648"/>
    <w:lvl w:ilvl="0" w:tplc="57F2527A">
      <w:start w:val="1"/>
      <w:numFmt w:val="decimal"/>
      <w:lvlText w:val="%1"/>
      <w:lvlJc w:val="left"/>
      <w:pPr>
        <w:ind w:left="420" w:hanging="420"/>
      </w:pPr>
      <w:rPr>
        <w:rFonts w:ascii="微软雅黑" w:eastAsia="微软雅黑" w:hAnsi="微软雅黑"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4"/>
  </w:num>
  <w:num w:numId="3">
    <w:abstractNumId w:val="3"/>
  </w:num>
  <w:num w:numId="4">
    <w:abstractNumId w:val="2"/>
  </w:num>
  <w:num w:numId="5">
    <w:abstractNumId w:val="1"/>
  </w:num>
  <w:num w:numId="6">
    <w:abstractNumId w:val="0"/>
  </w:num>
  <w:num w:numId="7">
    <w:abstractNumId w:val="6"/>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10C"/>
    <w:rsid w:val="EB5FE2D2"/>
    <w:rsid w:val="FFEF8223"/>
    <w:rsid w:val="00001914"/>
    <w:rsid w:val="00003F3D"/>
    <w:rsid w:val="00004FFE"/>
    <w:rsid w:val="00005216"/>
    <w:rsid w:val="00005D69"/>
    <w:rsid w:val="00006998"/>
    <w:rsid w:val="00007E0F"/>
    <w:rsid w:val="00007EFD"/>
    <w:rsid w:val="00010071"/>
    <w:rsid w:val="000120C7"/>
    <w:rsid w:val="00012B00"/>
    <w:rsid w:val="00013344"/>
    <w:rsid w:val="0001352F"/>
    <w:rsid w:val="000135E7"/>
    <w:rsid w:val="000143F6"/>
    <w:rsid w:val="00014A0D"/>
    <w:rsid w:val="0001579A"/>
    <w:rsid w:val="00015831"/>
    <w:rsid w:val="00017B1B"/>
    <w:rsid w:val="00020262"/>
    <w:rsid w:val="0002042C"/>
    <w:rsid w:val="00020C8B"/>
    <w:rsid w:val="000217F0"/>
    <w:rsid w:val="00021E45"/>
    <w:rsid w:val="000221BF"/>
    <w:rsid w:val="00022CF4"/>
    <w:rsid w:val="00023409"/>
    <w:rsid w:val="00024345"/>
    <w:rsid w:val="0002494A"/>
    <w:rsid w:val="0002495A"/>
    <w:rsid w:val="00024D84"/>
    <w:rsid w:val="000253D9"/>
    <w:rsid w:val="00025EA0"/>
    <w:rsid w:val="00025FA7"/>
    <w:rsid w:val="0002658D"/>
    <w:rsid w:val="00031082"/>
    <w:rsid w:val="000321B5"/>
    <w:rsid w:val="000322CD"/>
    <w:rsid w:val="0003248F"/>
    <w:rsid w:val="00032768"/>
    <w:rsid w:val="00032BB7"/>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847"/>
    <w:rsid w:val="00050A6E"/>
    <w:rsid w:val="00052934"/>
    <w:rsid w:val="0005554B"/>
    <w:rsid w:val="000561C9"/>
    <w:rsid w:val="00057D40"/>
    <w:rsid w:val="00060E07"/>
    <w:rsid w:val="000619A3"/>
    <w:rsid w:val="00062034"/>
    <w:rsid w:val="00062517"/>
    <w:rsid w:val="00063D68"/>
    <w:rsid w:val="000647D3"/>
    <w:rsid w:val="00064901"/>
    <w:rsid w:val="00065687"/>
    <w:rsid w:val="0006603E"/>
    <w:rsid w:val="0006745A"/>
    <w:rsid w:val="000705B8"/>
    <w:rsid w:val="00071404"/>
    <w:rsid w:val="000718C6"/>
    <w:rsid w:val="00072589"/>
    <w:rsid w:val="00073FC3"/>
    <w:rsid w:val="0007425E"/>
    <w:rsid w:val="0007597B"/>
    <w:rsid w:val="00075B30"/>
    <w:rsid w:val="00076D8E"/>
    <w:rsid w:val="00077062"/>
    <w:rsid w:val="00077749"/>
    <w:rsid w:val="000817F4"/>
    <w:rsid w:val="00081C36"/>
    <w:rsid w:val="00083E82"/>
    <w:rsid w:val="000844C7"/>
    <w:rsid w:val="00085CBE"/>
    <w:rsid w:val="00086FDC"/>
    <w:rsid w:val="000870FF"/>
    <w:rsid w:val="00087388"/>
    <w:rsid w:val="000908B5"/>
    <w:rsid w:val="00090E8C"/>
    <w:rsid w:val="00091E64"/>
    <w:rsid w:val="00092523"/>
    <w:rsid w:val="0009318B"/>
    <w:rsid w:val="000950DE"/>
    <w:rsid w:val="00095560"/>
    <w:rsid w:val="00096675"/>
    <w:rsid w:val="0009681A"/>
    <w:rsid w:val="00096B5F"/>
    <w:rsid w:val="000971ED"/>
    <w:rsid w:val="000A0564"/>
    <w:rsid w:val="000A0950"/>
    <w:rsid w:val="000A1133"/>
    <w:rsid w:val="000A193F"/>
    <w:rsid w:val="000A3D69"/>
    <w:rsid w:val="000A3DC1"/>
    <w:rsid w:val="000A48A5"/>
    <w:rsid w:val="000A48DB"/>
    <w:rsid w:val="000A5F9B"/>
    <w:rsid w:val="000A65EB"/>
    <w:rsid w:val="000A6E5F"/>
    <w:rsid w:val="000A72EE"/>
    <w:rsid w:val="000B0C26"/>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1FEC"/>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1F9F"/>
    <w:rsid w:val="000D243F"/>
    <w:rsid w:val="000D2809"/>
    <w:rsid w:val="000D453D"/>
    <w:rsid w:val="000D5FEF"/>
    <w:rsid w:val="000D6595"/>
    <w:rsid w:val="000D6F04"/>
    <w:rsid w:val="000D7031"/>
    <w:rsid w:val="000D7458"/>
    <w:rsid w:val="000D750B"/>
    <w:rsid w:val="000D7807"/>
    <w:rsid w:val="000E0329"/>
    <w:rsid w:val="000E0690"/>
    <w:rsid w:val="000E08D1"/>
    <w:rsid w:val="000E0E54"/>
    <w:rsid w:val="000E2371"/>
    <w:rsid w:val="000E2682"/>
    <w:rsid w:val="000E3D52"/>
    <w:rsid w:val="000E3E10"/>
    <w:rsid w:val="000E58B6"/>
    <w:rsid w:val="000F4013"/>
    <w:rsid w:val="000F4F0B"/>
    <w:rsid w:val="000F62F2"/>
    <w:rsid w:val="0010184D"/>
    <w:rsid w:val="00101C9D"/>
    <w:rsid w:val="00102ED9"/>
    <w:rsid w:val="00104113"/>
    <w:rsid w:val="00105965"/>
    <w:rsid w:val="00107A5C"/>
    <w:rsid w:val="00107D66"/>
    <w:rsid w:val="00110CED"/>
    <w:rsid w:val="00110F63"/>
    <w:rsid w:val="0011397C"/>
    <w:rsid w:val="0011534F"/>
    <w:rsid w:val="00115C5F"/>
    <w:rsid w:val="001173A2"/>
    <w:rsid w:val="00120203"/>
    <w:rsid w:val="00120376"/>
    <w:rsid w:val="00120A76"/>
    <w:rsid w:val="001218FD"/>
    <w:rsid w:val="00122406"/>
    <w:rsid w:val="001224DD"/>
    <w:rsid w:val="001224EA"/>
    <w:rsid w:val="00122FD1"/>
    <w:rsid w:val="00123081"/>
    <w:rsid w:val="00123B16"/>
    <w:rsid w:val="00125A1F"/>
    <w:rsid w:val="00125E5A"/>
    <w:rsid w:val="0012619D"/>
    <w:rsid w:val="00127C18"/>
    <w:rsid w:val="00132154"/>
    <w:rsid w:val="001324B2"/>
    <w:rsid w:val="00132C5A"/>
    <w:rsid w:val="00132E82"/>
    <w:rsid w:val="00133290"/>
    <w:rsid w:val="001336AF"/>
    <w:rsid w:val="00134C00"/>
    <w:rsid w:val="00134F32"/>
    <w:rsid w:val="00135BC5"/>
    <w:rsid w:val="001362EB"/>
    <w:rsid w:val="0013639E"/>
    <w:rsid w:val="001366BF"/>
    <w:rsid w:val="00136D60"/>
    <w:rsid w:val="0014040A"/>
    <w:rsid w:val="00141BE8"/>
    <w:rsid w:val="00143103"/>
    <w:rsid w:val="0014353B"/>
    <w:rsid w:val="0014418A"/>
    <w:rsid w:val="00144876"/>
    <w:rsid w:val="001453DF"/>
    <w:rsid w:val="00145A0A"/>
    <w:rsid w:val="00145A9B"/>
    <w:rsid w:val="00147016"/>
    <w:rsid w:val="001474D0"/>
    <w:rsid w:val="001505D3"/>
    <w:rsid w:val="0015075A"/>
    <w:rsid w:val="00150E64"/>
    <w:rsid w:val="001513DC"/>
    <w:rsid w:val="00152DAB"/>
    <w:rsid w:val="00152DD1"/>
    <w:rsid w:val="00153C57"/>
    <w:rsid w:val="0015498E"/>
    <w:rsid w:val="001552D2"/>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5E8"/>
    <w:rsid w:val="00174956"/>
    <w:rsid w:val="001759F8"/>
    <w:rsid w:val="001842E4"/>
    <w:rsid w:val="001845E1"/>
    <w:rsid w:val="00184ABF"/>
    <w:rsid w:val="00185246"/>
    <w:rsid w:val="00185551"/>
    <w:rsid w:val="0019134E"/>
    <w:rsid w:val="001919AB"/>
    <w:rsid w:val="00191E2B"/>
    <w:rsid w:val="00192D74"/>
    <w:rsid w:val="00192DF2"/>
    <w:rsid w:val="00193DA5"/>
    <w:rsid w:val="00193E97"/>
    <w:rsid w:val="00197631"/>
    <w:rsid w:val="001A0538"/>
    <w:rsid w:val="001A1874"/>
    <w:rsid w:val="001A1B29"/>
    <w:rsid w:val="001A293C"/>
    <w:rsid w:val="001A363D"/>
    <w:rsid w:val="001A3842"/>
    <w:rsid w:val="001A42B1"/>
    <w:rsid w:val="001A4768"/>
    <w:rsid w:val="001A4AEA"/>
    <w:rsid w:val="001A5379"/>
    <w:rsid w:val="001A6483"/>
    <w:rsid w:val="001A6ACB"/>
    <w:rsid w:val="001A70F9"/>
    <w:rsid w:val="001B0BDA"/>
    <w:rsid w:val="001B0F3F"/>
    <w:rsid w:val="001B10DC"/>
    <w:rsid w:val="001B125C"/>
    <w:rsid w:val="001B1AE9"/>
    <w:rsid w:val="001B1DFA"/>
    <w:rsid w:val="001B369B"/>
    <w:rsid w:val="001B723B"/>
    <w:rsid w:val="001B73B3"/>
    <w:rsid w:val="001B768B"/>
    <w:rsid w:val="001C0239"/>
    <w:rsid w:val="001C1172"/>
    <w:rsid w:val="001C252D"/>
    <w:rsid w:val="001C264D"/>
    <w:rsid w:val="001C44F3"/>
    <w:rsid w:val="001C6E5F"/>
    <w:rsid w:val="001D06BF"/>
    <w:rsid w:val="001D1FB6"/>
    <w:rsid w:val="001D22FF"/>
    <w:rsid w:val="001D249A"/>
    <w:rsid w:val="001D2A79"/>
    <w:rsid w:val="001D2AE1"/>
    <w:rsid w:val="001D2D97"/>
    <w:rsid w:val="001D332B"/>
    <w:rsid w:val="001D354A"/>
    <w:rsid w:val="001D380F"/>
    <w:rsid w:val="001D409A"/>
    <w:rsid w:val="001D5B3F"/>
    <w:rsid w:val="001E00FF"/>
    <w:rsid w:val="001E2552"/>
    <w:rsid w:val="001E2763"/>
    <w:rsid w:val="001E3F4D"/>
    <w:rsid w:val="001E4298"/>
    <w:rsid w:val="001E4727"/>
    <w:rsid w:val="001E5585"/>
    <w:rsid w:val="001E5D03"/>
    <w:rsid w:val="001E65C1"/>
    <w:rsid w:val="001E67B9"/>
    <w:rsid w:val="001E6FCE"/>
    <w:rsid w:val="001F13F8"/>
    <w:rsid w:val="001F1C21"/>
    <w:rsid w:val="001F3095"/>
    <w:rsid w:val="001F44C8"/>
    <w:rsid w:val="001F50BD"/>
    <w:rsid w:val="001F5757"/>
    <w:rsid w:val="001F688B"/>
    <w:rsid w:val="001F7E9D"/>
    <w:rsid w:val="0020085F"/>
    <w:rsid w:val="00201350"/>
    <w:rsid w:val="00201531"/>
    <w:rsid w:val="00201D58"/>
    <w:rsid w:val="00203385"/>
    <w:rsid w:val="00203F32"/>
    <w:rsid w:val="00204581"/>
    <w:rsid w:val="00204E15"/>
    <w:rsid w:val="00205438"/>
    <w:rsid w:val="002058C3"/>
    <w:rsid w:val="002059CD"/>
    <w:rsid w:val="00205ECE"/>
    <w:rsid w:val="00205F1E"/>
    <w:rsid w:val="002061F1"/>
    <w:rsid w:val="002077F4"/>
    <w:rsid w:val="002107E8"/>
    <w:rsid w:val="00211A42"/>
    <w:rsid w:val="00212E10"/>
    <w:rsid w:val="0021303E"/>
    <w:rsid w:val="00213CE6"/>
    <w:rsid w:val="00214561"/>
    <w:rsid w:val="002174AD"/>
    <w:rsid w:val="0021792D"/>
    <w:rsid w:val="002218AB"/>
    <w:rsid w:val="002218F5"/>
    <w:rsid w:val="0022231D"/>
    <w:rsid w:val="00222655"/>
    <w:rsid w:val="00222659"/>
    <w:rsid w:val="00222912"/>
    <w:rsid w:val="002245A8"/>
    <w:rsid w:val="00224A15"/>
    <w:rsid w:val="0022539D"/>
    <w:rsid w:val="002321D1"/>
    <w:rsid w:val="00232777"/>
    <w:rsid w:val="0023285D"/>
    <w:rsid w:val="00232D8C"/>
    <w:rsid w:val="00233295"/>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1AB8"/>
    <w:rsid w:val="0025253F"/>
    <w:rsid w:val="00255862"/>
    <w:rsid w:val="00256D7A"/>
    <w:rsid w:val="00256FCD"/>
    <w:rsid w:val="0025784E"/>
    <w:rsid w:val="002601D2"/>
    <w:rsid w:val="002604F4"/>
    <w:rsid w:val="002606ED"/>
    <w:rsid w:val="00260819"/>
    <w:rsid w:val="002613EF"/>
    <w:rsid w:val="00261469"/>
    <w:rsid w:val="00262F63"/>
    <w:rsid w:val="00263D74"/>
    <w:rsid w:val="0026457E"/>
    <w:rsid w:val="00265198"/>
    <w:rsid w:val="00267672"/>
    <w:rsid w:val="00267872"/>
    <w:rsid w:val="00270A0B"/>
    <w:rsid w:val="00271161"/>
    <w:rsid w:val="00271C8B"/>
    <w:rsid w:val="002732E0"/>
    <w:rsid w:val="00273E57"/>
    <w:rsid w:val="00273F61"/>
    <w:rsid w:val="00274DBB"/>
    <w:rsid w:val="00275514"/>
    <w:rsid w:val="00275609"/>
    <w:rsid w:val="002762DB"/>
    <w:rsid w:val="002766D8"/>
    <w:rsid w:val="00276E3A"/>
    <w:rsid w:val="002775C3"/>
    <w:rsid w:val="00280C3F"/>
    <w:rsid w:val="00282677"/>
    <w:rsid w:val="00282790"/>
    <w:rsid w:val="0028376A"/>
    <w:rsid w:val="00283873"/>
    <w:rsid w:val="00283F51"/>
    <w:rsid w:val="002841EA"/>
    <w:rsid w:val="00284F46"/>
    <w:rsid w:val="0028523C"/>
    <w:rsid w:val="00286905"/>
    <w:rsid w:val="00287CD5"/>
    <w:rsid w:val="0029005F"/>
    <w:rsid w:val="002907A1"/>
    <w:rsid w:val="002914CE"/>
    <w:rsid w:val="002927CC"/>
    <w:rsid w:val="00292D21"/>
    <w:rsid w:val="00292DB4"/>
    <w:rsid w:val="00293399"/>
    <w:rsid w:val="002942CB"/>
    <w:rsid w:val="002949EC"/>
    <w:rsid w:val="00294BBE"/>
    <w:rsid w:val="00295BF0"/>
    <w:rsid w:val="00295FF9"/>
    <w:rsid w:val="0029752B"/>
    <w:rsid w:val="002A0D2B"/>
    <w:rsid w:val="002A2E08"/>
    <w:rsid w:val="002A3115"/>
    <w:rsid w:val="002A33EA"/>
    <w:rsid w:val="002A389C"/>
    <w:rsid w:val="002A3EB3"/>
    <w:rsid w:val="002A4FD5"/>
    <w:rsid w:val="002A5BF2"/>
    <w:rsid w:val="002A6597"/>
    <w:rsid w:val="002A65B4"/>
    <w:rsid w:val="002B010D"/>
    <w:rsid w:val="002B09A2"/>
    <w:rsid w:val="002B2425"/>
    <w:rsid w:val="002B33AA"/>
    <w:rsid w:val="002B34F1"/>
    <w:rsid w:val="002B3C54"/>
    <w:rsid w:val="002B6409"/>
    <w:rsid w:val="002B6CAE"/>
    <w:rsid w:val="002B7816"/>
    <w:rsid w:val="002B7925"/>
    <w:rsid w:val="002B7BC1"/>
    <w:rsid w:val="002C03EF"/>
    <w:rsid w:val="002C094C"/>
    <w:rsid w:val="002C105C"/>
    <w:rsid w:val="002C1B78"/>
    <w:rsid w:val="002C23C5"/>
    <w:rsid w:val="002C37BB"/>
    <w:rsid w:val="002C3B92"/>
    <w:rsid w:val="002C51AA"/>
    <w:rsid w:val="002C6691"/>
    <w:rsid w:val="002C6732"/>
    <w:rsid w:val="002C689E"/>
    <w:rsid w:val="002C6CC4"/>
    <w:rsid w:val="002C79E3"/>
    <w:rsid w:val="002C7D8A"/>
    <w:rsid w:val="002C7F84"/>
    <w:rsid w:val="002D0175"/>
    <w:rsid w:val="002D0BE8"/>
    <w:rsid w:val="002D0FF6"/>
    <w:rsid w:val="002D2821"/>
    <w:rsid w:val="002D2FB5"/>
    <w:rsid w:val="002D363A"/>
    <w:rsid w:val="002D5C88"/>
    <w:rsid w:val="002D66A2"/>
    <w:rsid w:val="002D68A7"/>
    <w:rsid w:val="002E1842"/>
    <w:rsid w:val="002E2CCD"/>
    <w:rsid w:val="002E354C"/>
    <w:rsid w:val="002E3B6D"/>
    <w:rsid w:val="002E3F76"/>
    <w:rsid w:val="002E438E"/>
    <w:rsid w:val="002E4DA8"/>
    <w:rsid w:val="002E6405"/>
    <w:rsid w:val="002E6AA9"/>
    <w:rsid w:val="002F0A69"/>
    <w:rsid w:val="002F1886"/>
    <w:rsid w:val="002F301B"/>
    <w:rsid w:val="002F3066"/>
    <w:rsid w:val="002F3438"/>
    <w:rsid w:val="002F3912"/>
    <w:rsid w:val="002F4611"/>
    <w:rsid w:val="002F727F"/>
    <w:rsid w:val="0030072F"/>
    <w:rsid w:val="00300911"/>
    <w:rsid w:val="00301FE8"/>
    <w:rsid w:val="003020B7"/>
    <w:rsid w:val="0030298B"/>
    <w:rsid w:val="00302B71"/>
    <w:rsid w:val="00303E38"/>
    <w:rsid w:val="00304653"/>
    <w:rsid w:val="00305263"/>
    <w:rsid w:val="003055CB"/>
    <w:rsid w:val="00305B34"/>
    <w:rsid w:val="00310051"/>
    <w:rsid w:val="0031053C"/>
    <w:rsid w:val="00310F05"/>
    <w:rsid w:val="00311472"/>
    <w:rsid w:val="0031257D"/>
    <w:rsid w:val="00312B94"/>
    <w:rsid w:val="00314A29"/>
    <w:rsid w:val="00315277"/>
    <w:rsid w:val="003157F4"/>
    <w:rsid w:val="00317B8B"/>
    <w:rsid w:val="003215B3"/>
    <w:rsid w:val="00321E41"/>
    <w:rsid w:val="00322EFF"/>
    <w:rsid w:val="003230FA"/>
    <w:rsid w:val="003231ED"/>
    <w:rsid w:val="00323A39"/>
    <w:rsid w:val="00323D62"/>
    <w:rsid w:val="00323EB9"/>
    <w:rsid w:val="00324E48"/>
    <w:rsid w:val="00324E6E"/>
    <w:rsid w:val="00324F08"/>
    <w:rsid w:val="00326A12"/>
    <w:rsid w:val="00327AF7"/>
    <w:rsid w:val="00327CD5"/>
    <w:rsid w:val="00331B47"/>
    <w:rsid w:val="00331E5E"/>
    <w:rsid w:val="00332351"/>
    <w:rsid w:val="003329EC"/>
    <w:rsid w:val="00333464"/>
    <w:rsid w:val="00333DF2"/>
    <w:rsid w:val="003347AA"/>
    <w:rsid w:val="00334A7B"/>
    <w:rsid w:val="0033576B"/>
    <w:rsid w:val="00335F3E"/>
    <w:rsid w:val="00336216"/>
    <w:rsid w:val="00336491"/>
    <w:rsid w:val="00337F61"/>
    <w:rsid w:val="00340509"/>
    <w:rsid w:val="00340628"/>
    <w:rsid w:val="00342A10"/>
    <w:rsid w:val="00342CB5"/>
    <w:rsid w:val="00343E9A"/>
    <w:rsid w:val="00345554"/>
    <w:rsid w:val="003458DB"/>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3E91"/>
    <w:rsid w:val="003642C2"/>
    <w:rsid w:val="00365020"/>
    <w:rsid w:val="003652BA"/>
    <w:rsid w:val="0036597F"/>
    <w:rsid w:val="00367099"/>
    <w:rsid w:val="00367495"/>
    <w:rsid w:val="00373043"/>
    <w:rsid w:val="00373BCD"/>
    <w:rsid w:val="0037401C"/>
    <w:rsid w:val="00374240"/>
    <w:rsid w:val="00374252"/>
    <w:rsid w:val="00375053"/>
    <w:rsid w:val="00375064"/>
    <w:rsid w:val="003754CB"/>
    <w:rsid w:val="003764CE"/>
    <w:rsid w:val="00376F20"/>
    <w:rsid w:val="00377402"/>
    <w:rsid w:val="00381E06"/>
    <w:rsid w:val="00382E74"/>
    <w:rsid w:val="00383C28"/>
    <w:rsid w:val="00385070"/>
    <w:rsid w:val="003854C5"/>
    <w:rsid w:val="0038550A"/>
    <w:rsid w:val="003868F1"/>
    <w:rsid w:val="0038764B"/>
    <w:rsid w:val="00387BC8"/>
    <w:rsid w:val="00390167"/>
    <w:rsid w:val="003907F0"/>
    <w:rsid w:val="00390AAB"/>
    <w:rsid w:val="003910FE"/>
    <w:rsid w:val="00391FC0"/>
    <w:rsid w:val="003927CD"/>
    <w:rsid w:val="003928B4"/>
    <w:rsid w:val="003932A0"/>
    <w:rsid w:val="003933CE"/>
    <w:rsid w:val="00394094"/>
    <w:rsid w:val="00395ADE"/>
    <w:rsid w:val="0039798D"/>
    <w:rsid w:val="00397E04"/>
    <w:rsid w:val="003A0C32"/>
    <w:rsid w:val="003A0DD6"/>
    <w:rsid w:val="003A1089"/>
    <w:rsid w:val="003A1465"/>
    <w:rsid w:val="003A282A"/>
    <w:rsid w:val="003A38EF"/>
    <w:rsid w:val="003A6388"/>
    <w:rsid w:val="003A64BC"/>
    <w:rsid w:val="003A7120"/>
    <w:rsid w:val="003A738F"/>
    <w:rsid w:val="003A7A92"/>
    <w:rsid w:val="003B04E4"/>
    <w:rsid w:val="003B05F8"/>
    <w:rsid w:val="003B1C35"/>
    <w:rsid w:val="003B29A2"/>
    <w:rsid w:val="003B3291"/>
    <w:rsid w:val="003B3361"/>
    <w:rsid w:val="003B3C45"/>
    <w:rsid w:val="003B3CC0"/>
    <w:rsid w:val="003B4C3F"/>
    <w:rsid w:val="003B5251"/>
    <w:rsid w:val="003B6EEC"/>
    <w:rsid w:val="003B7595"/>
    <w:rsid w:val="003C101D"/>
    <w:rsid w:val="003C1096"/>
    <w:rsid w:val="003C21B7"/>
    <w:rsid w:val="003C2B05"/>
    <w:rsid w:val="003C425F"/>
    <w:rsid w:val="003C5CD6"/>
    <w:rsid w:val="003C5D4A"/>
    <w:rsid w:val="003C5E27"/>
    <w:rsid w:val="003C6BB3"/>
    <w:rsid w:val="003C7042"/>
    <w:rsid w:val="003C7194"/>
    <w:rsid w:val="003C7868"/>
    <w:rsid w:val="003D0A09"/>
    <w:rsid w:val="003D0C32"/>
    <w:rsid w:val="003D169D"/>
    <w:rsid w:val="003D17B5"/>
    <w:rsid w:val="003D25A7"/>
    <w:rsid w:val="003D5ECA"/>
    <w:rsid w:val="003D5F4E"/>
    <w:rsid w:val="003D64BC"/>
    <w:rsid w:val="003E0925"/>
    <w:rsid w:val="003E18E2"/>
    <w:rsid w:val="003E375F"/>
    <w:rsid w:val="003E440D"/>
    <w:rsid w:val="003E4DEB"/>
    <w:rsid w:val="003E505F"/>
    <w:rsid w:val="003E56BF"/>
    <w:rsid w:val="003E5759"/>
    <w:rsid w:val="003E575F"/>
    <w:rsid w:val="003F1BBA"/>
    <w:rsid w:val="003F1E39"/>
    <w:rsid w:val="003F27E5"/>
    <w:rsid w:val="003F29FB"/>
    <w:rsid w:val="003F2C91"/>
    <w:rsid w:val="003F2E40"/>
    <w:rsid w:val="003F30BE"/>
    <w:rsid w:val="003F3A8B"/>
    <w:rsid w:val="003F3C65"/>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314CF"/>
    <w:rsid w:val="00431B8B"/>
    <w:rsid w:val="00431DC6"/>
    <w:rsid w:val="00433489"/>
    <w:rsid w:val="00436F8A"/>
    <w:rsid w:val="00440175"/>
    <w:rsid w:val="00440C14"/>
    <w:rsid w:val="00440DD3"/>
    <w:rsid w:val="0044115F"/>
    <w:rsid w:val="00442629"/>
    <w:rsid w:val="00445140"/>
    <w:rsid w:val="00445C7D"/>
    <w:rsid w:val="0044602E"/>
    <w:rsid w:val="00446F73"/>
    <w:rsid w:val="004476E7"/>
    <w:rsid w:val="004477E7"/>
    <w:rsid w:val="004478A0"/>
    <w:rsid w:val="004522CA"/>
    <w:rsid w:val="00453260"/>
    <w:rsid w:val="0045349F"/>
    <w:rsid w:val="00453849"/>
    <w:rsid w:val="00454B37"/>
    <w:rsid w:val="00454BF6"/>
    <w:rsid w:val="00455211"/>
    <w:rsid w:val="00455C01"/>
    <w:rsid w:val="00455FA1"/>
    <w:rsid w:val="004573B1"/>
    <w:rsid w:val="0045754E"/>
    <w:rsid w:val="004619C6"/>
    <w:rsid w:val="00461EAA"/>
    <w:rsid w:val="004621D5"/>
    <w:rsid w:val="004624D6"/>
    <w:rsid w:val="004635CF"/>
    <w:rsid w:val="0046366F"/>
    <w:rsid w:val="004636EA"/>
    <w:rsid w:val="00464491"/>
    <w:rsid w:val="00466752"/>
    <w:rsid w:val="00466D80"/>
    <w:rsid w:val="004673E1"/>
    <w:rsid w:val="00470F55"/>
    <w:rsid w:val="00471A22"/>
    <w:rsid w:val="004726DA"/>
    <w:rsid w:val="004729CE"/>
    <w:rsid w:val="0047363E"/>
    <w:rsid w:val="00473E5A"/>
    <w:rsid w:val="00474352"/>
    <w:rsid w:val="00475F45"/>
    <w:rsid w:val="00476C62"/>
    <w:rsid w:val="0047703F"/>
    <w:rsid w:val="00480056"/>
    <w:rsid w:val="004800A3"/>
    <w:rsid w:val="00480251"/>
    <w:rsid w:val="0048089D"/>
    <w:rsid w:val="0048175A"/>
    <w:rsid w:val="0048278D"/>
    <w:rsid w:val="00483312"/>
    <w:rsid w:val="00484254"/>
    <w:rsid w:val="00484AE7"/>
    <w:rsid w:val="00484D22"/>
    <w:rsid w:val="0048562C"/>
    <w:rsid w:val="00486628"/>
    <w:rsid w:val="004867B0"/>
    <w:rsid w:val="00486AA3"/>
    <w:rsid w:val="00486F6D"/>
    <w:rsid w:val="004908CD"/>
    <w:rsid w:val="004927C3"/>
    <w:rsid w:val="004948F5"/>
    <w:rsid w:val="00494FCF"/>
    <w:rsid w:val="004958DF"/>
    <w:rsid w:val="004A04A1"/>
    <w:rsid w:val="004A0EE5"/>
    <w:rsid w:val="004A156F"/>
    <w:rsid w:val="004A210B"/>
    <w:rsid w:val="004A29A3"/>
    <w:rsid w:val="004A5103"/>
    <w:rsid w:val="004A6452"/>
    <w:rsid w:val="004A699D"/>
    <w:rsid w:val="004A69EE"/>
    <w:rsid w:val="004A77B3"/>
    <w:rsid w:val="004A7C44"/>
    <w:rsid w:val="004B012C"/>
    <w:rsid w:val="004B0270"/>
    <w:rsid w:val="004B17E1"/>
    <w:rsid w:val="004B3531"/>
    <w:rsid w:val="004B3BAC"/>
    <w:rsid w:val="004B4136"/>
    <w:rsid w:val="004B44B9"/>
    <w:rsid w:val="004B48C4"/>
    <w:rsid w:val="004B50F8"/>
    <w:rsid w:val="004B56DF"/>
    <w:rsid w:val="004B57EC"/>
    <w:rsid w:val="004B5CB7"/>
    <w:rsid w:val="004B7A27"/>
    <w:rsid w:val="004C0436"/>
    <w:rsid w:val="004C1320"/>
    <w:rsid w:val="004C1DE2"/>
    <w:rsid w:val="004C2238"/>
    <w:rsid w:val="004C2ADE"/>
    <w:rsid w:val="004C2EBC"/>
    <w:rsid w:val="004C4461"/>
    <w:rsid w:val="004C5138"/>
    <w:rsid w:val="004C59AF"/>
    <w:rsid w:val="004C5D2D"/>
    <w:rsid w:val="004C5EE9"/>
    <w:rsid w:val="004C6C40"/>
    <w:rsid w:val="004D0C88"/>
    <w:rsid w:val="004D1E31"/>
    <w:rsid w:val="004D1EDC"/>
    <w:rsid w:val="004D32B2"/>
    <w:rsid w:val="004D4B3E"/>
    <w:rsid w:val="004D6466"/>
    <w:rsid w:val="004D7145"/>
    <w:rsid w:val="004D7BB6"/>
    <w:rsid w:val="004E002E"/>
    <w:rsid w:val="004E1249"/>
    <w:rsid w:val="004E14F8"/>
    <w:rsid w:val="004E1766"/>
    <w:rsid w:val="004E2226"/>
    <w:rsid w:val="004E3EDB"/>
    <w:rsid w:val="004E51F1"/>
    <w:rsid w:val="004E5F83"/>
    <w:rsid w:val="004E672D"/>
    <w:rsid w:val="004E6CEA"/>
    <w:rsid w:val="004F0F2C"/>
    <w:rsid w:val="004F1031"/>
    <w:rsid w:val="004F170A"/>
    <w:rsid w:val="004F463B"/>
    <w:rsid w:val="004F4E9D"/>
    <w:rsid w:val="0050036B"/>
    <w:rsid w:val="0050073D"/>
    <w:rsid w:val="00503D0F"/>
    <w:rsid w:val="00504EEA"/>
    <w:rsid w:val="005058BD"/>
    <w:rsid w:val="00507D0A"/>
    <w:rsid w:val="00507E65"/>
    <w:rsid w:val="00507F7D"/>
    <w:rsid w:val="0051009D"/>
    <w:rsid w:val="0051063B"/>
    <w:rsid w:val="00510A89"/>
    <w:rsid w:val="00510C62"/>
    <w:rsid w:val="005112F4"/>
    <w:rsid w:val="0051161A"/>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18A9"/>
    <w:rsid w:val="005225A4"/>
    <w:rsid w:val="00522607"/>
    <w:rsid w:val="005227E8"/>
    <w:rsid w:val="005234ED"/>
    <w:rsid w:val="00524F7C"/>
    <w:rsid w:val="00525104"/>
    <w:rsid w:val="0052518D"/>
    <w:rsid w:val="00526663"/>
    <w:rsid w:val="005276BD"/>
    <w:rsid w:val="00527F11"/>
    <w:rsid w:val="00530124"/>
    <w:rsid w:val="005305E8"/>
    <w:rsid w:val="00531066"/>
    <w:rsid w:val="00531278"/>
    <w:rsid w:val="00531F21"/>
    <w:rsid w:val="00532D87"/>
    <w:rsid w:val="00533BEE"/>
    <w:rsid w:val="005351B0"/>
    <w:rsid w:val="0053632A"/>
    <w:rsid w:val="00536C2A"/>
    <w:rsid w:val="00537950"/>
    <w:rsid w:val="00540250"/>
    <w:rsid w:val="00540399"/>
    <w:rsid w:val="00540957"/>
    <w:rsid w:val="00541EB4"/>
    <w:rsid w:val="005441EF"/>
    <w:rsid w:val="00544EE1"/>
    <w:rsid w:val="00545CCC"/>
    <w:rsid w:val="0054681D"/>
    <w:rsid w:val="00547474"/>
    <w:rsid w:val="005479F1"/>
    <w:rsid w:val="005502EB"/>
    <w:rsid w:val="005523F2"/>
    <w:rsid w:val="00553795"/>
    <w:rsid w:val="005537E6"/>
    <w:rsid w:val="00554543"/>
    <w:rsid w:val="00556F6E"/>
    <w:rsid w:val="00557E67"/>
    <w:rsid w:val="005628DD"/>
    <w:rsid w:val="00562B8D"/>
    <w:rsid w:val="00563BEF"/>
    <w:rsid w:val="00565450"/>
    <w:rsid w:val="00565BA1"/>
    <w:rsid w:val="00566C89"/>
    <w:rsid w:val="005677E0"/>
    <w:rsid w:val="0057085E"/>
    <w:rsid w:val="005714B4"/>
    <w:rsid w:val="00571E34"/>
    <w:rsid w:val="00572C08"/>
    <w:rsid w:val="00574BCC"/>
    <w:rsid w:val="005751AD"/>
    <w:rsid w:val="0057557B"/>
    <w:rsid w:val="0057563B"/>
    <w:rsid w:val="005761D2"/>
    <w:rsid w:val="00576C91"/>
    <w:rsid w:val="00576EFD"/>
    <w:rsid w:val="00577AEF"/>
    <w:rsid w:val="00577EAE"/>
    <w:rsid w:val="00581445"/>
    <w:rsid w:val="005814E9"/>
    <w:rsid w:val="00581610"/>
    <w:rsid w:val="00581B33"/>
    <w:rsid w:val="00583BD7"/>
    <w:rsid w:val="00584582"/>
    <w:rsid w:val="0058490F"/>
    <w:rsid w:val="00584962"/>
    <w:rsid w:val="005856CA"/>
    <w:rsid w:val="005859FF"/>
    <w:rsid w:val="005870BC"/>
    <w:rsid w:val="00587978"/>
    <w:rsid w:val="00587DB0"/>
    <w:rsid w:val="005903EA"/>
    <w:rsid w:val="00590708"/>
    <w:rsid w:val="00590DC8"/>
    <w:rsid w:val="0059243B"/>
    <w:rsid w:val="00593909"/>
    <w:rsid w:val="0059491D"/>
    <w:rsid w:val="00595453"/>
    <w:rsid w:val="00596B3D"/>
    <w:rsid w:val="00597C4A"/>
    <w:rsid w:val="005A1984"/>
    <w:rsid w:val="005A1B07"/>
    <w:rsid w:val="005A2E1C"/>
    <w:rsid w:val="005A3369"/>
    <w:rsid w:val="005A42DF"/>
    <w:rsid w:val="005A484D"/>
    <w:rsid w:val="005A4BAE"/>
    <w:rsid w:val="005A7618"/>
    <w:rsid w:val="005B07DA"/>
    <w:rsid w:val="005B172D"/>
    <w:rsid w:val="005B1AF8"/>
    <w:rsid w:val="005B1F0E"/>
    <w:rsid w:val="005B208E"/>
    <w:rsid w:val="005B2C2A"/>
    <w:rsid w:val="005B344C"/>
    <w:rsid w:val="005B345D"/>
    <w:rsid w:val="005B3918"/>
    <w:rsid w:val="005B449F"/>
    <w:rsid w:val="005B5A95"/>
    <w:rsid w:val="005B68A4"/>
    <w:rsid w:val="005C004F"/>
    <w:rsid w:val="005C06AE"/>
    <w:rsid w:val="005C1CD2"/>
    <w:rsid w:val="005C4396"/>
    <w:rsid w:val="005C5842"/>
    <w:rsid w:val="005C65AE"/>
    <w:rsid w:val="005D0C58"/>
    <w:rsid w:val="005D0D9A"/>
    <w:rsid w:val="005D34C8"/>
    <w:rsid w:val="005D34FD"/>
    <w:rsid w:val="005D3A90"/>
    <w:rsid w:val="005D3CF7"/>
    <w:rsid w:val="005D4048"/>
    <w:rsid w:val="005D456B"/>
    <w:rsid w:val="005D51D3"/>
    <w:rsid w:val="005D695C"/>
    <w:rsid w:val="005D73F5"/>
    <w:rsid w:val="005D7C6F"/>
    <w:rsid w:val="005D7F63"/>
    <w:rsid w:val="005E2DD3"/>
    <w:rsid w:val="005E3304"/>
    <w:rsid w:val="005E349A"/>
    <w:rsid w:val="005E4ECC"/>
    <w:rsid w:val="005E4F35"/>
    <w:rsid w:val="005E635F"/>
    <w:rsid w:val="005E7488"/>
    <w:rsid w:val="005F02D4"/>
    <w:rsid w:val="005F0EC6"/>
    <w:rsid w:val="005F1EC4"/>
    <w:rsid w:val="005F1F15"/>
    <w:rsid w:val="005F37F1"/>
    <w:rsid w:val="005F3D63"/>
    <w:rsid w:val="005F3E4B"/>
    <w:rsid w:val="005F42B6"/>
    <w:rsid w:val="005F4619"/>
    <w:rsid w:val="005F49B5"/>
    <w:rsid w:val="005F67E0"/>
    <w:rsid w:val="005F69AC"/>
    <w:rsid w:val="006007EA"/>
    <w:rsid w:val="00600F82"/>
    <w:rsid w:val="0060274C"/>
    <w:rsid w:val="006033D9"/>
    <w:rsid w:val="00603B1A"/>
    <w:rsid w:val="00604BB2"/>
    <w:rsid w:val="00605027"/>
    <w:rsid w:val="00607073"/>
    <w:rsid w:val="00607420"/>
    <w:rsid w:val="00607FA2"/>
    <w:rsid w:val="00610E4C"/>
    <w:rsid w:val="00612337"/>
    <w:rsid w:val="00612FC5"/>
    <w:rsid w:val="00614187"/>
    <w:rsid w:val="00614831"/>
    <w:rsid w:val="00614A4A"/>
    <w:rsid w:val="0061560A"/>
    <w:rsid w:val="00615B20"/>
    <w:rsid w:val="006165FD"/>
    <w:rsid w:val="00620897"/>
    <w:rsid w:val="00620961"/>
    <w:rsid w:val="00621A18"/>
    <w:rsid w:val="00621EEA"/>
    <w:rsid w:val="00622C93"/>
    <w:rsid w:val="00624570"/>
    <w:rsid w:val="00624825"/>
    <w:rsid w:val="00625823"/>
    <w:rsid w:val="00625940"/>
    <w:rsid w:val="006263AC"/>
    <w:rsid w:val="006278E0"/>
    <w:rsid w:val="006302EA"/>
    <w:rsid w:val="00630D19"/>
    <w:rsid w:val="006312E5"/>
    <w:rsid w:val="00631A92"/>
    <w:rsid w:val="006342EF"/>
    <w:rsid w:val="00634896"/>
    <w:rsid w:val="00635BE4"/>
    <w:rsid w:val="006366CA"/>
    <w:rsid w:val="00637A61"/>
    <w:rsid w:val="006412AD"/>
    <w:rsid w:val="00641D5B"/>
    <w:rsid w:val="0064211A"/>
    <w:rsid w:val="006421CE"/>
    <w:rsid w:val="0064233B"/>
    <w:rsid w:val="006426AC"/>
    <w:rsid w:val="006431C5"/>
    <w:rsid w:val="0064469E"/>
    <w:rsid w:val="00644854"/>
    <w:rsid w:val="006449B0"/>
    <w:rsid w:val="00644CFF"/>
    <w:rsid w:val="00645211"/>
    <w:rsid w:val="00645BA1"/>
    <w:rsid w:val="0064601A"/>
    <w:rsid w:val="00646508"/>
    <w:rsid w:val="00646BB7"/>
    <w:rsid w:val="00646F96"/>
    <w:rsid w:val="006473B8"/>
    <w:rsid w:val="00650639"/>
    <w:rsid w:val="00654144"/>
    <w:rsid w:val="00655078"/>
    <w:rsid w:val="006557D9"/>
    <w:rsid w:val="00655FC9"/>
    <w:rsid w:val="0065620F"/>
    <w:rsid w:val="006567FD"/>
    <w:rsid w:val="006569F1"/>
    <w:rsid w:val="006607B1"/>
    <w:rsid w:val="00660DDB"/>
    <w:rsid w:val="006612EF"/>
    <w:rsid w:val="0066168E"/>
    <w:rsid w:val="00661746"/>
    <w:rsid w:val="00661757"/>
    <w:rsid w:val="006666D8"/>
    <w:rsid w:val="00667B21"/>
    <w:rsid w:val="00667FD7"/>
    <w:rsid w:val="0067395B"/>
    <w:rsid w:val="00673DB3"/>
    <w:rsid w:val="00675074"/>
    <w:rsid w:val="006764C2"/>
    <w:rsid w:val="00676B18"/>
    <w:rsid w:val="00676EF8"/>
    <w:rsid w:val="00677237"/>
    <w:rsid w:val="00677CAC"/>
    <w:rsid w:val="006811CF"/>
    <w:rsid w:val="00682F2A"/>
    <w:rsid w:val="006835C0"/>
    <w:rsid w:val="0068370C"/>
    <w:rsid w:val="00684279"/>
    <w:rsid w:val="00684F7D"/>
    <w:rsid w:val="00686333"/>
    <w:rsid w:val="00690538"/>
    <w:rsid w:val="00690961"/>
    <w:rsid w:val="00691A05"/>
    <w:rsid w:val="00691CF6"/>
    <w:rsid w:val="00692762"/>
    <w:rsid w:val="00692D80"/>
    <w:rsid w:val="006942E6"/>
    <w:rsid w:val="00695E2D"/>
    <w:rsid w:val="006979A0"/>
    <w:rsid w:val="006A00E9"/>
    <w:rsid w:val="006A03FF"/>
    <w:rsid w:val="006A0890"/>
    <w:rsid w:val="006A0C7E"/>
    <w:rsid w:val="006A2A05"/>
    <w:rsid w:val="006A3437"/>
    <w:rsid w:val="006A3CF8"/>
    <w:rsid w:val="006A3D0B"/>
    <w:rsid w:val="006A4D03"/>
    <w:rsid w:val="006A5F54"/>
    <w:rsid w:val="006A6457"/>
    <w:rsid w:val="006B0518"/>
    <w:rsid w:val="006B0BF8"/>
    <w:rsid w:val="006B50B0"/>
    <w:rsid w:val="006B5562"/>
    <w:rsid w:val="006B558B"/>
    <w:rsid w:val="006B5E75"/>
    <w:rsid w:val="006B6BD5"/>
    <w:rsid w:val="006B73C2"/>
    <w:rsid w:val="006B7F6B"/>
    <w:rsid w:val="006C1D98"/>
    <w:rsid w:val="006C2609"/>
    <w:rsid w:val="006C350E"/>
    <w:rsid w:val="006C4D41"/>
    <w:rsid w:val="006C4FBF"/>
    <w:rsid w:val="006C50E2"/>
    <w:rsid w:val="006C644E"/>
    <w:rsid w:val="006C64BF"/>
    <w:rsid w:val="006C66E8"/>
    <w:rsid w:val="006C74C8"/>
    <w:rsid w:val="006C75FA"/>
    <w:rsid w:val="006D04BD"/>
    <w:rsid w:val="006D0B36"/>
    <w:rsid w:val="006D1AB5"/>
    <w:rsid w:val="006D3180"/>
    <w:rsid w:val="006D3222"/>
    <w:rsid w:val="006D3E68"/>
    <w:rsid w:val="006D502A"/>
    <w:rsid w:val="006D55EC"/>
    <w:rsid w:val="006D57EF"/>
    <w:rsid w:val="006D5E68"/>
    <w:rsid w:val="006D764D"/>
    <w:rsid w:val="006E00A5"/>
    <w:rsid w:val="006E1994"/>
    <w:rsid w:val="006E19EB"/>
    <w:rsid w:val="006E2141"/>
    <w:rsid w:val="006E345E"/>
    <w:rsid w:val="006E38AA"/>
    <w:rsid w:val="006E4004"/>
    <w:rsid w:val="006E4ED9"/>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0DD3"/>
    <w:rsid w:val="00701BFC"/>
    <w:rsid w:val="00702149"/>
    <w:rsid w:val="00702B67"/>
    <w:rsid w:val="00704B17"/>
    <w:rsid w:val="00704F36"/>
    <w:rsid w:val="007054F0"/>
    <w:rsid w:val="00705500"/>
    <w:rsid w:val="007105D6"/>
    <w:rsid w:val="007107B9"/>
    <w:rsid w:val="00710C61"/>
    <w:rsid w:val="007116EA"/>
    <w:rsid w:val="00711D99"/>
    <w:rsid w:val="007125AB"/>
    <w:rsid w:val="00713098"/>
    <w:rsid w:val="0071309F"/>
    <w:rsid w:val="007139CC"/>
    <w:rsid w:val="00714F0C"/>
    <w:rsid w:val="00715A2E"/>
    <w:rsid w:val="00717362"/>
    <w:rsid w:val="007176B0"/>
    <w:rsid w:val="00720570"/>
    <w:rsid w:val="00720887"/>
    <w:rsid w:val="00722052"/>
    <w:rsid w:val="007225B9"/>
    <w:rsid w:val="00722847"/>
    <w:rsid w:val="00723A81"/>
    <w:rsid w:val="007254F2"/>
    <w:rsid w:val="00725F1D"/>
    <w:rsid w:val="00727487"/>
    <w:rsid w:val="007278F1"/>
    <w:rsid w:val="007314A8"/>
    <w:rsid w:val="00732C10"/>
    <w:rsid w:val="00733365"/>
    <w:rsid w:val="00733801"/>
    <w:rsid w:val="00733B6A"/>
    <w:rsid w:val="00733D7A"/>
    <w:rsid w:val="00734559"/>
    <w:rsid w:val="007367C1"/>
    <w:rsid w:val="0073700C"/>
    <w:rsid w:val="0074071F"/>
    <w:rsid w:val="00740A0E"/>
    <w:rsid w:val="00741DC3"/>
    <w:rsid w:val="0074205C"/>
    <w:rsid w:val="00742EFA"/>
    <w:rsid w:val="00743043"/>
    <w:rsid w:val="00743DF4"/>
    <w:rsid w:val="0074501A"/>
    <w:rsid w:val="007457EC"/>
    <w:rsid w:val="00745A6B"/>
    <w:rsid w:val="00745F86"/>
    <w:rsid w:val="00747010"/>
    <w:rsid w:val="007474F1"/>
    <w:rsid w:val="00750555"/>
    <w:rsid w:val="00750C7A"/>
    <w:rsid w:val="0075149B"/>
    <w:rsid w:val="007519EA"/>
    <w:rsid w:val="007529F1"/>
    <w:rsid w:val="0075340E"/>
    <w:rsid w:val="007534DC"/>
    <w:rsid w:val="007537CC"/>
    <w:rsid w:val="007550F3"/>
    <w:rsid w:val="0075644E"/>
    <w:rsid w:val="0075654C"/>
    <w:rsid w:val="0075655E"/>
    <w:rsid w:val="00756B00"/>
    <w:rsid w:val="00757BD4"/>
    <w:rsid w:val="00760C6B"/>
    <w:rsid w:val="0076166B"/>
    <w:rsid w:val="00762FE1"/>
    <w:rsid w:val="007631D0"/>
    <w:rsid w:val="00763370"/>
    <w:rsid w:val="00763EC6"/>
    <w:rsid w:val="0076499A"/>
    <w:rsid w:val="00766641"/>
    <w:rsid w:val="00766ED5"/>
    <w:rsid w:val="00767B14"/>
    <w:rsid w:val="007701E9"/>
    <w:rsid w:val="0077138C"/>
    <w:rsid w:val="007715D6"/>
    <w:rsid w:val="00771DAB"/>
    <w:rsid w:val="007724EE"/>
    <w:rsid w:val="00772B3E"/>
    <w:rsid w:val="00772E77"/>
    <w:rsid w:val="0077351C"/>
    <w:rsid w:val="00773B42"/>
    <w:rsid w:val="007745B4"/>
    <w:rsid w:val="007756E6"/>
    <w:rsid w:val="00777E22"/>
    <w:rsid w:val="00777E8A"/>
    <w:rsid w:val="007801FF"/>
    <w:rsid w:val="00781386"/>
    <w:rsid w:val="0078164E"/>
    <w:rsid w:val="007816E8"/>
    <w:rsid w:val="0078199A"/>
    <w:rsid w:val="00782CC5"/>
    <w:rsid w:val="00785C4F"/>
    <w:rsid w:val="00786E46"/>
    <w:rsid w:val="0078737C"/>
    <w:rsid w:val="007904F6"/>
    <w:rsid w:val="007913CD"/>
    <w:rsid w:val="00791C4F"/>
    <w:rsid w:val="007948EE"/>
    <w:rsid w:val="007A0773"/>
    <w:rsid w:val="007A13A0"/>
    <w:rsid w:val="007A1ACD"/>
    <w:rsid w:val="007A2397"/>
    <w:rsid w:val="007A29D1"/>
    <w:rsid w:val="007A30C5"/>
    <w:rsid w:val="007A31C2"/>
    <w:rsid w:val="007A32E1"/>
    <w:rsid w:val="007A41CE"/>
    <w:rsid w:val="007A42A5"/>
    <w:rsid w:val="007A480A"/>
    <w:rsid w:val="007A6B1D"/>
    <w:rsid w:val="007A7812"/>
    <w:rsid w:val="007A7C56"/>
    <w:rsid w:val="007A7E00"/>
    <w:rsid w:val="007B01B9"/>
    <w:rsid w:val="007B02D1"/>
    <w:rsid w:val="007B21D9"/>
    <w:rsid w:val="007B36A5"/>
    <w:rsid w:val="007B3C24"/>
    <w:rsid w:val="007B53ED"/>
    <w:rsid w:val="007B67B0"/>
    <w:rsid w:val="007B69E5"/>
    <w:rsid w:val="007B7B24"/>
    <w:rsid w:val="007C0355"/>
    <w:rsid w:val="007C178E"/>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6D36"/>
    <w:rsid w:val="007E72CB"/>
    <w:rsid w:val="007E77A1"/>
    <w:rsid w:val="007F2431"/>
    <w:rsid w:val="007F25E0"/>
    <w:rsid w:val="007F2620"/>
    <w:rsid w:val="007F3269"/>
    <w:rsid w:val="007F3DA9"/>
    <w:rsid w:val="007F3E2B"/>
    <w:rsid w:val="007F40C9"/>
    <w:rsid w:val="007F4A9E"/>
    <w:rsid w:val="007F4F17"/>
    <w:rsid w:val="007F64C8"/>
    <w:rsid w:val="007F6D6F"/>
    <w:rsid w:val="007F6F8A"/>
    <w:rsid w:val="008010CD"/>
    <w:rsid w:val="008014F8"/>
    <w:rsid w:val="008014FB"/>
    <w:rsid w:val="00801A8F"/>
    <w:rsid w:val="00802332"/>
    <w:rsid w:val="0080233C"/>
    <w:rsid w:val="008028BD"/>
    <w:rsid w:val="00802FF8"/>
    <w:rsid w:val="0080382C"/>
    <w:rsid w:val="00804A74"/>
    <w:rsid w:val="00804F1F"/>
    <w:rsid w:val="008054C9"/>
    <w:rsid w:val="00806027"/>
    <w:rsid w:val="00807363"/>
    <w:rsid w:val="00807737"/>
    <w:rsid w:val="0081176D"/>
    <w:rsid w:val="00811C55"/>
    <w:rsid w:val="00812783"/>
    <w:rsid w:val="00813A7D"/>
    <w:rsid w:val="00813DE3"/>
    <w:rsid w:val="008141C0"/>
    <w:rsid w:val="008146F8"/>
    <w:rsid w:val="008151E2"/>
    <w:rsid w:val="00815608"/>
    <w:rsid w:val="00815674"/>
    <w:rsid w:val="008159F6"/>
    <w:rsid w:val="008170DD"/>
    <w:rsid w:val="008201EB"/>
    <w:rsid w:val="00821649"/>
    <w:rsid w:val="00823C18"/>
    <w:rsid w:val="00823D41"/>
    <w:rsid w:val="00823E67"/>
    <w:rsid w:val="0082519C"/>
    <w:rsid w:val="008256E3"/>
    <w:rsid w:val="00825C86"/>
    <w:rsid w:val="00825FFD"/>
    <w:rsid w:val="00826322"/>
    <w:rsid w:val="0082666F"/>
    <w:rsid w:val="00826BF9"/>
    <w:rsid w:val="0083080D"/>
    <w:rsid w:val="0083222F"/>
    <w:rsid w:val="008329CD"/>
    <w:rsid w:val="008329DD"/>
    <w:rsid w:val="00833FB0"/>
    <w:rsid w:val="00834728"/>
    <w:rsid w:val="00840404"/>
    <w:rsid w:val="0084069D"/>
    <w:rsid w:val="00841562"/>
    <w:rsid w:val="00842B4A"/>
    <w:rsid w:val="00842C74"/>
    <w:rsid w:val="00843DB3"/>
    <w:rsid w:val="0084445B"/>
    <w:rsid w:val="008450EF"/>
    <w:rsid w:val="0084708A"/>
    <w:rsid w:val="008504F2"/>
    <w:rsid w:val="00850D93"/>
    <w:rsid w:val="00851CA6"/>
    <w:rsid w:val="00852655"/>
    <w:rsid w:val="00852B56"/>
    <w:rsid w:val="00854677"/>
    <w:rsid w:val="00856153"/>
    <w:rsid w:val="008564DD"/>
    <w:rsid w:val="00856683"/>
    <w:rsid w:val="008573E7"/>
    <w:rsid w:val="00857899"/>
    <w:rsid w:val="0086046F"/>
    <w:rsid w:val="008610C5"/>
    <w:rsid w:val="008622CF"/>
    <w:rsid w:val="00862C28"/>
    <w:rsid w:val="00864AFD"/>
    <w:rsid w:val="008659C9"/>
    <w:rsid w:val="008702E6"/>
    <w:rsid w:val="008707A7"/>
    <w:rsid w:val="00870D35"/>
    <w:rsid w:val="00871D55"/>
    <w:rsid w:val="00873B73"/>
    <w:rsid w:val="00874A3A"/>
    <w:rsid w:val="008751BE"/>
    <w:rsid w:val="00875BE1"/>
    <w:rsid w:val="00876412"/>
    <w:rsid w:val="00877A71"/>
    <w:rsid w:val="00880CC8"/>
    <w:rsid w:val="00881838"/>
    <w:rsid w:val="00882DA7"/>
    <w:rsid w:val="00883B42"/>
    <w:rsid w:val="008855A3"/>
    <w:rsid w:val="00885DE8"/>
    <w:rsid w:val="00885F14"/>
    <w:rsid w:val="0088629F"/>
    <w:rsid w:val="008867F7"/>
    <w:rsid w:val="00887FD8"/>
    <w:rsid w:val="00890539"/>
    <w:rsid w:val="008906BE"/>
    <w:rsid w:val="00892119"/>
    <w:rsid w:val="008923AF"/>
    <w:rsid w:val="008948A6"/>
    <w:rsid w:val="00896E97"/>
    <w:rsid w:val="00897152"/>
    <w:rsid w:val="008A2553"/>
    <w:rsid w:val="008A2A7A"/>
    <w:rsid w:val="008A4284"/>
    <w:rsid w:val="008A4658"/>
    <w:rsid w:val="008A5756"/>
    <w:rsid w:val="008A5F49"/>
    <w:rsid w:val="008A6487"/>
    <w:rsid w:val="008A67AB"/>
    <w:rsid w:val="008B0D5A"/>
    <w:rsid w:val="008B296C"/>
    <w:rsid w:val="008B2995"/>
    <w:rsid w:val="008B3FEA"/>
    <w:rsid w:val="008B4A03"/>
    <w:rsid w:val="008B5346"/>
    <w:rsid w:val="008B557A"/>
    <w:rsid w:val="008B5609"/>
    <w:rsid w:val="008B623B"/>
    <w:rsid w:val="008B71CF"/>
    <w:rsid w:val="008C019B"/>
    <w:rsid w:val="008C1C3F"/>
    <w:rsid w:val="008C1E46"/>
    <w:rsid w:val="008C23D1"/>
    <w:rsid w:val="008C27FB"/>
    <w:rsid w:val="008C2C01"/>
    <w:rsid w:val="008C2D1F"/>
    <w:rsid w:val="008C33BC"/>
    <w:rsid w:val="008C4386"/>
    <w:rsid w:val="008C4798"/>
    <w:rsid w:val="008C4DD2"/>
    <w:rsid w:val="008C56F9"/>
    <w:rsid w:val="008C58EF"/>
    <w:rsid w:val="008C5C06"/>
    <w:rsid w:val="008D0381"/>
    <w:rsid w:val="008D0F11"/>
    <w:rsid w:val="008D1D17"/>
    <w:rsid w:val="008D2E7F"/>
    <w:rsid w:val="008D323E"/>
    <w:rsid w:val="008D3AB5"/>
    <w:rsid w:val="008D48FE"/>
    <w:rsid w:val="008D64EE"/>
    <w:rsid w:val="008D699D"/>
    <w:rsid w:val="008D71B8"/>
    <w:rsid w:val="008E07DA"/>
    <w:rsid w:val="008E0E63"/>
    <w:rsid w:val="008E119B"/>
    <w:rsid w:val="008E13C3"/>
    <w:rsid w:val="008E1DF8"/>
    <w:rsid w:val="008E2391"/>
    <w:rsid w:val="008E273B"/>
    <w:rsid w:val="008E3016"/>
    <w:rsid w:val="008E3CF8"/>
    <w:rsid w:val="008E4578"/>
    <w:rsid w:val="008E45A8"/>
    <w:rsid w:val="008E4B56"/>
    <w:rsid w:val="008E71D4"/>
    <w:rsid w:val="008F019B"/>
    <w:rsid w:val="008F1C02"/>
    <w:rsid w:val="008F1C25"/>
    <w:rsid w:val="008F24EA"/>
    <w:rsid w:val="008F2C41"/>
    <w:rsid w:val="008F3141"/>
    <w:rsid w:val="008F34E0"/>
    <w:rsid w:val="008F3E7F"/>
    <w:rsid w:val="008F5BB9"/>
    <w:rsid w:val="008F7C09"/>
    <w:rsid w:val="00901BC9"/>
    <w:rsid w:val="00904C25"/>
    <w:rsid w:val="00905C54"/>
    <w:rsid w:val="00905D62"/>
    <w:rsid w:val="00905ED9"/>
    <w:rsid w:val="00906894"/>
    <w:rsid w:val="00906E69"/>
    <w:rsid w:val="009106C1"/>
    <w:rsid w:val="00910A12"/>
    <w:rsid w:val="00910C2D"/>
    <w:rsid w:val="0091328A"/>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61F"/>
    <w:rsid w:val="00942941"/>
    <w:rsid w:val="00942BB8"/>
    <w:rsid w:val="0094397E"/>
    <w:rsid w:val="00943C5F"/>
    <w:rsid w:val="00943D91"/>
    <w:rsid w:val="00944FBE"/>
    <w:rsid w:val="009470A5"/>
    <w:rsid w:val="00947599"/>
    <w:rsid w:val="00947643"/>
    <w:rsid w:val="0094791B"/>
    <w:rsid w:val="00947CED"/>
    <w:rsid w:val="00950F86"/>
    <w:rsid w:val="00951EDA"/>
    <w:rsid w:val="00952D76"/>
    <w:rsid w:val="00953870"/>
    <w:rsid w:val="009552CA"/>
    <w:rsid w:val="0095633B"/>
    <w:rsid w:val="00960084"/>
    <w:rsid w:val="00960ED5"/>
    <w:rsid w:val="0096434A"/>
    <w:rsid w:val="00964501"/>
    <w:rsid w:val="0096580F"/>
    <w:rsid w:val="009659AE"/>
    <w:rsid w:val="00965C7A"/>
    <w:rsid w:val="00966085"/>
    <w:rsid w:val="00966DCA"/>
    <w:rsid w:val="009678F9"/>
    <w:rsid w:val="00973E55"/>
    <w:rsid w:val="009743A2"/>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86AD5"/>
    <w:rsid w:val="009916BF"/>
    <w:rsid w:val="009918ED"/>
    <w:rsid w:val="009918F7"/>
    <w:rsid w:val="0099226A"/>
    <w:rsid w:val="00993395"/>
    <w:rsid w:val="00993D28"/>
    <w:rsid w:val="00993E35"/>
    <w:rsid w:val="009954FF"/>
    <w:rsid w:val="00995795"/>
    <w:rsid w:val="00995A4E"/>
    <w:rsid w:val="00996912"/>
    <w:rsid w:val="00997507"/>
    <w:rsid w:val="009979A1"/>
    <w:rsid w:val="00997A2F"/>
    <w:rsid w:val="009A06AE"/>
    <w:rsid w:val="009A0801"/>
    <w:rsid w:val="009A1520"/>
    <w:rsid w:val="009A28C4"/>
    <w:rsid w:val="009A424D"/>
    <w:rsid w:val="009A4708"/>
    <w:rsid w:val="009A4E4B"/>
    <w:rsid w:val="009A6C0F"/>
    <w:rsid w:val="009A6DCD"/>
    <w:rsid w:val="009A7951"/>
    <w:rsid w:val="009B07AF"/>
    <w:rsid w:val="009B101E"/>
    <w:rsid w:val="009B1662"/>
    <w:rsid w:val="009B1985"/>
    <w:rsid w:val="009B3B31"/>
    <w:rsid w:val="009B3E4E"/>
    <w:rsid w:val="009B4233"/>
    <w:rsid w:val="009B4536"/>
    <w:rsid w:val="009B76F2"/>
    <w:rsid w:val="009C06FB"/>
    <w:rsid w:val="009C0E5B"/>
    <w:rsid w:val="009C15A1"/>
    <w:rsid w:val="009C2F1E"/>
    <w:rsid w:val="009C3243"/>
    <w:rsid w:val="009C337E"/>
    <w:rsid w:val="009C4622"/>
    <w:rsid w:val="009C4AEB"/>
    <w:rsid w:val="009C55D7"/>
    <w:rsid w:val="009C5A25"/>
    <w:rsid w:val="009C6241"/>
    <w:rsid w:val="009C7D3B"/>
    <w:rsid w:val="009D00D3"/>
    <w:rsid w:val="009D0B3B"/>
    <w:rsid w:val="009D1F6B"/>
    <w:rsid w:val="009D2657"/>
    <w:rsid w:val="009D2EC5"/>
    <w:rsid w:val="009D6A89"/>
    <w:rsid w:val="009D6DD7"/>
    <w:rsid w:val="009D788E"/>
    <w:rsid w:val="009E034F"/>
    <w:rsid w:val="009E0B07"/>
    <w:rsid w:val="009E14A8"/>
    <w:rsid w:val="009E1BBA"/>
    <w:rsid w:val="009E1EB9"/>
    <w:rsid w:val="009E2462"/>
    <w:rsid w:val="009E2B23"/>
    <w:rsid w:val="009E36A3"/>
    <w:rsid w:val="009E391B"/>
    <w:rsid w:val="009E49C0"/>
    <w:rsid w:val="009E51B0"/>
    <w:rsid w:val="009E6BE8"/>
    <w:rsid w:val="009E6CD0"/>
    <w:rsid w:val="009E6E88"/>
    <w:rsid w:val="009E6F4C"/>
    <w:rsid w:val="009E7E50"/>
    <w:rsid w:val="009F0C9B"/>
    <w:rsid w:val="009F111B"/>
    <w:rsid w:val="009F1665"/>
    <w:rsid w:val="009F1CA3"/>
    <w:rsid w:val="009F20B2"/>
    <w:rsid w:val="009F2C1D"/>
    <w:rsid w:val="009F5B9C"/>
    <w:rsid w:val="009F7A71"/>
    <w:rsid w:val="009F7BD8"/>
    <w:rsid w:val="00A02090"/>
    <w:rsid w:val="00A0268B"/>
    <w:rsid w:val="00A035F8"/>
    <w:rsid w:val="00A04360"/>
    <w:rsid w:val="00A04436"/>
    <w:rsid w:val="00A0479F"/>
    <w:rsid w:val="00A06313"/>
    <w:rsid w:val="00A06838"/>
    <w:rsid w:val="00A1094B"/>
    <w:rsid w:val="00A10A73"/>
    <w:rsid w:val="00A10B06"/>
    <w:rsid w:val="00A117B4"/>
    <w:rsid w:val="00A11B61"/>
    <w:rsid w:val="00A1292D"/>
    <w:rsid w:val="00A12AE1"/>
    <w:rsid w:val="00A1321F"/>
    <w:rsid w:val="00A13738"/>
    <w:rsid w:val="00A13A1A"/>
    <w:rsid w:val="00A13CCF"/>
    <w:rsid w:val="00A15936"/>
    <w:rsid w:val="00A160E9"/>
    <w:rsid w:val="00A201AE"/>
    <w:rsid w:val="00A2074C"/>
    <w:rsid w:val="00A2080F"/>
    <w:rsid w:val="00A208F9"/>
    <w:rsid w:val="00A225CF"/>
    <w:rsid w:val="00A238CB"/>
    <w:rsid w:val="00A24786"/>
    <w:rsid w:val="00A24808"/>
    <w:rsid w:val="00A25142"/>
    <w:rsid w:val="00A25772"/>
    <w:rsid w:val="00A25B4E"/>
    <w:rsid w:val="00A26644"/>
    <w:rsid w:val="00A26743"/>
    <w:rsid w:val="00A26AD3"/>
    <w:rsid w:val="00A26B6B"/>
    <w:rsid w:val="00A277E8"/>
    <w:rsid w:val="00A27FD7"/>
    <w:rsid w:val="00A32956"/>
    <w:rsid w:val="00A32AD5"/>
    <w:rsid w:val="00A32D38"/>
    <w:rsid w:val="00A342C7"/>
    <w:rsid w:val="00A349F6"/>
    <w:rsid w:val="00A36666"/>
    <w:rsid w:val="00A36A44"/>
    <w:rsid w:val="00A37667"/>
    <w:rsid w:val="00A415FC"/>
    <w:rsid w:val="00A4324B"/>
    <w:rsid w:val="00A4385D"/>
    <w:rsid w:val="00A445F2"/>
    <w:rsid w:val="00A44647"/>
    <w:rsid w:val="00A4684C"/>
    <w:rsid w:val="00A46987"/>
    <w:rsid w:val="00A4734B"/>
    <w:rsid w:val="00A47461"/>
    <w:rsid w:val="00A47B20"/>
    <w:rsid w:val="00A50CCD"/>
    <w:rsid w:val="00A513ED"/>
    <w:rsid w:val="00A5143B"/>
    <w:rsid w:val="00A51481"/>
    <w:rsid w:val="00A52D80"/>
    <w:rsid w:val="00A52F76"/>
    <w:rsid w:val="00A538C6"/>
    <w:rsid w:val="00A540B6"/>
    <w:rsid w:val="00A554E4"/>
    <w:rsid w:val="00A55AEF"/>
    <w:rsid w:val="00A55D4F"/>
    <w:rsid w:val="00A56CB2"/>
    <w:rsid w:val="00A610B3"/>
    <w:rsid w:val="00A61B31"/>
    <w:rsid w:val="00A645D5"/>
    <w:rsid w:val="00A659B9"/>
    <w:rsid w:val="00A679D7"/>
    <w:rsid w:val="00A67F44"/>
    <w:rsid w:val="00A70EEE"/>
    <w:rsid w:val="00A70FA2"/>
    <w:rsid w:val="00A7133C"/>
    <w:rsid w:val="00A71F6F"/>
    <w:rsid w:val="00A72551"/>
    <w:rsid w:val="00A72906"/>
    <w:rsid w:val="00A7294E"/>
    <w:rsid w:val="00A744A0"/>
    <w:rsid w:val="00A746AB"/>
    <w:rsid w:val="00A751AD"/>
    <w:rsid w:val="00A75EBD"/>
    <w:rsid w:val="00A763B6"/>
    <w:rsid w:val="00A7699D"/>
    <w:rsid w:val="00A770F6"/>
    <w:rsid w:val="00A843E7"/>
    <w:rsid w:val="00A847D7"/>
    <w:rsid w:val="00A848D1"/>
    <w:rsid w:val="00A87D42"/>
    <w:rsid w:val="00A9083F"/>
    <w:rsid w:val="00A91637"/>
    <w:rsid w:val="00A93A3C"/>
    <w:rsid w:val="00A94C29"/>
    <w:rsid w:val="00A9521B"/>
    <w:rsid w:val="00A95894"/>
    <w:rsid w:val="00A95AEF"/>
    <w:rsid w:val="00A9649E"/>
    <w:rsid w:val="00A9756B"/>
    <w:rsid w:val="00A97D0A"/>
    <w:rsid w:val="00AA053D"/>
    <w:rsid w:val="00AA103E"/>
    <w:rsid w:val="00AA105B"/>
    <w:rsid w:val="00AA30A6"/>
    <w:rsid w:val="00AA3F77"/>
    <w:rsid w:val="00AA5B78"/>
    <w:rsid w:val="00AA6088"/>
    <w:rsid w:val="00AA6389"/>
    <w:rsid w:val="00AA7506"/>
    <w:rsid w:val="00AB004D"/>
    <w:rsid w:val="00AB0472"/>
    <w:rsid w:val="00AB06AE"/>
    <w:rsid w:val="00AB1582"/>
    <w:rsid w:val="00AB2EC9"/>
    <w:rsid w:val="00AB3443"/>
    <w:rsid w:val="00AB3517"/>
    <w:rsid w:val="00AB4310"/>
    <w:rsid w:val="00AB69D5"/>
    <w:rsid w:val="00AB7C8F"/>
    <w:rsid w:val="00AC1E2F"/>
    <w:rsid w:val="00AC2319"/>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BDD"/>
    <w:rsid w:val="00AD5F7A"/>
    <w:rsid w:val="00AD6ACA"/>
    <w:rsid w:val="00AD714D"/>
    <w:rsid w:val="00AD7B8F"/>
    <w:rsid w:val="00AD7F4B"/>
    <w:rsid w:val="00AE1217"/>
    <w:rsid w:val="00AE15BD"/>
    <w:rsid w:val="00AE1622"/>
    <w:rsid w:val="00AE17E8"/>
    <w:rsid w:val="00AE1909"/>
    <w:rsid w:val="00AE4D66"/>
    <w:rsid w:val="00AE502B"/>
    <w:rsid w:val="00AE56EF"/>
    <w:rsid w:val="00AE5C19"/>
    <w:rsid w:val="00AE5D02"/>
    <w:rsid w:val="00AE5E6F"/>
    <w:rsid w:val="00AE6647"/>
    <w:rsid w:val="00AE7678"/>
    <w:rsid w:val="00AE769F"/>
    <w:rsid w:val="00AE7829"/>
    <w:rsid w:val="00AE7DC9"/>
    <w:rsid w:val="00AF0A49"/>
    <w:rsid w:val="00AF13C1"/>
    <w:rsid w:val="00AF1460"/>
    <w:rsid w:val="00AF357A"/>
    <w:rsid w:val="00AF3FDD"/>
    <w:rsid w:val="00AF4051"/>
    <w:rsid w:val="00AF5388"/>
    <w:rsid w:val="00AF60EA"/>
    <w:rsid w:val="00AF7C91"/>
    <w:rsid w:val="00B0048A"/>
    <w:rsid w:val="00B00896"/>
    <w:rsid w:val="00B00BE3"/>
    <w:rsid w:val="00B01955"/>
    <w:rsid w:val="00B019DE"/>
    <w:rsid w:val="00B02F30"/>
    <w:rsid w:val="00B038E4"/>
    <w:rsid w:val="00B04CD1"/>
    <w:rsid w:val="00B0534C"/>
    <w:rsid w:val="00B056A0"/>
    <w:rsid w:val="00B05FF7"/>
    <w:rsid w:val="00B064C1"/>
    <w:rsid w:val="00B072A4"/>
    <w:rsid w:val="00B10ED7"/>
    <w:rsid w:val="00B13508"/>
    <w:rsid w:val="00B1424E"/>
    <w:rsid w:val="00B14620"/>
    <w:rsid w:val="00B209B8"/>
    <w:rsid w:val="00B20A0F"/>
    <w:rsid w:val="00B20D3A"/>
    <w:rsid w:val="00B214B4"/>
    <w:rsid w:val="00B21746"/>
    <w:rsid w:val="00B21827"/>
    <w:rsid w:val="00B21B2F"/>
    <w:rsid w:val="00B22440"/>
    <w:rsid w:val="00B23A93"/>
    <w:rsid w:val="00B245C4"/>
    <w:rsid w:val="00B245E1"/>
    <w:rsid w:val="00B2491D"/>
    <w:rsid w:val="00B24B8C"/>
    <w:rsid w:val="00B25276"/>
    <w:rsid w:val="00B255FA"/>
    <w:rsid w:val="00B25DA9"/>
    <w:rsid w:val="00B2694B"/>
    <w:rsid w:val="00B31160"/>
    <w:rsid w:val="00B33611"/>
    <w:rsid w:val="00B337F5"/>
    <w:rsid w:val="00B350E7"/>
    <w:rsid w:val="00B35BF3"/>
    <w:rsid w:val="00B35E50"/>
    <w:rsid w:val="00B4060C"/>
    <w:rsid w:val="00B40669"/>
    <w:rsid w:val="00B41762"/>
    <w:rsid w:val="00B42556"/>
    <w:rsid w:val="00B444A9"/>
    <w:rsid w:val="00B44B59"/>
    <w:rsid w:val="00B45BAA"/>
    <w:rsid w:val="00B462E6"/>
    <w:rsid w:val="00B46ACD"/>
    <w:rsid w:val="00B4720A"/>
    <w:rsid w:val="00B4731E"/>
    <w:rsid w:val="00B47604"/>
    <w:rsid w:val="00B47DAC"/>
    <w:rsid w:val="00B507DA"/>
    <w:rsid w:val="00B50BA7"/>
    <w:rsid w:val="00B50D6A"/>
    <w:rsid w:val="00B530F7"/>
    <w:rsid w:val="00B533E6"/>
    <w:rsid w:val="00B53491"/>
    <w:rsid w:val="00B53CBD"/>
    <w:rsid w:val="00B54568"/>
    <w:rsid w:val="00B56193"/>
    <w:rsid w:val="00B565E7"/>
    <w:rsid w:val="00B569FA"/>
    <w:rsid w:val="00B60067"/>
    <w:rsid w:val="00B600F7"/>
    <w:rsid w:val="00B6045F"/>
    <w:rsid w:val="00B61F25"/>
    <w:rsid w:val="00B64C1F"/>
    <w:rsid w:val="00B650B8"/>
    <w:rsid w:val="00B664CC"/>
    <w:rsid w:val="00B679CA"/>
    <w:rsid w:val="00B67A2C"/>
    <w:rsid w:val="00B702BD"/>
    <w:rsid w:val="00B706ED"/>
    <w:rsid w:val="00B71270"/>
    <w:rsid w:val="00B71315"/>
    <w:rsid w:val="00B715E3"/>
    <w:rsid w:val="00B72760"/>
    <w:rsid w:val="00B72BA6"/>
    <w:rsid w:val="00B7383F"/>
    <w:rsid w:val="00B7384B"/>
    <w:rsid w:val="00B746DE"/>
    <w:rsid w:val="00B74791"/>
    <w:rsid w:val="00B74C6A"/>
    <w:rsid w:val="00B752D6"/>
    <w:rsid w:val="00B770E3"/>
    <w:rsid w:val="00B80620"/>
    <w:rsid w:val="00B808BB"/>
    <w:rsid w:val="00B8134B"/>
    <w:rsid w:val="00B814E9"/>
    <w:rsid w:val="00B81E77"/>
    <w:rsid w:val="00B81E85"/>
    <w:rsid w:val="00B8282E"/>
    <w:rsid w:val="00B82F9A"/>
    <w:rsid w:val="00B83255"/>
    <w:rsid w:val="00B83292"/>
    <w:rsid w:val="00B83440"/>
    <w:rsid w:val="00B84692"/>
    <w:rsid w:val="00B84B67"/>
    <w:rsid w:val="00B85C6E"/>
    <w:rsid w:val="00B8796A"/>
    <w:rsid w:val="00B87B40"/>
    <w:rsid w:val="00B87F2B"/>
    <w:rsid w:val="00B90500"/>
    <w:rsid w:val="00B90FE7"/>
    <w:rsid w:val="00B91EB2"/>
    <w:rsid w:val="00B920CE"/>
    <w:rsid w:val="00B922BA"/>
    <w:rsid w:val="00B9277E"/>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398"/>
    <w:rsid w:val="00BA6638"/>
    <w:rsid w:val="00BA69EF"/>
    <w:rsid w:val="00BA6C8E"/>
    <w:rsid w:val="00BA762F"/>
    <w:rsid w:val="00BA7ADD"/>
    <w:rsid w:val="00BB14D8"/>
    <w:rsid w:val="00BB1577"/>
    <w:rsid w:val="00BB1F94"/>
    <w:rsid w:val="00BB3430"/>
    <w:rsid w:val="00BB3815"/>
    <w:rsid w:val="00BB428B"/>
    <w:rsid w:val="00BB53BF"/>
    <w:rsid w:val="00BB5F3A"/>
    <w:rsid w:val="00BB6FEE"/>
    <w:rsid w:val="00BB73C8"/>
    <w:rsid w:val="00BB7444"/>
    <w:rsid w:val="00BC1405"/>
    <w:rsid w:val="00BC1542"/>
    <w:rsid w:val="00BC1BAA"/>
    <w:rsid w:val="00BC2E05"/>
    <w:rsid w:val="00BC3566"/>
    <w:rsid w:val="00BC429B"/>
    <w:rsid w:val="00BC5F10"/>
    <w:rsid w:val="00BC6007"/>
    <w:rsid w:val="00BC69EB"/>
    <w:rsid w:val="00BC70FD"/>
    <w:rsid w:val="00BC778E"/>
    <w:rsid w:val="00BC7A12"/>
    <w:rsid w:val="00BC7CCB"/>
    <w:rsid w:val="00BD0C60"/>
    <w:rsid w:val="00BD2FC1"/>
    <w:rsid w:val="00BD4552"/>
    <w:rsid w:val="00BD4593"/>
    <w:rsid w:val="00BD581C"/>
    <w:rsid w:val="00BD6861"/>
    <w:rsid w:val="00BD7F2A"/>
    <w:rsid w:val="00BE064B"/>
    <w:rsid w:val="00BE0AB7"/>
    <w:rsid w:val="00BE2D93"/>
    <w:rsid w:val="00BE3403"/>
    <w:rsid w:val="00BE37AE"/>
    <w:rsid w:val="00BE47E8"/>
    <w:rsid w:val="00BE49C6"/>
    <w:rsid w:val="00BE5D61"/>
    <w:rsid w:val="00BE6EF6"/>
    <w:rsid w:val="00BE777F"/>
    <w:rsid w:val="00BF0053"/>
    <w:rsid w:val="00BF0F6F"/>
    <w:rsid w:val="00BF144E"/>
    <w:rsid w:val="00BF228F"/>
    <w:rsid w:val="00BF268A"/>
    <w:rsid w:val="00BF2AB2"/>
    <w:rsid w:val="00BF2F81"/>
    <w:rsid w:val="00BF2FCD"/>
    <w:rsid w:val="00BF3DCC"/>
    <w:rsid w:val="00BF6115"/>
    <w:rsid w:val="00BF696C"/>
    <w:rsid w:val="00BF6B35"/>
    <w:rsid w:val="00C005AA"/>
    <w:rsid w:val="00C00C97"/>
    <w:rsid w:val="00C01462"/>
    <w:rsid w:val="00C0165C"/>
    <w:rsid w:val="00C017C3"/>
    <w:rsid w:val="00C02557"/>
    <w:rsid w:val="00C029D5"/>
    <w:rsid w:val="00C038CA"/>
    <w:rsid w:val="00C03D99"/>
    <w:rsid w:val="00C03E29"/>
    <w:rsid w:val="00C04796"/>
    <w:rsid w:val="00C05E0A"/>
    <w:rsid w:val="00C06157"/>
    <w:rsid w:val="00C069DA"/>
    <w:rsid w:val="00C10175"/>
    <w:rsid w:val="00C101E1"/>
    <w:rsid w:val="00C10FF9"/>
    <w:rsid w:val="00C139BF"/>
    <w:rsid w:val="00C14083"/>
    <w:rsid w:val="00C146F1"/>
    <w:rsid w:val="00C1638A"/>
    <w:rsid w:val="00C16F62"/>
    <w:rsid w:val="00C17667"/>
    <w:rsid w:val="00C17E7F"/>
    <w:rsid w:val="00C21FB3"/>
    <w:rsid w:val="00C22522"/>
    <w:rsid w:val="00C22A26"/>
    <w:rsid w:val="00C2372F"/>
    <w:rsid w:val="00C23AF2"/>
    <w:rsid w:val="00C25276"/>
    <w:rsid w:val="00C258CF"/>
    <w:rsid w:val="00C2617D"/>
    <w:rsid w:val="00C276CF"/>
    <w:rsid w:val="00C3120F"/>
    <w:rsid w:val="00C32392"/>
    <w:rsid w:val="00C32CB4"/>
    <w:rsid w:val="00C33B36"/>
    <w:rsid w:val="00C33DF7"/>
    <w:rsid w:val="00C34AEF"/>
    <w:rsid w:val="00C34C3E"/>
    <w:rsid w:val="00C3578B"/>
    <w:rsid w:val="00C36779"/>
    <w:rsid w:val="00C40435"/>
    <w:rsid w:val="00C404F8"/>
    <w:rsid w:val="00C418B2"/>
    <w:rsid w:val="00C41914"/>
    <w:rsid w:val="00C42D72"/>
    <w:rsid w:val="00C42E14"/>
    <w:rsid w:val="00C4420B"/>
    <w:rsid w:val="00C4468F"/>
    <w:rsid w:val="00C45927"/>
    <w:rsid w:val="00C47109"/>
    <w:rsid w:val="00C47B2B"/>
    <w:rsid w:val="00C47F8D"/>
    <w:rsid w:val="00C50107"/>
    <w:rsid w:val="00C50D21"/>
    <w:rsid w:val="00C51611"/>
    <w:rsid w:val="00C5223A"/>
    <w:rsid w:val="00C5236A"/>
    <w:rsid w:val="00C52A85"/>
    <w:rsid w:val="00C53940"/>
    <w:rsid w:val="00C5426D"/>
    <w:rsid w:val="00C547F4"/>
    <w:rsid w:val="00C605F4"/>
    <w:rsid w:val="00C606D1"/>
    <w:rsid w:val="00C61031"/>
    <w:rsid w:val="00C61F23"/>
    <w:rsid w:val="00C63378"/>
    <w:rsid w:val="00C6460F"/>
    <w:rsid w:val="00C64817"/>
    <w:rsid w:val="00C6537E"/>
    <w:rsid w:val="00C66AE2"/>
    <w:rsid w:val="00C672ED"/>
    <w:rsid w:val="00C67305"/>
    <w:rsid w:val="00C6743E"/>
    <w:rsid w:val="00C67924"/>
    <w:rsid w:val="00C712D0"/>
    <w:rsid w:val="00C734C1"/>
    <w:rsid w:val="00C74EEA"/>
    <w:rsid w:val="00C7602A"/>
    <w:rsid w:val="00C76745"/>
    <w:rsid w:val="00C76B72"/>
    <w:rsid w:val="00C76C77"/>
    <w:rsid w:val="00C76F5D"/>
    <w:rsid w:val="00C80237"/>
    <w:rsid w:val="00C8046F"/>
    <w:rsid w:val="00C80504"/>
    <w:rsid w:val="00C81613"/>
    <w:rsid w:val="00C83E24"/>
    <w:rsid w:val="00C8428C"/>
    <w:rsid w:val="00C85446"/>
    <w:rsid w:val="00C85712"/>
    <w:rsid w:val="00C865CA"/>
    <w:rsid w:val="00C8727F"/>
    <w:rsid w:val="00C8793D"/>
    <w:rsid w:val="00C87C8E"/>
    <w:rsid w:val="00C90AC3"/>
    <w:rsid w:val="00C90CFD"/>
    <w:rsid w:val="00C919D6"/>
    <w:rsid w:val="00C91B85"/>
    <w:rsid w:val="00C92591"/>
    <w:rsid w:val="00C92697"/>
    <w:rsid w:val="00C936DC"/>
    <w:rsid w:val="00C952F9"/>
    <w:rsid w:val="00C9653D"/>
    <w:rsid w:val="00C97439"/>
    <w:rsid w:val="00CA0329"/>
    <w:rsid w:val="00CA08E0"/>
    <w:rsid w:val="00CA1320"/>
    <w:rsid w:val="00CA3732"/>
    <w:rsid w:val="00CA3C88"/>
    <w:rsid w:val="00CA49E0"/>
    <w:rsid w:val="00CA4BEE"/>
    <w:rsid w:val="00CA4DC2"/>
    <w:rsid w:val="00CA617C"/>
    <w:rsid w:val="00CA729D"/>
    <w:rsid w:val="00CB12F0"/>
    <w:rsid w:val="00CB1972"/>
    <w:rsid w:val="00CB258F"/>
    <w:rsid w:val="00CB2E18"/>
    <w:rsid w:val="00CB447F"/>
    <w:rsid w:val="00CB44F8"/>
    <w:rsid w:val="00CB4A93"/>
    <w:rsid w:val="00CB5C6B"/>
    <w:rsid w:val="00CB6381"/>
    <w:rsid w:val="00CB6A6D"/>
    <w:rsid w:val="00CB7795"/>
    <w:rsid w:val="00CC07D5"/>
    <w:rsid w:val="00CC0DAC"/>
    <w:rsid w:val="00CC13E3"/>
    <w:rsid w:val="00CC1787"/>
    <w:rsid w:val="00CC19E6"/>
    <w:rsid w:val="00CC2881"/>
    <w:rsid w:val="00CC6950"/>
    <w:rsid w:val="00CC6F99"/>
    <w:rsid w:val="00CD1096"/>
    <w:rsid w:val="00CD1D76"/>
    <w:rsid w:val="00CD230B"/>
    <w:rsid w:val="00CD29CB"/>
    <w:rsid w:val="00CD32F9"/>
    <w:rsid w:val="00CD4380"/>
    <w:rsid w:val="00CD6C25"/>
    <w:rsid w:val="00CD7FF9"/>
    <w:rsid w:val="00CE08B9"/>
    <w:rsid w:val="00CE3DAA"/>
    <w:rsid w:val="00CE51E8"/>
    <w:rsid w:val="00CE7E5A"/>
    <w:rsid w:val="00CF0E29"/>
    <w:rsid w:val="00CF108F"/>
    <w:rsid w:val="00CF157F"/>
    <w:rsid w:val="00CF2C29"/>
    <w:rsid w:val="00CF3D4F"/>
    <w:rsid w:val="00CF4D61"/>
    <w:rsid w:val="00CF5387"/>
    <w:rsid w:val="00D00BB9"/>
    <w:rsid w:val="00D00BC7"/>
    <w:rsid w:val="00D014BF"/>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3CA"/>
    <w:rsid w:val="00D16511"/>
    <w:rsid w:val="00D16DCA"/>
    <w:rsid w:val="00D17635"/>
    <w:rsid w:val="00D20387"/>
    <w:rsid w:val="00D20675"/>
    <w:rsid w:val="00D2126A"/>
    <w:rsid w:val="00D21C18"/>
    <w:rsid w:val="00D22802"/>
    <w:rsid w:val="00D234B4"/>
    <w:rsid w:val="00D23862"/>
    <w:rsid w:val="00D239BF"/>
    <w:rsid w:val="00D23A21"/>
    <w:rsid w:val="00D25102"/>
    <w:rsid w:val="00D25C13"/>
    <w:rsid w:val="00D26F33"/>
    <w:rsid w:val="00D2717F"/>
    <w:rsid w:val="00D271B8"/>
    <w:rsid w:val="00D27CF9"/>
    <w:rsid w:val="00D30161"/>
    <w:rsid w:val="00D32546"/>
    <w:rsid w:val="00D3280A"/>
    <w:rsid w:val="00D3467C"/>
    <w:rsid w:val="00D36097"/>
    <w:rsid w:val="00D368D8"/>
    <w:rsid w:val="00D36F58"/>
    <w:rsid w:val="00D373CA"/>
    <w:rsid w:val="00D373DA"/>
    <w:rsid w:val="00D4064B"/>
    <w:rsid w:val="00D41979"/>
    <w:rsid w:val="00D43505"/>
    <w:rsid w:val="00D43CC5"/>
    <w:rsid w:val="00D440FC"/>
    <w:rsid w:val="00D44765"/>
    <w:rsid w:val="00D45222"/>
    <w:rsid w:val="00D45B05"/>
    <w:rsid w:val="00D45D6D"/>
    <w:rsid w:val="00D46B1F"/>
    <w:rsid w:val="00D478FE"/>
    <w:rsid w:val="00D47E2D"/>
    <w:rsid w:val="00D511C0"/>
    <w:rsid w:val="00D53A34"/>
    <w:rsid w:val="00D53C87"/>
    <w:rsid w:val="00D54771"/>
    <w:rsid w:val="00D55012"/>
    <w:rsid w:val="00D55048"/>
    <w:rsid w:val="00D559BD"/>
    <w:rsid w:val="00D55B67"/>
    <w:rsid w:val="00D55EEB"/>
    <w:rsid w:val="00D57966"/>
    <w:rsid w:val="00D61768"/>
    <w:rsid w:val="00D619CB"/>
    <w:rsid w:val="00D61E35"/>
    <w:rsid w:val="00D61FFF"/>
    <w:rsid w:val="00D63370"/>
    <w:rsid w:val="00D63B7E"/>
    <w:rsid w:val="00D641EF"/>
    <w:rsid w:val="00D659B8"/>
    <w:rsid w:val="00D678AC"/>
    <w:rsid w:val="00D705BC"/>
    <w:rsid w:val="00D70B46"/>
    <w:rsid w:val="00D71D93"/>
    <w:rsid w:val="00D72E69"/>
    <w:rsid w:val="00D7477B"/>
    <w:rsid w:val="00D74F37"/>
    <w:rsid w:val="00D750B6"/>
    <w:rsid w:val="00D76072"/>
    <w:rsid w:val="00D76BE9"/>
    <w:rsid w:val="00D7717E"/>
    <w:rsid w:val="00D77823"/>
    <w:rsid w:val="00D811D7"/>
    <w:rsid w:val="00D81618"/>
    <w:rsid w:val="00D817C0"/>
    <w:rsid w:val="00D81CED"/>
    <w:rsid w:val="00D81DAD"/>
    <w:rsid w:val="00D82703"/>
    <w:rsid w:val="00D828CA"/>
    <w:rsid w:val="00D83136"/>
    <w:rsid w:val="00D84A01"/>
    <w:rsid w:val="00D84B2A"/>
    <w:rsid w:val="00D87002"/>
    <w:rsid w:val="00D9000A"/>
    <w:rsid w:val="00D90134"/>
    <w:rsid w:val="00D90573"/>
    <w:rsid w:val="00D90AC4"/>
    <w:rsid w:val="00D9147D"/>
    <w:rsid w:val="00D91DFA"/>
    <w:rsid w:val="00D957B8"/>
    <w:rsid w:val="00D95B8C"/>
    <w:rsid w:val="00D96156"/>
    <w:rsid w:val="00D96248"/>
    <w:rsid w:val="00D9650C"/>
    <w:rsid w:val="00D974F9"/>
    <w:rsid w:val="00D9751E"/>
    <w:rsid w:val="00DA0A7C"/>
    <w:rsid w:val="00DA18AB"/>
    <w:rsid w:val="00DA297E"/>
    <w:rsid w:val="00DA4AC2"/>
    <w:rsid w:val="00DA581D"/>
    <w:rsid w:val="00DA6641"/>
    <w:rsid w:val="00DA6C1C"/>
    <w:rsid w:val="00DB0857"/>
    <w:rsid w:val="00DB0B67"/>
    <w:rsid w:val="00DB11D1"/>
    <w:rsid w:val="00DB28A8"/>
    <w:rsid w:val="00DB2BA3"/>
    <w:rsid w:val="00DB3233"/>
    <w:rsid w:val="00DB3629"/>
    <w:rsid w:val="00DB43EC"/>
    <w:rsid w:val="00DB46CF"/>
    <w:rsid w:val="00DB6104"/>
    <w:rsid w:val="00DC0074"/>
    <w:rsid w:val="00DC07B7"/>
    <w:rsid w:val="00DC131D"/>
    <w:rsid w:val="00DC1741"/>
    <w:rsid w:val="00DC20AC"/>
    <w:rsid w:val="00DC22B0"/>
    <w:rsid w:val="00DC2713"/>
    <w:rsid w:val="00DC2E3A"/>
    <w:rsid w:val="00DC3405"/>
    <w:rsid w:val="00DC6EE1"/>
    <w:rsid w:val="00DC722D"/>
    <w:rsid w:val="00DC73B9"/>
    <w:rsid w:val="00DC7C54"/>
    <w:rsid w:val="00DD025F"/>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D7C4E"/>
    <w:rsid w:val="00DE17F1"/>
    <w:rsid w:val="00DE1C52"/>
    <w:rsid w:val="00DE2ABF"/>
    <w:rsid w:val="00DE3EFE"/>
    <w:rsid w:val="00DE6254"/>
    <w:rsid w:val="00DE644C"/>
    <w:rsid w:val="00DE6528"/>
    <w:rsid w:val="00DE75B7"/>
    <w:rsid w:val="00DF15CD"/>
    <w:rsid w:val="00DF1C32"/>
    <w:rsid w:val="00DF2CAD"/>
    <w:rsid w:val="00DF39A5"/>
    <w:rsid w:val="00DF4070"/>
    <w:rsid w:val="00DF4924"/>
    <w:rsid w:val="00DF614C"/>
    <w:rsid w:val="00E0073F"/>
    <w:rsid w:val="00E01125"/>
    <w:rsid w:val="00E01239"/>
    <w:rsid w:val="00E0152A"/>
    <w:rsid w:val="00E02ABF"/>
    <w:rsid w:val="00E02B16"/>
    <w:rsid w:val="00E03DA9"/>
    <w:rsid w:val="00E04344"/>
    <w:rsid w:val="00E04D66"/>
    <w:rsid w:val="00E06190"/>
    <w:rsid w:val="00E06604"/>
    <w:rsid w:val="00E0674D"/>
    <w:rsid w:val="00E06BEB"/>
    <w:rsid w:val="00E06C3B"/>
    <w:rsid w:val="00E07161"/>
    <w:rsid w:val="00E074F4"/>
    <w:rsid w:val="00E10CD1"/>
    <w:rsid w:val="00E13E68"/>
    <w:rsid w:val="00E163FB"/>
    <w:rsid w:val="00E171CB"/>
    <w:rsid w:val="00E174BD"/>
    <w:rsid w:val="00E20249"/>
    <w:rsid w:val="00E20553"/>
    <w:rsid w:val="00E21BA0"/>
    <w:rsid w:val="00E21BA2"/>
    <w:rsid w:val="00E21F5C"/>
    <w:rsid w:val="00E21F87"/>
    <w:rsid w:val="00E22256"/>
    <w:rsid w:val="00E236AF"/>
    <w:rsid w:val="00E23DED"/>
    <w:rsid w:val="00E24763"/>
    <w:rsid w:val="00E267D4"/>
    <w:rsid w:val="00E273AE"/>
    <w:rsid w:val="00E27561"/>
    <w:rsid w:val="00E302C0"/>
    <w:rsid w:val="00E307A6"/>
    <w:rsid w:val="00E30E3E"/>
    <w:rsid w:val="00E31028"/>
    <w:rsid w:val="00E3168D"/>
    <w:rsid w:val="00E345C5"/>
    <w:rsid w:val="00E355E0"/>
    <w:rsid w:val="00E35A82"/>
    <w:rsid w:val="00E36D9A"/>
    <w:rsid w:val="00E37516"/>
    <w:rsid w:val="00E37DB4"/>
    <w:rsid w:val="00E406F1"/>
    <w:rsid w:val="00E4134B"/>
    <w:rsid w:val="00E418A3"/>
    <w:rsid w:val="00E423F8"/>
    <w:rsid w:val="00E42AD9"/>
    <w:rsid w:val="00E43263"/>
    <w:rsid w:val="00E47098"/>
    <w:rsid w:val="00E471D6"/>
    <w:rsid w:val="00E51754"/>
    <w:rsid w:val="00E51BF8"/>
    <w:rsid w:val="00E52383"/>
    <w:rsid w:val="00E5258B"/>
    <w:rsid w:val="00E526E2"/>
    <w:rsid w:val="00E52862"/>
    <w:rsid w:val="00E52E9E"/>
    <w:rsid w:val="00E53050"/>
    <w:rsid w:val="00E53450"/>
    <w:rsid w:val="00E54B52"/>
    <w:rsid w:val="00E5649D"/>
    <w:rsid w:val="00E56C94"/>
    <w:rsid w:val="00E56F98"/>
    <w:rsid w:val="00E573EF"/>
    <w:rsid w:val="00E605D2"/>
    <w:rsid w:val="00E60BAF"/>
    <w:rsid w:val="00E610CD"/>
    <w:rsid w:val="00E61CF8"/>
    <w:rsid w:val="00E636DC"/>
    <w:rsid w:val="00E64180"/>
    <w:rsid w:val="00E648DA"/>
    <w:rsid w:val="00E652B6"/>
    <w:rsid w:val="00E656C3"/>
    <w:rsid w:val="00E66C22"/>
    <w:rsid w:val="00E67084"/>
    <w:rsid w:val="00E674D0"/>
    <w:rsid w:val="00E67D79"/>
    <w:rsid w:val="00E7212D"/>
    <w:rsid w:val="00E73ACA"/>
    <w:rsid w:val="00E756B5"/>
    <w:rsid w:val="00E76067"/>
    <w:rsid w:val="00E76546"/>
    <w:rsid w:val="00E76699"/>
    <w:rsid w:val="00E8051F"/>
    <w:rsid w:val="00E80579"/>
    <w:rsid w:val="00E810AA"/>
    <w:rsid w:val="00E8183E"/>
    <w:rsid w:val="00E81F13"/>
    <w:rsid w:val="00E8291A"/>
    <w:rsid w:val="00E82F4C"/>
    <w:rsid w:val="00E832E9"/>
    <w:rsid w:val="00E83F76"/>
    <w:rsid w:val="00E849FA"/>
    <w:rsid w:val="00E84C9E"/>
    <w:rsid w:val="00E85A7E"/>
    <w:rsid w:val="00E90365"/>
    <w:rsid w:val="00E905A6"/>
    <w:rsid w:val="00E90842"/>
    <w:rsid w:val="00E913C1"/>
    <w:rsid w:val="00E9169E"/>
    <w:rsid w:val="00E94336"/>
    <w:rsid w:val="00E94356"/>
    <w:rsid w:val="00E95123"/>
    <w:rsid w:val="00E95D00"/>
    <w:rsid w:val="00E96031"/>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0388"/>
    <w:rsid w:val="00EB1F93"/>
    <w:rsid w:val="00EB23EE"/>
    <w:rsid w:val="00EB2F9F"/>
    <w:rsid w:val="00EB37AA"/>
    <w:rsid w:val="00EB3AFB"/>
    <w:rsid w:val="00EB4308"/>
    <w:rsid w:val="00EB54A2"/>
    <w:rsid w:val="00EC0704"/>
    <w:rsid w:val="00EC2127"/>
    <w:rsid w:val="00EC3128"/>
    <w:rsid w:val="00EC320F"/>
    <w:rsid w:val="00EC411A"/>
    <w:rsid w:val="00EC42A2"/>
    <w:rsid w:val="00EC4AD5"/>
    <w:rsid w:val="00EC4ECB"/>
    <w:rsid w:val="00EC6B12"/>
    <w:rsid w:val="00EC74FC"/>
    <w:rsid w:val="00EC76C7"/>
    <w:rsid w:val="00EC7B24"/>
    <w:rsid w:val="00EC7C31"/>
    <w:rsid w:val="00EC7E24"/>
    <w:rsid w:val="00ED14A4"/>
    <w:rsid w:val="00ED2447"/>
    <w:rsid w:val="00ED24BB"/>
    <w:rsid w:val="00ED2B3A"/>
    <w:rsid w:val="00ED4651"/>
    <w:rsid w:val="00ED4839"/>
    <w:rsid w:val="00ED4F13"/>
    <w:rsid w:val="00EE19BA"/>
    <w:rsid w:val="00EE23C7"/>
    <w:rsid w:val="00EE25BC"/>
    <w:rsid w:val="00EE2F06"/>
    <w:rsid w:val="00EE3C64"/>
    <w:rsid w:val="00EE4325"/>
    <w:rsid w:val="00EE4CF1"/>
    <w:rsid w:val="00EE52AE"/>
    <w:rsid w:val="00EE5A3B"/>
    <w:rsid w:val="00EE5D06"/>
    <w:rsid w:val="00EE5FC4"/>
    <w:rsid w:val="00EE643F"/>
    <w:rsid w:val="00EE6B23"/>
    <w:rsid w:val="00EE706A"/>
    <w:rsid w:val="00EF00D1"/>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6F"/>
    <w:rsid w:val="00F0568B"/>
    <w:rsid w:val="00F057FA"/>
    <w:rsid w:val="00F06CD9"/>
    <w:rsid w:val="00F0725E"/>
    <w:rsid w:val="00F1018D"/>
    <w:rsid w:val="00F11A14"/>
    <w:rsid w:val="00F128E5"/>
    <w:rsid w:val="00F1299C"/>
    <w:rsid w:val="00F13FAA"/>
    <w:rsid w:val="00F14888"/>
    <w:rsid w:val="00F14F19"/>
    <w:rsid w:val="00F15DD1"/>
    <w:rsid w:val="00F165A1"/>
    <w:rsid w:val="00F16CB6"/>
    <w:rsid w:val="00F16E10"/>
    <w:rsid w:val="00F20CEE"/>
    <w:rsid w:val="00F2289F"/>
    <w:rsid w:val="00F234CF"/>
    <w:rsid w:val="00F24751"/>
    <w:rsid w:val="00F26B79"/>
    <w:rsid w:val="00F27964"/>
    <w:rsid w:val="00F3046C"/>
    <w:rsid w:val="00F30689"/>
    <w:rsid w:val="00F3198E"/>
    <w:rsid w:val="00F31B79"/>
    <w:rsid w:val="00F32435"/>
    <w:rsid w:val="00F32D56"/>
    <w:rsid w:val="00F3388A"/>
    <w:rsid w:val="00F34BE8"/>
    <w:rsid w:val="00F36081"/>
    <w:rsid w:val="00F425E9"/>
    <w:rsid w:val="00F428AA"/>
    <w:rsid w:val="00F4389A"/>
    <w:rsid w:val="00F44BE4"/>
    <w:rsid w:val="00F466AB"/>
    <w:rsid w:val="00F476AD"/>
    <w:rsid w:val="00F47A59"/>
    <w:rsid w:val="00F51FF9"/>
    <w:rsid w:val="00F53320"/>
    <w:rsid w:val="00F54112"/>
    <w:rsid w:val="00F56E8A"/>
    <w:rsid w:val="00F604F0"/>
    <w:rsid w:val="00F60AEB"/>
    <w:rsid w:val="00F6367A"/>
    <w:rsid w:val="00F6397B"/>
    <w:rsid w:val="00F639B9"/>
    <w:rsid w:val="00F660B4"/>
    <w:rsid w:val="00F67097"/>
    <w:rsid w:val="00F67DCE"/>
    <w:rsid w:val="00F7111A"/>
    <w:rsid w:val="00F711F8"/>
    <w:rsid w:val="00F714EE"/>
    <w:rsid w:val="00F7174E"/>
    <w:rsid w:val="00F728D1"/>
    <w:rsid w:val="00F7698C"/>
    <w:rsid w:val="00F779CE"/>
    <w:rsid w:val="00F8190F"/>
    <w:rsid w:val="00F825D2"/>
    <w:rsid w:val="00F82A80"/>
    <w:rsid w:val="00F82AF5"/>
    <w:rsid w:val="00F835CB"/>
    <w:rsid w:val="00F8475F"/>
    <w:rsid w:val="00F84A47"/>
    <w:rsid w:val="00F8558F"/>
    <w:rsid w:val="00F85BBB"/>
    <w:rsid w:val="00F85C8E"/>
    <w:rsid w:val="00F87B19"/>
    <w:rsid w:val="00F904E6"/>
    <w:rsid w:val="00F905DB"/>
    <w:rsid w:val="00F90B15"/>
    <w:rsid w:val="00F91388"/>
    <w:rsid w:val="00F91421"/>
    <w:rsid w:val="00F91436"/>
    <w:rsid w:val="00F91B7F"/>
    <w:rsid w:val="00F9419F"/>
    <w:rsid w:val="00F94B15"/>
    <w:rsid w:val="00F95243"/>
    <w:rsid w:val="00F9554D"/>
    <w:rsid w:val="00F95952"/>
    <w:rsid w:val="00F965CE"/>
    <w:rsid w:val="00F9746E"/>
    <w:rsid w:val="00F9752E"/>
    <w:rsid w:val="00F97863"/>
    <w:rsid w:val="00FA07C6"/>
    <w:rsid w:val="00FA0A25"/>
    <w:rsid w:val="00FA1A79"/>
    <w:rsid w:val="00FA2CE2"/>
    <w:rsid w:val="00FA3CBB"/>
    <w:rsid w:val="00FA44C4"/>
    <w:rsid w:val="00FA4C86"/>
    <w:rsid w:val="00FA72D7"/>
    <w:rsid w:val="00FA79A6"/>
    <w:rsid w:val="00FA7FF7"/>
    <w:rsid w:val="00FB0772"/>
    <w:rsid w:val="00FB26E4"/>
    <w:rsid w:val="00FB2C62"/>
    <w:rsid w:val="00FB435C"/>
    <w:rsid w:val="00FB471A"/>
    <w:rsid w:val="00FB50BD"/>
    <w:rsid w:val="00FB6087"/>
    <w:rsid w:val="00FB7981"/>
    <w:rsid w:val="00FB7B37"/>
    <w:rsid w:val="00FC0CCA"/>
    <w:rsid w:val="00FC1301"/>
    <w:rsid w:val="00FC17AB"/>
    <w:rsid w:val="00FC2E50"/>
    <w:rsid w:val="00FC3636"/>
    <w:rsid w:val="00FC4D7E"/>
    <w:rsid w:val="00FC5DCA"/>
    <w:rsid w:val="00FC5FAA"/>
    <w:rsid w:val="00FD0EB9"/>
    <w:rsid w:val="00FD12C9"/>
    <w:rsid w:val="00FD3DB6"/>
    <w:rsid w:val="00FD4164"/>
    <w:rsid w:val="00FD4D09"/>
    <w:rsid w:val="00FD4EA8"/>
    <w:rsid w:val="00FD5091"/>
    <w:rsid w:val="00FD5333"/>
    <w:rsid w:val="00FD6F53"/>
    <w:rsid w:val="00FD7D10"/>
    <w:rsid w:val="00FE05A4"/>
    <w:rsid w:val="00FE096D"/>
    <w:rsid w:val="00FE1D11"/>
    <w:rsid w:val="00FE1EA5"/>
    <w:rsid w:val="00FE41EC"/>
    <w:rsid w:val="00FE490C"/>
    <w:rsid w:val="00FE63C7"/>
    <w:rsid w:val="00FE74F0"/>
    <w:rsid w:val="00FE752D"/>
    <w:rsid w:val="00FE763A"/>
    <w:rsid w:val="00FF09C5"/>
    <w:rsid w:val="00FF22D6"/>
    <w:rsid w:val="00FF252A"/>
    <w:rsid w:val="00FF3D80"/>
    <w:rsid w:val="00FF400C"/>
    <w:rsid w:val="00FF537D"/>
    <w:rsid w:val="00FF648C"/>
    <w:rsid w:val="00FF7EA5"/>
    <w:rsid w:val="0ABDD193"/>
    <w:rsid w:val="12296F5F"/>
    <w:rsid w:val="2320559F"/>
    <w:rsid w:val="29CA199F"/>
    <w:rsid w:val="339000BB"/>
    <w:rsid w:val="40DC253C"/>
    <w:rsid w:val="416915FE"/>
    <w:rsid w:val="658F7361"/>
    <w:rsid w:val="6A7F4676"/>
    <w:rsid w:val="6AF220CF"/>
    <w:rsid w:val="6EE81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0685BE96"/>
  <w15:docId w15:val="{D3397DE3-F412-49E3-BF23-BD61576AF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微软雅黑" w:eastAsia="微软雅黑" w:hAnsi="微软雅黑"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uiPriority w:val="99"/>
    <w:qFormat/>
    <w:pPr>
      <w:snapToGrid w:val="0"/>
      <w:spacing w:before="120" w:after="200" w:line="288" w:lineRule="auto"/>
    </w:pPr>
    <w:rPr>
      <w:rFonts w:ascii="Arial"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hAnsi="Times New Roman" w:cs="Times New Roman (正文 CS 字体)"/>
      <w:b/>
      <w:color w:val="000000" w:themeColor="text1"/>
      <w:sz w:val="18"/>
      <w:szCs w:val="21"/>
    </w:rPr>
  </w:style>
  <w:style w:type="character" w:customStyle="1" w:styleId="NT0">
    <w:name w:val="NT 字符"/>
    <w:basedOn w:val="a0"/>
    <w:link w:val="NT"/>
    <w:qFormat/>
    <w:rPr>
      <w:rFonts w:ascii="Times New Roman" w:eastAsia="微软雅黑" w:hAnsi="Times New Roman" w:cs="Times New Roman (正文 CS 字体)"/>
      <w:b/>
      <w:color w:val="000000" w:themeColor="text1"/>
      <w:sz w:val="18"/>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000000" w:themeColor="text1"/>
      <w:sz w:val="18"/>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paragraph" w:customStyle="1" w:styleId="productnameshort">
    <w:name w:val="product_name_short"/>
    <w:basedOn w:val="a"/>
    <w:qFormat/>
    <w:pPr>
      <w:adjustRightInd w:val="0"/>
      <w:snapToGrid w:val="0"/>
    </w:pPr>
    <w:rPr>
      <w:rFonts w:ascii="思源黑体" w:eastAsia="思源黑体" w:hAnsi="思源黑体"/>
      <w:sz w:val="16"/>
      <w:szCs w:val="16"/>
    </w:rPr>
  </w:style>
  <w:style w:type="paragraph" w:customStyle="1" w:styleId="rproductname">
    <w:name w:val="r_product_name"/>
    <w:basedOn w:val="a"/>
    <w:qFormat/>
    <w:pPr>
      <w:snapToGrid w:val="0"/>
      <w:spacing w:line="216" w:lineRule="auto"/>
    </w:pPr>
    <w:rPr>
      <w:rFonts w:ascii="思源黑体" w:eastAsia="思源黑体" w:hAnsi="思源黑体"/>
      <w:b/>
      <w:snapToGrid w:val="0"/>
      <w:spacing w:val="10"/>
      <w:sz w:val="56"/>
      <w:szCs w:val="56"/>
    </w:rPr>
  </w:style>
  <w:style w:type="paragraph" w:customStyle="1" w:styleId="rproductnameshort">
    <w:name w:val="r_product_name_short"/>
    <w:basedOn w:val="productnameshort"/>
    <w:qFormat/>
  </w:style>
  <w:style w:type="paragraph" w:customStyle="1" w:styleId="rproductnamenormal">
    <w:name w:val="r_product_name_normal"/>
    <w:basedOn w:val="a"/>
    <w:qFormat/>
    <w:pPr>
      <w:spacing w:line="320" w:lineRule="exact"/>
      <w:ind w:firstLineChars="200" w:firstLine="384"/>
    </w:pPr>
    <w:rPr>
      <w:rFonts w:ascii="思源黑体" w:eastAsia="思源黑体" w:hAnsi="思源黑体" w:cs="Times New Roman (正文 CS 字体)"/>
      <w:snapToGrid w:val="0"/>
      <w:spacing w:val="6"/>
      <w:sz w:val="18"/>
      <w:szCs w:val="18"/>
    </w:rPr>
  </w:style>
  <w:style w:type="paragraph" w:customStyle="1" w:styleId="footnotehotgene">
    <w:name w:val="footnote_hotgene"/>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exact"/>
      <w:ind w:left="430" w:hangingChars="250" w:hanging="430"/>
    </w:pPr>
    <w:rPr>
      <w:rFonts w:ascii="思源黑体" w:eastAsia="思源黑体" w:hAnsi="思源黑体" w:cs="Times New Roman"/>
      <w:snapToGrid w:val="0"/>
      <w:color w:val="000000" w:themeColor="text1"/>
      <w:spacing w:val="6"/>
      <w:sz w:val="16"/>
      <w:szCs w:val="16"/>
    </w:rPr>
  </w:style>
  <w:style w:type="paragraph" w:customStyle="1" w:styleId="tmbclinsig">
    <w:name w:val="tmb_clinsig"/>
    <w:basedOn w:val="a"/>
    <w:qFormat/>
    <w:pPr>
      <w:adjustRightInd w:val="0"/>
      <w:snapToGrid w:val="0"/>
    </w:pPr>
    <w:rPr>
      <w:rFonts w:ascii="思源黑体" w:eastAsia="思源黑体" w:hAnsi="思源黑体" w:cs="Times New Roman (正文 CS 字体)"/>
      <w:snapToGrid w:val="0"/>
      <w:spacing w:val="6"/>
      <w:sz w:val="18"/>
      <w:szCs w:val="18"/>
    </w:rPr>
  </w:style>
  <w:style w:type="paragraph" w:customStyle="1" w:styleId="msiclinsig">
    <w:name w:val="msi_clinsig"/>
    <w:basedOn w:val="a"/>
    <w:qFormat/>
    <w:pPr>
      <w:adjustRightInd w:val="0"/>
      <w:snapToGrid w:val="0"/>
    </w:pPr>
    <w:rPr>
      <w:rFonts w:ascii="思源黑体" w:eastAsia="思源黑体" w:hAnsi="思源黑体"/>
      <w:snapToGrid w:val="0"/>
      <w:spacing w:val="6"/>
      <w:sz w:val="18"/>
      <w:szCs w:val="18"/>
    </w:rPr>
  </w:style>
  <w:style w:type="paragraph" w:customStyle="1" w:styleId="refalt">
    <w:name w:val="ref_alt"/>
    <w:basedOn w:val="a"/>
    <w:qFormat/>
    <w:pPr>
      <w:spacing w:line="240" w:lineRule="exact"/>
      <w:jc w:val="center"/>
    </w:pPr>
    <w:rPr>
      <w:rFonts w:ascii="思源黑体" w:eastAsia="思源黑体" w:hAnsi="思源黑体" w:cs="Times New Roman (正文 CS 字体)"/>
      <w:snapToGrid w:val="0"/>
      <w:spacing w:val="6"/>
      <w:sz w:val="18"/>
      <w:szCs w:val="18"/>
    </w:rPr>
  </w:style>
  <w:style w:type="paragraph" w:customStyle="1" w:styleId="clinsig">
    <w:name w:val="clinsig"/>
    <w:basedOn w:val="a"/>
    <w:qFormat/>
    <w:pPr>
      <w:snapToGrid w:val="0"/>
      <w:spacing w:line="240" w:lineRule="exact"/>
    </w:pPr>
    <w:rPr>
      <w:rFonts w:hAnsi="思源黑体" w:cs="Times New Roman (正文 CS 字体)"/>
      <w:snapToGrid w:val="0"/>
      <w:spacing w:val="6"/>
      <w:sz w:val="18"/>
      <w:szCs w:val="18"/>
    </w:r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table" w:customStyle="1" w:styleId="1fb">
    <w:name w:val="网格型1"/>
    <w:basedOn w:val="a1"/>
    <w:uiPriority w:val="39"/>
    <w:qFormat/>
    <w:rPr>
      <w:kern w:val="2"/>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1"/>
    <w:qFormat/>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fc">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D47D6-9553-0B41-91FF-2E6242514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20</Pages>
  <Words>3562</Words>
  <Characters>20310</Characters>
  <Application>Microsoft Office Word</Application>
  <DocSecurity>0</DocSecurity>
  <Lines>169</Lines>
  <Paragraphs>47</Paragraphs>
  <ScaleCrop>false</ScaleCrop>
  <Company/>
  <LinksUpToDate>false</LinksUpToDate>
  <CharactersWithSpaces>23825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370</cp:revision>
  <cp:lastPrinted>2021-04-20T17:15:00Z</cp:lastPrinted>
  <dcterms:created xsi:type="dcterms:W3CDTF">2023-04-07T00:37:00Z</dcterms:created>
  <dcterms:modified xsi:type="dcterms:W3CDTF">2025-12-12T01:19:00Z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C3795F6ACBB24AE8B61DBBA497FB0D59_13</vt:lpwstr>
  </property>
  <property fmtid="{D5CDD505-2E9C-101B-9397-08002B2CF9AE}" pid="4" name="KSOTemplateDocerSaveRecord">
    <vt:lpwstr>eyJoZGlkIjoiOTg5OGJlMDg1MGU1M2QyNmJhOTUzZWM0Njc0NDE3OGYifQ==</vt:lpwstr>
  </property>
</Properties>
</file>