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0BFBE" w14:textId="6EB7F7E2" w:rsidR="006E3CD8" w:rsidRDefault="00034E79">
      <w:pPr>
        <w:rPr>
          <w:rFonts w:cs="Menlo"/>
          <w:snapToGrid w:val="0"/>
          <w:color w:val="404040"/>
          <w:sz w:val="18"/>
          <w:szCs w:val="18"/>
        </w:rPr>
      </w:pPr>
      <w:ins w:id="0" w:author="陈艳芳" w:date="2025-12-10T23:28:00Z">
        <w:r>
          <w:rPr>
            <w:noProof/>
          </w:rPr>
          <w:drawing>
            <wp:anchor distT="0" distB="0" distL="114300" distR="114300" simplePos="0" relativeHeight="251659264" behindDoc="0" locked="0" layoutInCell="1" allowOverlap="1" wp14:anchorId="22AD85F9" wp14:editId="34C187F8">
              <wp:simplePos x="0" y="0"/>
              <wp:positionH relativeFrom="column">
                <wp:posOffset>-533400</wp:posOffset>
              </wp:positionH>
              <wp:positionV relativeFrom="paragraph">
                <wp:posOffset>-381000</wp:posOffset>
              </wp:positionV>
              <wp:extent cx="7552690" cy="10684510"/>
              <wp:effectExtent l="0" t="0" r="0" b="2540"/>
              <wp:wrapNone/>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8"/>
                      <a:stretch>
                        <a:fillRect/>
                      </a:stretch>
                    </pic:blipFill>
                    <pic:spPr>
                      <a:xfrm>
                        <a:off x="0" y="0"/>
                        <a:ext cx="7552690" cy="10684510"/>
                      </a:xfrm>
                      <a:prstGeom prst="rect">
                        <a:avLst/>
                      </a:prstGeom>
                    </pic:spPr>
                  </pic:pic>
                </a:graphicData>
              </a:graphic>
            </wp:anchor>
          </w:drawing>
        </w:r>
      </w:ins>
    </w:p>
    <w:p w14:paraId="301898DE" w14:textId="77777777" w:rsidR="006E3CD8" w:rsidRDefault="006E3CD8">
      <w:pPr>
        <w:rPr>
          <w:rFonts w:cs="Menlo"/>
          <w:snapToGrid w:val="0"/>
          <w:color w:val="404040"/>
          <w:sz w:val="18"/>
          <w:szCs w:val="18"/>
        </w:rPr>
      </w:pPr>
    </w:p>
    <w:p w14:paraId="3AAD4302" w14:textId="77777777" w:rsidR="006E3CD8" w:rsidRDefault="006E3CD8">
      <w:pPr>
        <w:rPr>
          <w:snapToGrid w:val="0"/>
        </w:rPr>
      </w:pPr>
    </w:p>
    <w:p w14:paraId="23F06CB5" w14:textId="77777777" w:rsidR="006E3CD8" w:rsidRDefault="006E3CD8">
      <w:pPr>
        <w:rPr>
          <w:snapToGrid w:val="0"/>
          <w:color w:val="595959" w:themeColor="text1" w:themeTint="A6"/>
          <w:sz w:val="20"/>
          <w:szCs w:val="20"/>
        </w:rPr>
      </w:pPr>
    </w:p>
    <w:p w14:paraId="59873272" w14:textId="77777777" w:rsidR="006E3CD8" w:rsidRDefault="006E3CD8">
      <w:pPr>
        <w:rPr>
          <w:snapToGrid w:val="0"/>
          <w:sz w:val="20"/>
          <w:szCs w:val="20"/>
        </w:rPr>
      </w:pPr>
    </w:p>
    <w:p w14:paraId="32A71F53" w14:textId="77777777" w:rsidR="006E3CD8" w:rsidRDefault="006E3CD8">
      <w:pPr>
        <w:rPr>
          <w:snapToGrid w:val="0"/>
          <w:color w:val="595959" w:themeColor="text1" w:themeTint="A6"/>
          <w:sz w:val="16"/>
          <w:szCs w:val="16"/>
        </w:rPr>
      </w:pPr>
      <w:bookmarkStart w:id="1" w:name="ImprintMainBody"/>
      <w:bookmarkEnd w:id="1"/>
    </w:p>
    <w:p w14:paraId="506979CF" w14:textId="77777777" w:rsidR="006E3CD8" w:rsidRDefault="006E3CD8">
      <w:pPr>
        <w:rPr>
          <w:snapToGrid w:val="0"/>
          <w:color w:val="595959" w:themeColor="text1" w:themeTint="A6"/>
          <w:sz w:val="16"/>
          <w:szCs w:val="16"/>
        </w:rPr>
      </w:pPr>
    </w:p>
    <w:p w14:paraId="7972DF0D" w14:textId="77777777" w:rsidR="006E3CD8" w:rsidRDefault="006E3CD8">
      <w:pPr>
        <w:rPr>
          <w:snapToGrid w:val="0"/>
          <w:color w:val="595959" w:themeColor="text1" w:themeTint="A6"/>
          <w:sz w:val="16"/>
          <w:szCs w:val="16"/>
        </w:rPr>
      </w:pPr>
    </w:p>
    <w:p w14:paraId="46E3E24B" w14:textId="77777777" w:rsidR="006E3CD8" w:rsidRDefault="006E3CD8">
      <w:pPr>
        <w:rPr>
          <w:snapToGrid w:val="0"/>
        </w:rPr>
      </w:pPr>
    </w:p>
    <w:p w14:paraId="2F6D38BB" w14:textId="77777777" w:rsidR="006E3CD8" w:rsidRDefault="006E3CD8">
      <w:pPr>
        <w:rPr>
          <w:snapToGrid w:val="0"/>
        </w:rPr>
      </w:pPr>
    </w:p>
    <w:p w14:paraId="0C261D7A" w14:textId="77777777" w:rsidR="006E3CD8" w:rsidRDefault="006E3CD8">
      <w:pPr>
        <w:rPr>
          <w:snapToGrid w:val="0"/>
        </w:rPr>
      </w:pPr>
    </w:p>
    <w:p w14:paraId="2D4585FF" w14:textId="77777777" w:rsidR="006E3CD8" w:rsidRDefault="006E3CD8">
      <w:pPr>
        <w:rPr>
          <w:snapToGrid w:val="0"/>
        </w:rPr>
      </w:pPr>
    </w:p>
    <w:p w14:paraId="5F3255B6" w14:textId="77777777" w:rsidR="006E3CD8" w:rsidRDefault="006E3CD8">
      <w:pPr>
        <w:rPr>
          <w:snapToGrid w:val="0"/>
        </w:rPr>
      </w:pPr>
    </w:p>
    <w:p w14:paraId="290F0B4C" w14:textId="77777777" w:rsidR="006E3CD8" w:rsidRDefault="006E3CD8">
      <w:pPr>
        <w:rPr>
          <w:snapToGrid w:val="0"/>
        </w:rPr>
      </w:pPr>
    </w:p>
    <w:p w14:paraId="413136D4" w14:textId="77777777" w:rsidR="006E3CD8" w:rsidRDefault="006E3CD8">
      <w:pPr>
        <w:rPr>
          <w:snapToGrid w:val="0"/>
        </w:rPr>
      </w:pPr>
    </w:p>
    <w:p w14:paraId="18114327" w14:textId="77777777" w:rsidR="006E3CD8" w:rsidRDefault="00BC147C">
      <w:pPr>
        <w:rPr>
          <w:snapToGrid w:val="0"/>
        </w:rPr>
      </w:pPr>
      <w:r>
        <w:rPr>
          <w:snapToGrid w:val="0"/>
        </w:rPr>
        <w:br w:type="page"/>
      </w:r>
    </w:p>
    <w:p w14:paraId="6949E45D" w14:textId="77777777" w:rsidR="006E3CD8" w:rsidRDefault="00BC147C">
      <w:pPr>
        <w:rPr>
          <w:snapToGrid w:val="0"/>
        </w:rPr>
      </w:pPr>
      <w:r>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6E3CD8" w14:paraId="076A13E5" w14:textId="77777777">
        <w:trPr>
          <w:trHeight w:val="397"/>
        </w:trPr>
        <w:tc>
          <w:tcPr>
            <w:tcW w:w="2297" w:type="dxa"/>
            <w:shd w:val="clear" w:color="auto" w:fill="DAEFF4"/>
            <w:tcMar>
              <w:top w:w="28" w:type="dxa"/>
              <w:left w:w="85" w:type="dxa"/>
              <w:bottom w:w="28" w:type="dxa"/>
              <w:right w:w="85" w:type="dxa"/>
            </w:tcMar>
            <w:vAlign w:val="center"/>
          </w:tcPr>
          <w:p w14:paraId="52CAC2A3" w14:textId="02DBD7F8" w:rsidR="006E3CD8" w:rsidRDefault="00BC147C">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sample.patient</w:t>
            </w:r>
            <w:proofErr w:type="gramEnd"/>
            <w:r w:rsidR="007B3EF6" w:rsidRPr="007B3EF6">
              <w:rPr>
                <w:rFonts w:cs="Times New Roman (正文 CS 字体)"/>
                <w:spacing w:val="6"/>
                <w:sz w:val="18"/>
                <w:szCs w:val="18"/>
              </w:rPr>
              <w:t>_name</w:t>
            </w:r>
            <w:proofErr w:type="spell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799D4E9" w14:textId="43F2BD2B"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样本编号：</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sample.sample_id</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389C57C" w14:textId="1559F7CD"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722B3C" w:rsidRPr="007B3EF6">
              <w:rPr>
                <w:rFonts w:cs="Times New Roman (正文 CS 字体)"/>
                <w:bCs/>
                <w:spacing w:val="6"/>
                <w:sz w:val="18"/>
                <w:szCs w:val="18"/>
              </w:rPr>
              <w:t>{{</w:t>
            </w:r>
            <w:proofErr w:type="spellStart"/>
            <w:proofErr w:type="gramStart"/>
            <w:r w:rsidR="00722B3C" w:rsidRPr="007B3EF6">
              <w:rPr>
                <w:rFonts w:cs="Times New Roman (正文 CS 字体)"/>
                <w:bCs/>
                <w:spacing w:val="6"/>
                <w:sz w:val="18"/>
                <w:szCs w:val="18"/>
              </w:rPr>
              <w:t>sample.</w:t>
            </w:r>
            <w:r w:rsidR="00722B3C" w:rsidRPr="00722B3C">
              <w:rPr>
                <w:rFonts w:cs="Times New Roman (正文 CS 字体)"/>
                <w:bCs/>
                <w:spacing w:val="6"/>
                <w:sz w:val="18"/>
                <w:szCs w:val="18"/>
              </w:rPr>
              <w:t>outpatient</w:t>
            </w:r>
            <w:proofErr w:type="gramEnd"/>
            <w:r w:rsidR="00722B3C" w:rsidRPr="00722B3C">
              <w:rPr>
                <w:rFonts w:cs="Times New Roman (正文 CS 字体)"/>
                <w:bCs/>
                <w:spacing w:val="6"/>
                <w:sz w:val="18"/>
                <w:szCs w:val="18"/>
              </w:rPr>
              <w:t>_hospitalization_no</w:t>
            </w:r>
            <w:proofErr w:type="spellEnd"/>
            <w:r w:rsidR="00722B3C" w:rsidRPr="007B3EF6">
              <w:rPr>
                <w:rFonts w:cs="Times New Roman (正文 CS 字体)"/>
                <w:bCs/>
                <w:spacing w:val="6"/>
                <w:sz w:val="18"/>
                <w:szCs w:val="18"/>
              </w:rPr>
              <w:t>}}</w:t>
            </w:r>
          </w:p>
        </w:tc>
      </w:tr>
      <w:tr w:rsidR="006E3CD8" w14:paraId="7A0BCBF2" w14:textId="77777777">
        <w:trPr>
          <w:trHeight w:val="397"/>
        </w:trPr>
        <w:tc>
          <w:tcPr>
            <w:tcW w:w="2297" w:type="dxa"/>
            <w:shd w:val="clear" w:color="auto" w:fill="DAEFF4"/>
            <w:tcMar>
              <w:top w:w="28" w:type="dxa"/>
              <w:left w:w="85" w:type="dxa"/>
              <w:bottom w:w="28" w:type="dxa"/>
              <w:right w:w="85" w:type="dxa"/>
            </w:tcMar>
            <w:vAlign w:val="center"/>
          </w:tcPr>
          <w:p w14:paraId="0B89F6C3" w14:textId="405E6223" w:rsidR="006E3CD8" w:rsidRDefault="00BC147C">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sample.gender</w:t>
            </w:r>
            <w:proofErr w:type="spellEnd"/>
            <w:proofErr w:type="gram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6CC3DA7" w14:textId="49611E8A" w:rsidR="006E3CD8" w:rsidRDefault="00BC147C">
            <w:pPr>
              <w:spacing w:line="240" w:lineRule="exact"/>
              <w:rPr>
                <w:rFonts w:cs="Times New Roman (正文 CS 字体)"/>
                <w:b/>
                <w:spacing w:val="6"/>
                <w:sz w:val="18"/>
                <w:szCs w:val="18"/>
              </w:rPr>
            </w:pPr>
            <w:r>
              <w:rPr>
                <w:rFonts w:cs="Times New Roman (正文 CS 字体)"/>
                <w:b/>
                <w:spacing w:val="6"/>
                <w:sz w:val="18"/>
                <w:szCs w:val="18"/>
              </w:rPr>
              <w:t>样本类型</w:t>
            </w:r>
            <w:r>
              <w:rPr>
                <w:rFonts w:cs="Times New Roman (正文 CS 字体)" w:hint="eastAsia"/>
                <w:b/>
                <w:spacing w:val="6"/>
                <w:sz w:val="18"/>
                <w:szCs w:val="18"/>
              </w:rPr>
              <w:t>：</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sample.sample_type</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24660CF5" w14:textId="06BB0CDD"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送检项目：</w:t>
            </w:r>
            <w:r w:rsidR="00034E79">
              <w:rPr>
                <w:rFonts w:cs="Times New Roman (正文 CS 字体)" w:hint="eastAsia"/>
                <w:spacing w:val="6"/>
                <w:sz w:val="18"/>
                <w:szCs w:val="18"/>
              </w:rPr>
              <w:t>BRCA1/2基因检测</w:t>
            </w:r>
          </w:p>
        </w:tc>
      </w:tr>
      <w:tr w:rsidR="006E3CD8" w14:paraId="67D0A9F1" w14:textId="77777777">
        <w:trPr>
          <w:trHeight w:val="397"/>
        </w:trPr>
        <w:tc>
          <w:tcPr>
            <w:tcW w:w="2297" w:type="dxa"/>
            <w:shd w:val="clear" w:color="auto" w:fill="DAEFF4"/>
            <w:tcMar>
              <w:top w:w="28" w:type="dxa"/>
              <w:left w:w="85" w:type="dxa"/>
              <w:bottom w:w="28" w:type="dxa"/>
              <w:right w:w="85" w:type="dxa"/>
            </w:tcMar>
            <w:vAlign w:val="center"/>
          </w:tcPr>
          <w:p w14:paraId="319C04EA" w14:textId="2774DD12" w:rsidR="006E3CD8" w:rsidRDefault="00BC147C">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r w:rsidR="007B3EF6" w:rsidRPr="007B3EF6">
              <w:rPr>
                <w:rFonts w:cs="Times New Roman (正文 CS 字体)"/>
                <w:spacing w:val="6"/>
                <w:sz w:val="18"/>
                <w:szCs w:val="18"/>
              </w:rPr>
              <w:t>sample.age</w:t>
            </w:r>
            <w:proofErr w:type="spell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975648B" w14:textId="47AB7059"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病理号：</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sample.pathological</w:t>
            </w:r>
            <w:proofErr w:type="gramEnd"/>
            <w:r w:rsidR="007B3EF6" w:rsidRPr="007B3EF6">
              <w:rPr>
                <w:rFonts w:cs="Times New Roman (正文 CS 字体)"/>
                <w:spacing w:val="6"/>
                <w:sz w:val="18"/>
                <w:szCs w:val="18"/>
              </w:rPr>
              <w:t>_id</w:t>
            </w:r>
            <w:proofErr w:type="spellEnd"/>
            <w:r w:rsidR="007B3EF6" w:rsidRPr="007B3EF6">
              <w:rPr>
                <w:rFonts w:cs="Times New Roman (正文 CS 字体)"/>
                <w:spacing w:val="6"/>
                <w:sz w:val="18"/>
                <w:szCs w:val="18"/>
              </w:rPr>
              <w:t>}}</w:t>
            </w:r>
          </w:p>
        </w:tc>
        <w:tc>
          <w:tcPr>
            <w:tcW w:w="4536" w:type="dxa"/>
            <w:shd w:val="clear" w:color="auto" w:fill="DAEFF4"/>
            <w:tcMar>
              <w:top w:w="28" w:type="dxa"/>
              <w:left w:w="85" w:type="dxa"/>
              <w:bottom w:w="28" w:type="dxa"/>
              <w:right w:w="85" w:type="dxa"/>
            </w:tcMar>
            <w:vAlign w:val="center"/>
          </w:tcPr>
          <w:p w14:paraId="379EF2AD" w14:textId="5CC1DAAB"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检测方法：</w:t>
            </w:r>
            <w:r w:rsidR="005F3960">
              <w:rPr>
                <w:rFonts w:cs="Times New Roman (正文 CS 字体)" w:hint="eastAsia"/>
                <w:spacing w:val="6"/>
                <w:sz w:val="18"/>
                <w:szCs w:val="18"/>
              </w:rPr>
              <w:t>扩增子建库+高通量测序</w:t>
            </w:r>
          </w:p>
        </w:tc>
      </w:tr>
      <w:tr w:rsidR="006E3CD8" w14:paraId="723FA72C"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4B146D40" w14:textId="5A32F1C3"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_department</w:t>
            </w:r>
            <w:proofErr w:type="spellEnd"/>
            <w:r w:rsidR="007B3EF6" w:rsidRPr="007B3EF6">
              <w:rPr>
                <w:rFonts w:cs="Times New Roman (正文 CS 字体)"/>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9AFFCE6" w14:textId="0FC3A798"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_doctor</w:t>
            </w:r>
            <w:proofErr w:type="spellEnd"/>
            <w:r w:rsidR="007B3EF6" w:rsidRPr="007B3EF6">
              <w:rPr>
                <w:rFonts w:cs="Times New Roman (正文 CS 字体)"/>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1F85FCCA" w14:textId="59926AF8"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00722B3C" w:rsidRPr="007B3EF6">
              <w:rPr>
                <w:rFonts w:cs="Times New Roman (正文 CS 字体)"/>
                <w:bCs/>
                <w:spacing w:val="6"/>
                <w:sz w:val="18"/>
                <w:szCs w:val="18"/>
              </w:rPr>
              <w:t>{{</w:t>
            </w:r>
            <w:proofErr w:type="spellStart"/>
            <w:proofErr w:type="gramStart"/>
            <w:r w:rsidR="00722B3C" w:rsidRPr="007B3EF6">
              <w:rPr>
                <w:rFonts w:cs="Times New Roman (正文 CS 字体)"/>
                <w:bCs/>
                <w:spacing w:val="6"/>
                <w:sz w:val="18"/>
                <w:szCs w:val="18"/>
              </w:rPr>
              <w:t>sample.</w:t>
            </w:r>
            <w:r w:rsidR="00722B3C" w:rsidRPr="00722B3C">
              <w:rPr>
                <w:rFonts w:cs="Times New Roman (正文 CS 字体)"/>
                <w:bCs/>
                <w:spacing w:val="6"/>
                <w:sz w:val="18"/>
                <w:szCs w:val="18"/>
              </w:rPr>
              <w:t>submission</w:t>
            </w:r>
            <w:proofErr w:type="gramEnd"/>
            <w:r w:rsidR="00722B3C" w:rsidRPr="00722B3C">
              <w:rPr>
                <w:rFonts w:cs="Times New Roman (正文 CS 字体)"/>
                <w:bCs/>
                <w:spacing w:val="6"/>
                <w:sz w:val="18"/>
                <w:szCs w:val="18"/>
              </w:rPr>
              <w:t>_date</w:t>
            </w:r>
            <w:proofErr w:type="spellEnd"/>
            <w:r w:rsidR="00722B3C" w:rsidRPr="007B3EF6">
              <w:rPr>
                <w:rFonts w:cs="Times New Roman (正文 CS 字体)"/>
                <w:bCs/>
                <w:spacing w:val="6"/>
                <w:sz w:val="18"/>
                <w:szCs w:val="18"/>
              </w:rPr>
              <w:t>}}</w:t>
            </w:r>
          </w:p>
        </w:tc>
      </w:tr>
      <w:tr w:rsidR="006E3CD8" w14:paraId="24E7BB89" w14:textId="77777777">
        <w:trPr>
          <w:trHeight w:val="454"/>
        </w:trPr>
        <w:tc>
          <w:tcPr>
            <w:tcW w:w="9952" w:type="dxa"/>
            <w:gridSpan w:val="3"/>
            <w:shd w:val="clear" w:color="auto" w:fill="DAEFF4"/>
            <w:tcMar>
              <w:top w:w="28" w:type="dxa"/>
              <w:left w:w="85" w:type="dxa"/>
              <w:bottom w:w="28" w:type="dxa"/>
              <w:right w:w="85" w:type="dxa"/>
            </w:tcMar>
            <w:vAlign w:val="center"/>
          </w:tcPr>
          <w:p w14:paraId="0EFD425E" w14:textId="3408FC65"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临床诊断：</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sample.clinical</w:t>
            </w:r>
            <w:proofErr w:type="gramEnd"/>
            <w:r w:rsidR="007B3EF6" w:rsidRPr="007B3EF6">
              <w:rPr>
                <w:rFonts w:cs="Times New Roman (正文 CS 字体)"/>
                <w:spacing w:val="6"/>
                <w:sz w:val="18"/>
                <w:szCs w:val="18"/>
              </w:rPr>
              <w:t>_diagnosis</w:t>
            </w:r>
            <w:proofErr w:type="spellEnd"/>
            <w:r w:rsidR="007B3EF6" w:rsidRPr="007B3EF6">
              <w:rPr>
                <w:rFonts w:cs="Times New Roman (正文 CS 字体)"/>
                <w:spacing w:val="6"/>
                <w:sz w:val="18"/>
                <w:szCs w:val="18"/>
              </w:rPr>
              <w:t>}}</w:t>
            </w:r>
          </w:p>
        </w:tc>
      </w:tr>
      <w:tr w:rsidR="006E3CD8" w14:paraId="79E5994E" w14:textId="77777777">
        <w:trPr>
          <w:trHeight w:val="397"/>
        </w:trPr>
        <w:tc>
          <w:tcPr>
            <w:tcW w:w="9952" w:type="dxa"/>
            <w:gridSpan w:val="3"/>
            <w:shd w:val="clear" w:color="auto" w:fill="DAEFF4"/>
            <w:tcMar>
              <w:top w:w="28" w:type="dxa"/>
              <w:left w:w="85" w:type="dxa"/>
              <w:bottom w:w="28" w:type="dxa"/>
              <w:right w:w="85" w:type="dxa"/>
            </w:tcMar>
            <w:vAlign w:val="center"/>
          </w:tcPr>
          <w:p w14:paraId="691230C3" w14:textId="0F4AD8FA"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病理学评估：</w:t>
            </w:r>
            <w:r w:rsidR="007B3EF6" w:rsidRPr="007B3EF6">
              <w:rPr>
                <w:rFonts w:cs="Times New Roman (正文 CS 字体)"/>
                <w:bCs/>
                <w:spacing w:val="6"/>
                <w:sz w:val="18"/>
                <w:szCs w:val="18"/>
              </w:rPr>
              <w:t>{{</w:t>
            </w:r>
            <w:proofErr w:type="spellStart"/>
            <w:proofErr w:type="gramStart"/>
            <w:r w:rsidR="007B3EF6" w:rsidRPr="007B3EF6">
              <w:rPr>
                <w:rFonts w:cs="Times New Roman (正文 CS 字体)"/>
                <w:bCs/>
                <w:spacing w:val="6"/>
                <w:sz w:val="18"/>
                <w:szCs w:val="18"/>
              </w:rPr>
              <w:t>sample.pathol</w:t>
            </w:r>
            <w:proofErr w:type="gramEnd"/>
            <w:r w:rsidR="007B3EF6" w:rsidRPr="007B3EF6">
              <w:rPr>
                <w:rFonts w:cs="Times New Roman (正文 CS 字体)"/>
                <w:bCs/>
                <w:spacing w:val="6"/>
                <w:sz w:val="18"/>
                <w:szCs w:val="18"/>
              </w:rPr>
              <w:t>_diagn</w:t>
            </w:r>
            <w:proofErr w:type="spellEnd"/>
            <w:r w:rsidR="007B3EF6" w:rsidRPr="007B3EF6">
              <w:rPr>
                <w:rFonts w:cs="Times New Roman (正文 CS 字体)"/>
                <w:bCs/>
                <w:spacing w:val="6"/>
                <w:sz w:val="18"/>
                <w:szCs w:val="18"/>
              </w:rPr>
              <w:t>}}</w:t>
            </w:r>
          </w:p>
        </w:tc>
      </w:tr>
    </w:tbl>
    <w:p w14:paraId="783737D3" w14:textId="77777777" w:rsidR="006E3CD8" w:rsidRDefault="006E3CD8">
      <w:pPr>
        <w:rPr>
          <w:rFonts w:cs="Times New Roman (正文 CS 字体)"/>
          <w:snapToGrid w:val="0"/>
          <w:spacing w:val="6"/>
          <w:sz w:val="18"/>
          <w:szCs w:val="18"/>
        </w:rPr>
      </w:pPr>
    </w:p>
    <w:p w14:paraId="79658878" w14:textId="77777777" w:rsidR="006E3CD8" w:rsidRDefault="00BC147C">
      <w:pPr>
        <w:rPr>
          <w:snapToGrid w:val="0"/>
        </w:rPr>
      </w:pPr>
      <w:r>
        <w:rPr>
          <w:rFonts w:cstheme="minorBidi"/>
          <w:b/>
          <w:bCs/>
          <w:color w:val="31849B"/>
          <w:kern w:val="2"/>
        </w:rPr>
        <w:t>检测</w:t>
      </w:r>
      <w:r>
        <w:rPr>
          <w:rFonts w:cstheme="minorBidi" w:hint="eastAsia"/>
          <w:b/>
          <w:bCs/>
          <w:color w:val="31849B"/>
          <w:kern w:val="2"/>
        </w:rPr>
        <w:t>内容</w:t>
      </w:r>
    </w:p>
    <w:p w14:paraId="3DDD93FA" w14:textId="2E2C5CC1" w:rsidR="006E3CD8" w:rsidRDefault="00BC147C">
      <w:pPr>
        <w:rPr>
          <w:rFonts w:cs="Times New Roman (正文 CS 字体)"/>
          <w:snapToGrid w:val="0"/>
          <w:spacing w:val="6"/>
          <w:sz w:val="18"/>
          <w:szCs w:val="18"/>
        </w:rPr>
      </w:pPr>
      <w:r>
        <w:rPr>
          <w:rFonts w:cs="Times New Roman (正文 CS 字体)" w:hint="eastAsia"/>
          <w:snapToGrid w:val="0"/>
          <w:spacing w:val="6"/>
          <w:sz w:val="18"/>
          <w:szCs w:val="18"/>
        </w:rPr>
        <w:t>本项目检测BRCA1和BRCA2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w:t>
      </w:r>
      <w:r>
        <w:rPr>
          <w:rFonts w:cs="Times New Roman (正文 CS 字体)"/>
          <w:snapToGrid w:val="0"/>
          <w:spacing w:val="6"/>
          <w:sz w:val="18"/>
          <w:szCs w:val="18"/>
        </w:rPr>
        <w:t>利用</w:t>
      </w:r>
      <w:r>
        <w:rPr>
          <w:rFonts w:cs="Times New Roman (正文 CS 字体)" w:hint="eastAsia"/>
          <w:snapToGrid w:val="0"/>
          <w:spacing w:val="6"/>
          <w:sz w:val="18"/>
          <w:szCs w:val="18"/>
        </w:rPr>
        <w:t>扩增子</w:t>
      </w:r>
      <w:r w:rsidR="005F3960">
        <w:rPr>
          <w:rFonts w:cs="Times New Roman (正文 CS 字体)" w:hint="eastAsia"/>
          <w:snapToGrid w:val="0"/>
          <w:spacing w:val="6"/>
          <w:sz w:val="18"/>
          <w:szCs w:val="18"/>
        </w:rPr>
        <w:t>建库</w:t>
      </w:r>
      <w:r>
        <w:rPr>
          <w:rFonts w:cs="Times New Roman (正文 CS 字体)"/>
          <w:snapToGrid w:val="0"/>
          <w:spacing w:val="6"/>
          <w:sz w:val="18"/>
          <w:szCs w:val="18"/>
        </w:rPr>
        <w:t>和高通量测序法检测</w:t>
      </w:r>
      <w:r>
        <w:rPr>
          <w:rFonts w:cs="Times New Roman (正文 CS 字体)" w:hint="eastAsia"/>
          <w:snapToGrid w:val="0"/>
          <w:spacing w:val="6"/>
          <w:sz w:val="18"/>
          <w:szCs w:val="18"/>
        </w:rPr>
        <w:t>BRCA1基因和BRCA2基因全编码区（包括BRCA1基因（NM_007294）外显子2、3、5~24，BRCA2基因（NM_000059）外显子2-27）、外显子-内含子连接区、UTR区（非翻译区）和启动子区域上的单核苷酸变异（SNV）和小片段插入/缺失变异（</w:t>
      </w:r>
      <w:proofErr w:type="spellStart"/>
      <w:r>
        <w:rPr>
          <w:rFonts w:cs="Times New Roman (正文 CS 字体)" w:hint="eastAsia"/>
          <w:snapToGrid w:val="0"/>
          <w:spacing w:val="6"/>
          <w:sz w:val="18"/>
          <w:szCs w:val="18"/>
        </w:rPr>
        <w:t>InDel</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br w:type="page"/>
      </w:r>
    </w:p>
    <w:p w14:paraId="7882BE06" w14:textId="77777777" w:rsidR="006E3CD8" w:rsidRDefault="00BC147C">
      <w:pPr>
        <w:numPr>
          <w:ilvl w:val="0"/>
          <w:numId w:val="2"/>
        </w:numPr>
        <w:rPr>
          <w:rFonts w:cstheme="minorBidi"/>
          <w:b/>
          <w:bCs/>
          <w:color w:val="31849B"/>
          <w:kern w:val="2"/>
        </w:rPr>
      </w:pPr>
      <w:r>
        <w:rPr>
          <w:rFonts w:cstheme="minorBidi" w:hint="eastAsia"/>
          <w:b/>
          <w:bCs/>
          <w:color w:val="31849B"/>
          <w:kern w:val="2"/>
        </w:rPr>
        <w:lastRenderedPageBreak/>
        <w:t>检测</w:t>
      </w:r>
      <w:r>
        <w:rPr>
          <w:rFonts w:cstheme="minorBidi"/>
          <w:b/>
          <w:bCs/>
          <w:color w:val="31849B"/>
          <w:kern w:val="2"/>
        </w:rPr>
        <w:t>结果</w:t>
      </w:r>
    </w:p>
    <w:p w14:paraId="4AC0F513" w14:textId="77777777" w:rsidR="006E3CD8" w:rsidRDefault="00BC147C">
      <w:pPr>
        <w:jc w:val="center"/>
        <w:rPr>
          <w:rFonts w:cstheme="minorBidi"/>
          <w:b/>
          <w:bCs/>
          <w:color w:val="31849B"/>
          <w:kern w:val="2"/>
          <w:sz w:val="22"/>
          <w:szCs w:val="22"/>
        </w:rPr>
      </w:pPr>
      <w:r>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6E3CD8" w14:paraId="65E4EAAD" w14:textId="77777777">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786AE58" w14:textId="77777777" w:rsidR="006E3CD8" w:rsidRDefault="00BC147C">
            <w:pPr>
              <w:spacing w:line="240" w:lineRule="exact"/>
              <w:jc w:val="center"/>
              <w:rPr>
                <w:b/>
                <w:snapToGrid w:val="0"/>
                <w:color w:val="31849B"/>
                <w:spacing w:val="6"/>
                <w:sz w:val="18"/>
                <w:szCs w:val="18"/>
              </w:rPr>
            </w:pPr>
            <w:r>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34DB5B02"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5E3F2AED"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385E9FB6"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2121EC40"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2D7112A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0B6A17" w14:paraId="029B5D4B" w14:textId="77777777" w:rsidTr="001832F6">
        <w:trPr>
          <w:trHeight w:val="567"/>
          <w:jc w:val="center"/>
        </w:trPr>
        <w:tc>
          <w:tcPr>
            <w:tcW w:w="10653" w:type="dxa"/>
            <w:gridSpan w:val="6"/>
            <w:shd w:val="clear" w:color="auto" w:fill="auto"/>
            <w:tcMar>
              <w:top w:w="28" w:type="dxa"/>
              <w:bottom w:w="28" w:type="dxa"/>
            </w:tcMar>
            <w:vAlign w:val="center"/>
          </w:tcPr>
          <w:p w14:paraId="4C701325" w14:textId="5E70CCF4"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4266593" w14:textId="77777777" w:rsidTr="001832F6">
        <w:trPr>
          <w:trHeight w:val="567"/>
          <w:jc w:val="center"/>
        </w:trPr>
        <w:tc>
          <w:tcPr>
            <w:tcW w:w="10653" w:type="dxa"/>
            <w:gridSpan w:val="6"/>
            <w:shd w:val="clear" w:color="auto" w:fill="auto"/>
            <w:tcMar>
              <w:top w:w="28" w:type="dxa"/>
              <w:bottom w:w="28" w:type="dxa"/>
            </w:tcMar>
            <w:vAlign w:val="center"/>
          </w:tcPr>
          <w:p w14:paraId="2B7860CD" w14:textId="51CBA58A"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1377B59F" w14:textId="77777777" w:rsidTr="000B6A17">
        <w:trPr>
          <w:trHeight w:val="567"/>
          <w:jc w:val="center"/>
        </w:trPr>
        <w:tc>
          <w:tcPr>
            <w:tcW w:w="1058" w:type="dxa"/>
            <w:shd w:val="clear" w:color="auto" w:fill="auto"/>
            <w:tcMar>
              <w:top w:w="28" w:type="dxa"/>
              <w:bottom w:w="28" w:type="dxa"/>
            </w:tcMar>
            <w:vAlign w:val="center"/>
          </w:tcPr>
          <w:p w14:paraId="462B71BE" w14:textId="5598C528" w:rsidR="000B6A17" w:rsidRDefault="007C0D48">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16D4DB50"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0BB74D6F" w14:textId="7EEE3A97" w:rsidR="000B6A17"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122252C6" w14:textId="4D2C88EA" w:rsidR="000B6A17" w:rsidRDefault="006D7528">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49CE394A" w14:textId="789B0430" w:rsidR="000B6A17" w:rsidRDefault="006D7528">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536F9B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6917EEE6"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4-疑似致病性</w:t>
            </w:r>
          </w:p>
          <w:p w14:paraId="5634D794"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443F236E"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5-致病性</w:t>
            </w:r>
          </w:p>
          <w:p w14:paraId="453F048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{%p else%}</w:t>
            </w:r>
          </w:p>
          <w:p w14:paraId="1D9EB45F" w14:textId="6389086A" w:rsidR="006D7528" w:rsidRPr="006D7528" w:rsidRDefault="006D7528" w:rsidP="006D7528">
            <w:pPr>
              <w:spacing w:line="240" w:lineRule="exact"/>
              <w:jc w:val="center"/>
              <w:rPr>
                <w:snapToGrid w:val="0"/>
                <w:spacing w:val="6"/>
                <w:sz w:val="18"/>
                <w:szCs w:val="18"/>
              </w:rPr>
            </w:pPr>
            <w:r>
              <w:rPr>
                <w:snapToGrid w:val="0"/>
                <w:spacing w:val="6"/>
                <w:sz w:val="18"/>
                <w:szCs w:val="18"/>
              </w:rPr>
              <w:t>3</w:t>
            </w:r>
            <w:r w:rsidRPr="006D7528">
              <w:rPr>
                <w:snapToGrid w:val="0"/>
                <w:spacing w:val="6"/>
                <w:sz w:val="18"/>
                <w:szCs w:val="18"/>
              </w:rPr>
              <w:t>-意义不明确</w:t>
            </w:r>
          </w:p>
          <w:p w14:paraId="0778B10A" w14:textId="6C7A72DB" w:rsidR="000B6A17" w:rsidRDefault="006D7528" w:rsidP="006D7528">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6E8754D6"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58CE99C4"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08EDD025"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2656CA0C"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6A920772"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7F349F7D"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C2C885A" w14:textId="20D78103" w:rsidR="000B6A17"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0B6A17" w14:paraId="010BE6F5" w14:textId="77777777" w:rsidTr="00305DDD">
        <w:trPr>
          <w:trHeight w:val="567"/>
          <w:jc w:val="center"/>
        </w:trPr>
        <w:tc>
          <w:tcPr>
            <w:tcW w:w="10653" w:type="dxa"/>
            <w:gridSpan w:val="6"/>
            <w:shd w:val="clear" w:color="auto" w:fill="auto"/>
            <w:tcMar>
              <w:top w:w="28" w:type="dxa"/>
              <w:bottom w:w="28" w:type="dxa"/>
            </w:tcMar>
            <w:vAlign w:val="center"/>
          </w:tcPr>
          <w:p w14:paraId="59432C6B" w14:textId="20DA1531"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0B6A17" w14:paraId="227436D7" w14:textId="77777777" w:rsidTr="00305DDD">
        <w:trPr>
          <w:trHeight w:val="567"/>
          <w:jc w:val="center"/>
        </w:trPr>
        <w:tc>
          <w:tcPr>
            <w:tcW w:w="10653" w:type="dxa"/>
            <w:gridSpan w:val="6"/>
            <w:shd w:val="clear" w:color="auto" w:fill="auto"/>
            <w:tcMar>
              <w:top w:w="28" w:type="dxa"/>
              <w:bottom w:w="28" w:type="dxa"/>
            </w:tcMar>
            <w:vAlign w:val="center"/>
          </w:tcPr>
          <w:p w14:paraId="2A693DCA" w14:textId="692D840E"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0B6A17" w14:paraId="126539BE" w14:textId="77777777" w:rsidTr="00A63DC0">
        <w:trPr>
          <w:trHeight w:val="567"/>
          <w:jc w:val="center"/>
        </w:trPr>
        <w:tc>
          <w:tcPr>
            <w:tcW w:w="1058" w:type="dxa"/>
            <w:shd w:val="clear" w:color="auto" w:fill="auto"/>
            <w:tcMar>
              <w:top w:w="28" w:type="dxa"/>
              <w:bottom w:w="28" w:type="dxa"/>
            </w:tcMar>
            <w:vAlign w:val="center"/>
          </w:tcPr>
          <w:p w14:paraId="71239BEA" w14:textId="6C9EE901"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2109DCB8" w14:textId="6ED4A172"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w:t>
            </w:r>
            <w:r>
              <w:rPr>
                <w:rFonts w:cs="Times New Roman" w:hint="eastAsia"/>
                <w:iCs/>
                <w:color w:val="000000" w:themeColor="text1"/>
                <w:spacing w:val="10"/>
                <w:sz w:val="18"/>
                <w:szCs w:val="18"/>
              </w:rPr>
              <w:t>5-</w:t>
            </w:r>
            <w:r>
              <w:rPr>
                <w:rFonts w:cs="Times New Roman" w:hint="eastAsia"/>
                <w:iCs/>
                <w:color w:val="000000" w:themeColor="text1"/>
                <w:spacing w:val="10"/>
                <w:sz w:val="18"/>
                <w:szCs w:val="18"/>
                <w:lang w:val="en-GB"/>
              </w:rPr>
              <w:t>致病性、</w:t>
            </w:r>
            <w:r>
              <w:rPr>
                <w:rFonts w:cs="Times New Roman" w:hint="eastAsia"/>
                <w:iCs/>
                <w:color w:val="000000" w:themeColor="text1"/>
                <w:spacing w:val="10"/>
                <w:sz w:val="18"/>
                <w:szCs w:val="18"/>
              </w:rPr>
              <w:t>4-</w:t>
            </w:r>
            <w:r>
              <w:rPr>
                <w:rFonts w:cs="Times New Roman" w:hint="eastAsia"/>
                <w:iCs/>
                <w:color w:val="000000" w:themeColor="text1"/>
                <w:spacing w:val="10"/>
                <w:sz w:val="18"/>
                <w:szCs w:val="18"/>
                <w:lang w:val="en-GB"/>
              </w:rPr>
              <w:t>疑似致病性、</w:t>
            </w:r>
            <w:r>
              <w:rPr>
                <w:rFonts w:cs="Times New Roman" w:hint="eastAsia"/>
                <w:iCs/>
                <w:color w:val="000000" w:themeColor="text1"/>
                <w:spacing w:val="10"/>
                <w:sz w:val="18"/>
                <w:szCs w:val="18"/>
              </w:rPr>
              <w:t>3-</w:t>
            </w:r>
            <w:r>
              <w:rPr>
                <w:rFonts w:cs="Times New Roman" w:hint="eastAsia"/>
                <w:iCs/>
                <w:color w:val="000000" w:themeColor="text1"/>
                <w:spacing w:val="10"/>
                <w:sz w:val="18"/>
                <w:szCs w:val="18"/>
                <w:lang w:val="en-GB"/>
              </w:rPr>
              <w:t>意义不明确的胚系变异</w:t>
            </w:r>
          </w:p>
        </w:tc>
      </w:tr>
      <w:tr w:rsidR="000B6A17" w14:paraId="1E5CC4E2" w14:textId="77777777" w:rsidTr="004A0DCB">
        <w:trPr>
          <w:trHeight w:val="567"/>
          <w:jc w:val="center"/>
        </w:trPr>
        <w:tc>
          <w:tcPr>
            <w:tcW w:w="10653" w:type="dxa"/>
            <w:gridSpan w:val="6"/>
            <w:shd w:val="clear" w:color="auto" w:fill="auto"/>
            <w:tcMar>
              <w:top w:w="28" w:type="dxa"/>
              <w:bottom w:w="28" w:type="dxa"/>
            </w:tcMar>
            <w:vAlign w:val="center"/>
          </w:tcPr>
          <w:p w14:paraId="50DF3764" w14:textId="35731507" w:rsid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w:iCs/>
                <w:color w:val="000000" w:themeColor="text1"/>
                <w:spacing w:val="10"/>
                <w:sz w:val="18"/>
                <w:szCs w:val="18"/>
                <w:lang w:val="en-GB"/>
              </w:rPr>
              <w:t>{%tr endif%}</w:t>
            </w:r>
          </w:p>
        </w:tc>
      </w:tr>
      <w:tr w:rsidR="000B6A17" w14:paraId="13839790" w14:textId="77777777" w:rsidTr="004A0DCB">
        <w:trPr>
          <w:trHeight w:val="567"/>
          <w:jc w:val="center"/>
        </w:trPr>
        <w:tc>
          <w:tcPr>
            <w:tcW w:w="10653" w:type="dxa"/>
            <w:gridSpan w:val="6"/>
            <w:shd w:val="clear" w:color="auto" w:fill="auto"/>
            <w:tcMar>
              <w:top w:w="28" w:type="dxa"/>
              <w:bottom w:w="28" w:type="dxa"/>
            </w:tcMar>
            <w:vAlign w:val="center"/>
          </w:tcPr>
          <w:p w14:paraId="49E93ADA" w14:textId="059B976F"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F3B5145" w14:textId="77777777" w:rsidTr="004A0DCB">
        <w:trPr>
          <w:trHeight w:val="567"/>
          <w:jc w:val="center"/>
        </w:trPr>
        <w:tc>
          <w:tcPr>
            <w:tcW w:w="10653" w:type="dxa"/>
            <w:gridSpan w:val="6"/>
            <w:shd w:val="clear" w:color="auto" w:fill="auto"/>
            <w:tcMar>
              <w:top w:w="28" w:type="dxa"/>
              <w:bottom w:w="28" w:type="dxa"/>
            </w:tcMar>
            <w:vAlign w:val="center"/>
          </w:tcPr>
          <w:p w14:paraId="7C43C722" w14:textId="6243EC51"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FB0182" w14:paraId="681E823D" w14:textId="77777777" w:rsidTr="000B6A17">
        <w:trPr>
          <w:trHeight w:val="567"/>
          <w:jc w:val="center"/>
        </w:trPr>
        <w:tc>
          <w:tcPr>
            <w:tcW w:w="1058" w:type="dxa"/>
            <w:shd w:val="clear" w:color="auto" w:fill="auto"/>
            <w:tcMar>
              <w:top w:w="28" w:type="dxa"/>
              <w:bottom w:w="28" w:type="dxa"/>
            </w:tcMar>
            <w:vAlign w:val="center"/>
          </w:tcPr>
          <w:p w14:paraId="71317A0B" w14:textId="6CF337FE" w:rsidR="00FB0182" w:rsidRDefault="00FB0182" w:rsidP="00FB0182">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31FC7755"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1223EADD" w14:textId="3D7AB71E" w:rsidR="00FB0182"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06F5E54C" w14:textId="6CBB3728" w:rsidR="00FB0182" w:rsidRDefault="00FB0182" w:rsidP="00FB0182">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226A5340" w14:textId="5DEFE5FF" w:rsidR="00FB0182" w:rsidRDefault="00FB0182" w:rsidP="00FB0182">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C4EF646"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0C4AAE01"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4-疑似致病性</w:t>
            </w:r>
          </w:p>
          <w:p w14:paraId="28021649"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731DB1A7"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5-致病性</w:t>
            </w:r>
          </w:p>
          <w:p w14:paraId="55354A47"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{%p else%}</w:t>
            </w:r>
          </w:p>
          <w:p w14:paraId="786F744F" w14:textId="77777777" w:rsidR="00FB0182" w:rsidRPr="006D7528" w:rsidRDefault="00FB0182" w:rsidP="00FB0182">
            <w:pPr>
              <w:spacing w:line="240" w:lineRule="exact"/>
              <w:jc w:val="center"/>
              <w:rPr>
                <w:snapToGrid w:val="0"/>
                <w:spacing w:val="6"/>
                <w:sz w:val="18"/>
                <w:szCs w:val="18"/>
              </w:rPr>
            </w:pPr>
            <w:r>
              <w:rPr>
                <w:snapToGrid w:val="0"/>
                <w:spacing w:val="6"/>
                <w:sz w:val="18"/>
                <w:szCs w:val="18"/>
              </w:rPr>
              <w:t>3</w:t>
            </w:r>
            <w:r w:rsidRPr="006D7528">
              <w:rPr>
                <w:snapToGrid w:val="0"/>
                <w:spacing w:val="6"/>
                <w:sz w:val="18"/>
                <w:szCs w:val="18"/>
              </w:rPr>
              <w:t>-意义不明确</w:t>
            </w:r>
          </w:p>
          <w:p w14:paraId="64089265" w14:textId="66CDF7D4" w:rsidR="00FB0182" w:rsidRDefault="00FB0182" w:rsidP="00FB0182">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2BE2E17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39F09595"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5DA73890"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7331D86E"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5A48F84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3C69D9F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7E505DB" w14:textId="43DBC394" w:rsidR="00FB0182"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1A3C61" w14:paraId="7AA9B0FE" w14:textId="77777777" w:rsidTr="00CF5E51">
        <w:trPr>
          <w:trHeight w:val="567"/>
          <w:jc w:val="center"/>
        </w:trPr>
        <w:tc>
          <w:tcPr>
            <w:tcW w:w="10653" w:type="dxa"/>
            <w:gridSpan w:val="6"/>
            <w:shd w:val="clear" w:color="auto" w:fill="auto"/>
            <w:tcMar>
              <w:top w:w="28" w:type="dxa"/>
              <w:bottom w:w="28" w:type="dxa"/>
            </w:tcMar>
            <w:vAlign w:val="center"/>
          </w:tcPr>
          <w:p w14:paraId="5E3D8F27" w14:textId="3E28A9DE"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1A3C61" w14:paraId="61539BC1" w14:textId="77777777" w:rsidTr="00CF5E51">
        <w:trPr>
          <w:trHeight w:val="567"/>
          <w:jc w:val="center"/>
        </w:trPr>
        <w:tc>
          <w:tcPr>
            <w:tcW w:w="10653" w:type="dxa"/>
            <w:gridSpan w:val="6"/>
            <w:shd w:val="clear" w:color="auto" w:fill="auto"/>
            <w:tcMar>
              <w:top w:w="28" w:type="dxa"/>
              <w:bottom w:w="28" w:type="dxa"/>
            </w:tcMar>
            <w:vAlign w:val="center"/>
          </w:tcPr>
          <w:p w14:paraId="6892C31A" w14:textId="39097973"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1A3C61" w14:paraId="615A6940" w14:textId="77777777" w:rsidTr="00CF7B46">
        <w:trPr>
          <w:trHeight w:val="567"/>
          <w:jc w:val="center"/>
        </w:trPr>
        <w:tc>
          <w:tcPr>
            <w:tcW w:w="1058" w:type="dxa"/>
            <w:shd w:val="clear" w:color="auto" w:fill="auto"/>
            <w:tcMar>
              <w:top w:w="28" w:type="dxa"/>
              <w:bottom w:w="28" w:type="dxa"/>
            </w:tcMar>
            <w:vAlign w:val="center"/>
          </w:tcPr>
          <w:p w14:paraId="0B142952" w14:textId="74F5815E"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7ECB892C" w14:textId="6640249D"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w:t>
            </w:r>
            <w:r>
              <w:rPr>
                <w:rFonts w:cs="Times New Roman" w:hint="eastAsia"/>
                <w:iCs/>
                <w:color w:val="000000" w:themeColor="text1"/>
                <w:spacing w:val="10"/>
                <w:sz w:val="18"/>
                <w:szCs w:val="18"/>
              </w:rPr>
              <w:t>5-</w:t>
            </w:r>
            <w:r>
              <w:rPr>
                <w:rFonts w:cs="Times New Roman" w:hint="eastAsia"/>
                <w:iCs/>
                <w:color w:val="000000" w:themeColor="text1"/>
                <w:spacing w:val="10"/>
                <w:sz w:val="18"/>
                <w:szCs w:val="18"/>
                <w:lang w:val="en-GB"/>
              </w:rPr>
              <w:t>致病性、</w:t>
            </w:r>
            <w:r>
              <w:rPr>
                <w:rFonts w:cs="Times New Roman" w:hint="eastAsia"/>
                <w:iCs/>
                <w:color w:val="000000" w:themeColor="text1"/>
                <w:spacing w:val="10"/>
                <w:sz w:val="18"/>
                <w:szCs w:val="18"/>
              </w:rPr>
              <w:t>4-</w:t>
            </w:r>
            <w:r>
              <w:rPr>
                <w:rFonts w:cs="Times New Roman" w:hint="eastAsia"/>
                <w:iCs/>
                <w:color w:val="000000" w:themeColor="text1"/>
                <w:spacing w:val="10"/>
                <w:sz w:val="18"/>
                <w:szCs w:val="18"/>
                <w:lang w:val="en-GB"/>
              </w:rPr>
              <w:t>疑似致病性、</w:t>
            </w:r>
            <w:r>
              <w:rPr>
                <w:rFonts w:cs="Times New Roman" w:hint="eastAsia"/>
                <w:iCs/>
                <w:color w:val="000000" w:themeColor="text1"/>
                <w:spacing w:val="10"/>
                <w:sz w:val="18"/>
                <w:szCs w:val="18"/>
              </w:rPr>
              <w:t>3-</w:t>
            </w:r>
            <w:r>
              <w:rPr>
                <w:rFonts w:cs="Times New Roman" w:hint="eastAsia"/>
                <w:iCs/>
                <w:color w:val="000000" w:themeColor="text1"/>
                <w:spacing w:val="10"/>
                <w:sz w:val="18"/>
                <w:szCs w:val="18"/>
                <w:lang w:val="en-GB"/>
              </w:rPr>
              <w:t>意义不明确的胚系变异</w:t>
            </w:r>
          </w:p>
        </w:tc>
      </w:tr>
      <w:tr w:rsidR="001A3C61" w14:paraId="28C92A45" w14:textId="77777777" w:rsidTr="008F27DE">
        <w:trPr>
          <w:trHeight w:val="567"/>
          <w:jc w:val="center"/>
        </w:trPr>
        <w:tc>
          <w:tcPr>
            <w:tcW w:w="10653" w:type="dxa"/>
            <w:gridSpan w:val="6"/>
            <w:shd w:val="clear" w:color="auto" w:fill="auto"/>
            <w:tcMar>
              <w:top w:w="28" w:type="dxa"/>
              <w:bottom w:w="28" w:type="dxa"/>
            </w:tcMar>
            <w:vAlign w:val="center"/>
          </w:tcPr>
          <w:p w14:paraId="7DCFD271" w14:textId="1CADCA0A" w:rsidR="001A3C61" w:rsidRDefault="001A3C61" w:rsidP="001A3C61">
            <w:pPr>
              <w:spacing w:line="240" w:lineRule="exact"/>
              <w:jc w:val="center"/>
              <w:rPr>
                <w:rFonts w:cs="Times New Roman (正文 CS 字体)"/>
                <w:snapToGrid w:val="0"/>
                <w:spacing w:val="6"/>
                <w:sz w:val="18"/>
                <w:szCs w:val="18"/>
              </w:rPr>
            </w:pPr>
            <w:r w:rsidRPr="000B6A17">
              <w:rPr>
                <w:rFonts w:cs="Times New Roman"/>
                <w:iCs/>
                <w:color w:val="000000" w:themeColor="text1"/>
                <w:spacing w:val="10"/>
                <w:sz w:val="18"/>
                <w:szCs w:val="18"/>
                <w:lang w:val="en-GB"/>
              </w:rPr>
              <w:lastRenderedPageBreak/>
              <w:t>{%tr endif%}</w:t>
            </w:r>
          </w:p>
        </w:tc>
      </w:tr>
    </w:tbl>
    <w:p w14:paraId="0DDFFE8B" w14:textId="77777777" w:rsidR="006E3CD8" w:rsidRDefault="00BC147C">
      <w:pPr>
        <w:jc w:val="center"/>
        <w:rPr>
          <w:rFonts w:cstheme="minorBidi"/>
          <w:b/>
          <w:bCs/>
          <w:color w:val="31849B"/>
          <w:kern w:val="2"/>
          <w:sz w:val="22"/>
          <w:szCs w:val="22"/>
        </w:rPr>
      </w:pPr>
      <w:r>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6E3CD8" w14:paraId="7BC120B5" w14:textId="77777777">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534C3DB"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344A8C9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2B00432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41C7E1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141E132C"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0D2382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E559F2" w14:paraId="05D08C2E" w14:textId="77777777" w:rsidTr="00DB565D">
        <w:trPr>
          <w:trHeight w:val="397"/>
          <w:jc w:val="center"/>
        </w:trPr>
        <w:tc>
          <w:tcPr>
            <w:tcW w:w="10653" w:type="dxa"/>
            <w:gridSpan w:val="6"/>
            <w:shd w:val="clear" w:color="auto" w:fill="auto"/>
            <w:tcMar>
              <w:top w:w="28" w:type="dxa"/>
              <w:bottom w:w="28" w:type="dxa"/>
            </w:tcMar>
            <w:vAlign w:val="center"/>
          </w:tcPr>
          <w:p w14:paraId="1908E89D" w14:textId="416DC99E"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var_brca.snv_s.B1_L</w:t>
            </w:r>
            <w:r>
              <w:rPr>
                <w:rFonts w:cs="Times New Roman (正文 CS 字体)"/>
                <w:snapToGrid w:val="0"/>
                <w:spacing w:val="6"/>
                <w:sz w:val="18"/>
                <w:szCs w:val="18"/>
              </w:rPr>
              <w:t>1</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1</w:t>
            </w:r>
            <w:r w:rsidRPr="000B6A17">
              <w:rPr>
                <w:rFonts w:cs="Times New Roman (正文 CS 字体)"/>
                <w:snapToGrid w:val="0"/>
                <w:spacing w:val="6"/>
                <w:sz w:val="18"/>
                <w:szCs w:val="18"/>
              </w:rPr>
              <w:t>%}</w:t>
            </w:r>
          </w:p>
        </w:tc>
      </w:tr>
      <w:tr w:rsidR="00E559F2" w14:paraId="52B1EC3E" w14:textId="77777777">
        <w:trPr>
          <w:trHeight w:val="397"/>
          <w:jc w:val="center"/>
        </w:trPr>
        <w:tc>
          <w:tcPr>
            <w:tcW w:w="1058" w:type="dxa"/>
            <w:shd w:val="clear" w:color="auto" w:fill="auto"/>
            <w:tcMar>
              <w:top w:w="28" w:type="dxa"/>
              <w:bottom w:w="28" w:type="dxa"/>
            </w:tcMar>
            <w:vAlign w:val="center"/>
          </w:tcPr>
          <w:p w14:paraId="6D39443D" w14:textId="77777777" w:rsidR="00E559F2" w:rsidRPr="00E559F2" w:rsidRDefault="00E559F2" w:rsidP="000363BF">
            <w:pPr>
              <w:pStyle w:val="afffff"/>
              <w:numPr>
                <w:ilvl w:val="0"/>
                <w:numId w:val="6"/>
              </w:numPr>
              <w:spacing w:before="0" w:after="0" w:line="240" w:lineRule="exact"/>
              <w:ind w:left="0" w:firstLineChars="0" w:firstLine="0"/>
              <w:jc w:val="center"/>
              <w:rPr>
                <w:snapToGrid w:val="0"/>
                <w:spacing w:val="6"/>
                <w:sz w:val="18"/>
                <w:szCs w:val="18"/>
              </w:rPr>
            </w:pPr>
          </w:p>
        </w:tc>
        <w:tc>
          <w:tcPr>
            <w:tcW w:w="1246" w:type="dxa"/>
            <w:vAlign w:val="center"/>
          </w:tcPr>
          <w:p w14:paraId="48FBC674" w14:textId="6453427E" w:rsidR="00E559F2" w:rsidRDefault="00C6647B" w:rsidP="000363BF">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_symbol</w:t>
            </w:r>
            <w:proofErr w:type="spellEnd"/>
            <w:r w:rsidRPr="00C6647B">
              <w:rPr>
                <w:snapToGrid w:val="0"/>
                <w:spacing w:val="6"/>
                <w:sz w:val="18"/>
                <w:szCs w:val="18"/>
              </w:rPr>
              <w:t>}}</w:t>
            </w:r>
          </w:p>
        </w:tc>
        <w:tc>
          <w:tcPr>
            <w:tcW w:w="3482" w:type="dxa"/>
            <w:shd w:val="clear" w:color="auto" w:fill="auto"/>
            <w:tcMar>
              <w:top w:w="28" w:type="dxa"/>
              <w:bottom w:w="28" w:type="dxa"/>
            </w:tcMar>
            <w:vAlign w:val="center"/>
          </w:tcPr>
          <w:p w14:paraId="5674FE35"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_region</w:t>
            </w:r>
            <w:proofErr w:type="spellEnd"/>
            <w:r w:rsidRPr="00C6647B">
              <w:rPr>
                <w:snapToGrid w:val="0"/>
                <w:spacing w:val="6"/>
                <w:sz w:val="18"/>
                <w:szCs w:val="18"/>
              </w:rPr>
              <w:t>}} {{</w:t>
            </w:r>
            <w:proofErr w:type="spellStart"/>
            <w:r w:rsidRPr="00C6647B">
              <w:rPr>
                <w:snapToGrid w:val="0"/>
                <w:spacing w:val="6"/>
                <w:sz w:val="18"/>
                <w:szCs w:val="18"/>
              </w:rPr>
              <w:t>a.hgvs_c</w:t>
            </w:r>
            <w:proofErr w:type="spellEnd"/>
            <w:r w:rsidRPr="00C6647B">
              <w:rPr>
                <w:snapToGrid w:val="0"/>
                <w:spacing w:val="6"/>
                <w:sz w:val="18"/>
                <w:szCs w:val="18"/>
              </w:rPr>
              <w:t xml:space="preserve">}}{%if </w:t>
            </w:r>
            <w:proofErr w:type="spellStart"/>
            <w:r w:rsidRPr="00C6647B">
              <w:rPr>
                <w:snapToGrid w:val="0"/>
                <w:spacing w:val="6"/>
                <w:sz w:val="18"/>
                <w:szCs w:val="18"/>
              </w:rPr>
              <w:t>a.hgvs_p</w:t>
            </w:r>
            <w:proofErr w:type="spellEnd"/>
            <w:r w:rsidRPr="00C6647B">
              <w:rPr>
                <w:snapToGrid w:val="0"/>
                <w:spacing w:val="6"/>
                <w:sz w:val="18"/>
                <w:szCs w:val="18"/>
              </w:rPr>
              <w:t xml:space="preserve"> != “p.?”%} {{</w:t>
            </w:r>
            <w:proofErr w:type="spellStart"/>
            <w:r w:rsidRPr="00C6647B">
              <w:rPr>
                <w:snapToGrid w:val="0"/>
                <w:spacing w:val="6"/>
                <w:sz w:val="18"/>
                <w:szCs w:val="18"/>
              </w:rPr>
              <w:t>a.hgvs_p</w:t>
            </w:r>
            <w:proofErr w:type="spellEnd"/>
            <w:r w:rsidRPr="00C6647B">
              <w:rPr>
                <w:snapToGrid w:val="0"/>
                <w:spacing w:val="6"/>
                <w:sz w:val="18"/>
                <w:szCs w:val="18"/>
              </w:rPr>
              <w:t>}}{%endif%}</w:t>
            </w:r>
          </w:p>
          <w:p w14:paraId="7DF9385D" w14:textId="61491450" w:rsidR="00E559F2"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a.transcript</w:t>
            </w:r>
            <w:proofErr w:type="gramEnd"/>
            <w:r w:rsidRPr="00C6647B">
              <w:rPr>
                <w:snapToGrid w:val="0"/>
                <w:spacing w:val="6"/>
                <w:sz w:val="18"/>
                <w:szCs w:val="18"/>
              </w:rPr>
              <w:t>_primary</w:t>
            </w:r>
            <w:proofErr w:type="spellEnd"/>
            <w:r w:rsidRPr="00C6647B">
              <w:rPr>
                <w:snapToGrid w:val="0"/>
                <w:spacing w:val="6"/>
                <w:sz w:val="18"/>
                <w:szCs w:val="18"/>
              </w:rPr>
              <w:t>}}</w:t>
            </w:r>
          </w:p>
        </w:tc>
        <w:tc>
          <w:tcPr>
            <w:tcW w:w="1500" w:type="dxa"/>
            <w:shd w:val="clear" w:color="auto" w:fill="auto"/>
            <w:tcMar>
              <w:top w:w="28" w:type="dxa"/>
              <w:bottom w:w="28" w:type="dxa"/>
            </w:tcMar>
            <w:vAlign w:val="center"/>
          </w:tcPr>
          <w:p w14:paraId="5CF43B06" w14:textId="42B23B18" w:rsidR="00E559F2" w:rsidRDefault="00C6647B" w:rsidP="000363BF">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20893D1C" w14:textId="444105CA" w:rsidR="00E559F2" w:rsidRDefault="00C6647B" w:rsidP="000363BF">
            <w:pPr>
              <w:spacing w:line="240" w:lineRule="exact"/>
              <w:jc w:val="center"/>
              <w:rPr>
                <w:snapToGrid w:val="0"/>
                <w:spacing w:val="6"/>
                <w:sz w:val="18"/>
                <w:szCs w:val="18"/>
              </w:rPr>
            </w:pPr>
            <w:r w:rsidRPr="00C6647B">
              <w:rPr>
                <w:snapToGrid w:val="0"/>
                <w:spacing w:val="6"/>
                <w:sz w:val="18"/>
                <w:szCs w:val="18"/>
              </w:rPr>
              <w:t xml:space="preserve">{%if </w:t>
            </w:r>
            <w:proofErr w:type="spellStart"/>
            <w:r w:rsidRPr="00C6647B">
              <w:rPr>
                <w:snapToGrid w:val="0"/>
                <w:spacing w:val="6"/>
                <w:sz w:val="18"/>
                <w:szCs w:val="18"/>
              </w:rPr>
              <w:t>a.freq</w:t>
            </w:r>
            <w:proofErr w:type="spellEnd"/>
            <w:r w:rsidRPr="00C6647B">
              <w:rPr>
                <w:snapToGrid w:val="0"/>
                <w:spacing w:val="6"/>
                <w:sz w:val="18"/>
                <w:szCs w:val="18"/>
              </w:rPr>
              <w:t>&gt;=0.85%}纯合{%else%}杂合{%endif%}</w:t>
            </w:r>
          </w:p>
        </w:tc>
        <w:tc>
          <w:tcPr>
            <w:tcW w:w="1713" w:type="dxa"/>
            <w:shd w:val="clear" w:color="auto" w:fill="auto"/>
            <w:tcMar>
              <w:top w:w="28" w:type="dxa"/>
              <w:bottom w:w="28" w:type="dxa"/>
            </w:tcMar>
            <w:vAlign w:val="center"/>
          </w:tcPr>
          <w:p w14:paraId="07175DD0"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 xml:space="preserve">{%p if </w:t>
            </w:r>
            <w:proofErr w:type="spellStart"/>
            <w:proofErr w:type="gramStart"/>
            <w:r w:rsidRPr="00C6647B">
              <w:rPr>
                <w:snapToGrid w:val="0"/>
                <w:spacing w:val="6"/>
                <w:sz w:val="18"/>
                <w:szCs w:val="18"/>
              </w:rPr>
              <w:t>a.clinic</w:t>
            </w:r>
            <w:proofErr w:type="gramEnd"/>
            <w:r w:rsidRPr="00C6647B">
              <w:rPr>
                <w:snapToGrid w:val="0"/>
                <w:spacing w:val="6"/>
                <w:sz w:val="18"/>
                <w:szCs w:val="18"/>
              </w:rPr>
              <w:t>_num_g</w:t>
            </w:r>
            <w:proofErr w:type="spellEnd"/>
            <w:r w:rsidRPr="00C6647B">
              <w:rPr>
                <w:snapToGrid w:val="0"/>
                <w:spacing w:val="6"/>
                <w:sz w:val="18"/>
                <w:szCs w:val="18"/>
              </w:rPr>
              <w:t>==2%}</w:t>
            </w:r>
          </w:p>
          <w:p w14:paraId="2676A412"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2-疑似良性</w:t>
            </w:r>
          </w:p>
          <w:p w14:paraId="30810029"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{%p else%}</w:t>
            </w:r>
          </w:p>
          <w:p w14:paraId="5FEFF285"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1-良性</w:t>
            </w:r>
          </w:p>
          <w:p w14:paraId="4BFA0C2D" w14:textId="1337B90D" w:rsidR="00E559F2" w:rsidRDefault="00C6647B" w:rsidP="00C6647B">
            <w:pPr>
              <w:spacing w:line="240" w:lineRule="exact"/>
              <w:jc w:val="center"/>
              <w:rPr>
                <w:snapToGrid w:val="0"/>
                <w:spacing w:val="6"/>
                <w:sz w:val="18"/>
                <w:szCs w:val="18"/>
              </w:rPr>
            </w:pPr>
            <w:r w:rsidRPr="00C6647B">
              <w:rPr>
                <w:snapToGrid w:val="0"/>
                <w:spacing w:val="6"/>
                <w:sz w:val="18"/>
                <w:szCs w:val="18"/>
              </w:rPr>
              <w:t>{%p endif%}</w:t>
            </w:r>
          </w:p>
        </w:tc>
      </w:tr>
      <w:tr w:rsidR="00E559F2" w14:paraId="69565277" w14:textId="77777777" w:rsidTr="00102325">
        <w:trPr>
          <w:trHeight w:val="397"/>
          <w:jc w:val="center"/>
        </w:trPr>
        <w:tc>
          <w:tcPr>
            <w:tcW w:w="10653" w:type="dxa"/>
            <w:gridSpan w:val="6"/>
            <w:shd w:val="clear" w:color="auto" w:fill="auto"/>
            <w:tcMar>
              <w:top w:w="28" w:type="dxa"/>
              <w:bottom w:w="28" w:type="dxa"/>
            </w:tcMar>
            <w:vAlign w:val="center"/>
          </w:tcPr>
          <w:p w14:paraId="5198ADF4" w14:textId="05EF8599"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bl>
    <w:p w14:paraId="6310C577" w14:textId="77777777" w:rsidR="006E3CD8" w:rsidRDefault="00BC147C">
      <w:pPr>
        <w:rPr>
          <w:b/>
          <w:snapToGrid w:val="0"/>
          <w:color w:val="000000" w:themeColor="text1"/>
          <w:sz w:val="16"/>
          <w:szCs w:val="16"/>
        </w:rPr>
      </w:pPr>
      <w:r>
        <w:rPr>
          <w:rFonts w:hint="eastAsia"/>
          <w:b/>
          <w:snapToGrid w:val="0"/>
          <w:color w:val="000000" w:themeColor="text1"/>
          <w:sz w:val="16"/>
          <w:szCs w:val="16"/>
        </w:rPr>
        <w:t>注：</w:t>
      </w:r>
    </w:p>
    <w:p w14:paraId="15745F78"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w:t>
      </w:r>
    </w:p>
    <w:p w14:paraId="2C7F2E06"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26157532"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Pathologists，CAP）发布的《遗传变异分类标准与指南》（2015年版），遗传变异分为5个等级：5-致病性、4-疑似致病性、3-意义不明确、2-疑似良性、1-良性。</w:t>
      </w:r>
    </w:p>
    <w:p w14:paraId="203DD0EA"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7E845B00"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A级：NMPA/FDA等批准/NCCN等指南共识推荐该生物标志物用于预测药物在该癌种中的应答/敏感性。</w:t>
      </w:r>
    </w:p>
    <w:p w14:paraId="36A3FF78"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B级：充分的临床研究支持该生物标志物用于预测药物在该癌种中的应答/敏感性，已形成专家共识。</w:t>
      </w:r>
    </w:p>
    <w:p w14:paraId="4C8C6ACC"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41E9E389"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D级：临床前研究和/或案例研究支持该生物标志物用于预测药物的应答/敏感性。</w:t>
      </w:r>
    </w:p>
    <w:p w14:paraId="44CAC6ED"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胚系变异在基因型处填写杂合或纯合，分别表示丰度在50％或100％左右。</w:t>
      </w:r>
    </w:p>
    <w:p w14:paraId="323E48DE"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“检测结果小结” 仅列出解读为5-致病性、4-疑似致病性、3-意义不明确的胚系变异。</w:t>
      </w:r>
    </w:p>
    <w:p w14:paraId="1A7E2D2A"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“良性、疑似良性变异检测结果列表” 解读为1-良性、2-疑似良性的胚系变异。</w:t>
      </w:r>
    </w:p>
    <w:p w14:paraId="4C4F5EF9" w14:textId="511E7AE9" w:rsidR="006E3CD8" w:rsidRPr="00052796" w:rsidRDefault="00BC147C" w:rsidP="00052796">
      <w:pPr>
        <w:numPr>
          <w:ilvl w:val="0"/>
          <w:numId w:val="3"/>
        </w:numPr>
        <w:rPr>
          <w:snapToGrid w:val="0"/>
          <w:color w:val="000000" w:themeColor="text1"/>
          <w:sz w:val="16"/>
          <w:szCs w:val="16"/>
        </w:rPr>
      </w:pPr>
      <w:r>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p>
    <w:p w14:paraId="1BFB5F95" w14:textId="77777777" w:rsidR="006E3CD8" w:rsidRDefault="006E3CD8">
      <w:pPr>
        <w:pStyle w:val="NT"/>
        <w:spacing w:before="0" w:after="0" w:line="120" w:lineRule="exact"/>
        <w:ind w:left="400" w:hanging="400"/>
        <w:rPr>
          <w:rFonts w:ascii="微软雅黑" w:hAnsi="微软雅黑" w:cs="Times New Roman"/>
          <w:b w:val="0"/>
          <w:snapToGrid w:val="0"/>
          <w:sz w:val="16"/>
          <w:szCs w:val="16"/>
        </w:rPr>
      </w:pPr>
    </w:p>
    <w:p w14:paraId="158EAAE7" w14:textId="77777777" w:rsidR="006E3CD8" w:rsidRDefault="00BC147C">
      <w:pPr>
        <w:numPr>
          <w:ilvl w:val="0"/>
          <w:numId w:val="2"/>
        </w:numPr>
        <w:rPr>
          <w:rFonts w:cstheme="minorBidi"/>
          <w:b/>
          <w:bCs/>
          <w:color w:val="31849B"/>
          <w:kern w:val="2"/>
        </w:rPr>
      </w:pPr>
      <w:r>
        <w:rPr>
          <w:rFonts w:cstheme="minorBidi" w:hint="eastAsia"/>
          <w:b/>
          <w:bCs/>
          <w:color w:val="31849B"/>
          <w:kern w:val="2"/>
        </w:rPr>
        <w:t>变异解读及基因介绍</w:t>
      </w:r>
    </w:p>
    <w:p w14:paraId="375A7006" w14:textId="48358D4F" w:rsidR="00643875" w:rsidRDefault="00BC147C" w:rsidP="00643875">
      <w:pPr>
        <w:jc w:val="center"/>
        <w:rPr>
          <w:rFonts w:cstheme="minorBidi"/>
          <w:b/>
          <w:bCs/>
          <w:color w:val="31849B"/>
          <w:kern w:val="2"/>
          <w:sz w:val="22"/>
          <w:szCs w:val="22"/>
        </w:rPr>
      </w:pPr>
      <w:r>
        <w:rPr>
          <w:rFonts w:cstheme="minorBidi" w:hint="eastAsia"/>
          <w:b/>
          <w:bCs/>
          <w:color w:val="31849B"/>
          <w:kern w:val="2"/>
          <w:sz w:val="22"/>
          <w:szCs w:val="22"/>
        </w:rPr>
        <w:t>2.1致病性、疑似致病性胚系变异详细解读</w:t>
      </w:r>
    </w:p>
    <w:p w14:paraId="497AECAF" w14:textId="3124A1CF" w:rsidR="008E1AD2" w:rsidRDefault="008E1AD2" w:rsidP="008E1AD2">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p w14:paraId="48831959" w14:textId="63BFA206" w:rsidR="00DC7CFF" w:rsidRDefault="00DC7CFF" w:rsidP="00DC7CFF">
      <w:pPr>
        <w:rPr>
          <w:rFonts w:cstheme="minorBidi"/>
          <w:b/>
          <w:bCs/>
          <w:color w:val="31849B"/>
          <w:kern w:val="2"/>
          <w:sz w:val="22"/>
          <w:szCs w:val="22"/>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15"/>
      </w:tblGrid>
      <w:tr w:rsidR="006E3CD8" w14:paraId="2D7B1005" w14:textId="77777777" w:rsidTr="008B2D6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8451674" w14:textId="4A04457B" w:rsidR="006E3CD8" w:rsidRDefault="00BC147C">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DC7CFF">
              <w:rPr>
                <w:rFonts w:cs="Times New Roman (正文 CS 字体)"/>
                <w:snapToGrid w:val="0"/>
                <w:spacing w:val="6"/>
                <w:sz w:val="18"/>
                <w:szCs w:val="18"/>
              </w:rPr>
              <w:t>{{</w:t>
            </w:r>
            <w:proofErr w:type="spellStart"/>
            <w:r w:rsidR="00DC7CFF">
              <w:rPr>
                <w:rFonts w:cs="Times New Roman (正文 CS 字体)"/>
                <w:snapToGrid w:val="0"/>
                <w:spacing w:val="6"/>
                <w:sz w:val="18"/>
                <w:szCs w:val="18"/>
              </w:rPr>
              <w:t>a.gene_symbol</w:t>
            </w:r>
            <w:proofErr w:type="spellEnd"/>
            <w:r w:rsidR="00DC7CFF">
              <w:rPr>
                <w:rFonts w:cs="Times New Roman (正文 CS 字体)"/>
                <w:snapToGrid w:val="0"/>
                <w:spacing w:val="6"/>
                <w:sz w:val="18"/>
                <w:szCs w:val="18"/>
              </w:rPr>
              <w:t>}}</w:t>
            </w:r>
            <w:r w:rsidR="00DC7CFF">
              <w:rPr>
                <w:rFonts w:cs="Times New Roman (正文 CS 字体)" w:hint="eastAsia"/>
                <w:snapToGrid w:val="0"/>
                <w:spacing w:val="6"/>
                <w:sz w:val="18"/>
                <w:szCs w:val="18"/>
              </w:rPr>
              <w:t>基因 {{</w:t>
            </w:r>
            <w:proofErr w:type="spellStart"/>
            <w:r w:rsidR="00DC7CFF">
              <w:rPr>
                <w:rFonts w:cs="Times New Roman (正文 CS 字体)"/>
                <w:snapToGrid w:val="0"/>
                <w:spacing w:val="6"/>
                <w:sz w:val="18"/>
                <w:szCs w:val="18"/>
              </w:rPr>
              <w:t>a.gene_region</w:t>
            </w:r>
            <w:proofErr w:type="spellEnd"/>
            <w:r w:rsidR="00DC7CFF">
              <w:rPr>
                <w:rFonts w:cs="Times New Roman (正文 CS 字体)" w:hint="eastAsia"/>
                <w:snapToGrid w:val="0"/>
                <w:spacing w:val="6"/>
                <w:sz w:val="18"/>
                <w:szCs w:val="18"/>
              </w:rPr>
              <w:t>}}</w:t>
            </w:r>
            <w:r w:rsidR="00DC7CFF">
              <w:rPr>
                <w:rFonts w:cs="Times New Roman (正文 CS 字体)"/>
                <w:snapToGrid w:val="0"/>
                <w:spacing w:val="6"/>
                <w:sz w:val="18"/>
                <w:szCs w:val="18"/>
              </w:rPr>
              <w:t xml:space="preserve"> {{</w:t>
            </w:r>
            <w:proofErr w:type="spellStart"/>
            <w:r w:rsidR="00DC7CFF">
              <w:rPr>
                <w:rFonts w:cs="Times New Roman (正文 CS 字体)"/>
                <w:snapToGrid w:val="0"/>
                <w:spacing w:val="6"/>
                <w:sz w:val="18"/>
                <w:szCs w:val="18"/>
              </w:rPr>
              <w:t>a.hgvs_c</w:t>
            </w:r>
            <w:proofErr w:type="spellEnd"/>
            <w:r w:rsidR="00DC7CFF">
              <w:rPr>
                <w:rFonts w:cs="Times New Roman (正文 CS 字体)"/>
                <w:snapToGrid w:val="0"/>
                <w:spacing w:val="6"/>
                <w:sz w:val="18"/>
                <w:szCs w:val="18"/>
              </w:rPr>
              <w:t xml:space="preserve">}}{%if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 xml:space="preserve"> != “p.?”%}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}}{%endif%}</w:t>
            </w:r>
          </w:p>
        </w:tc>
      </w:tr>
      <w:tr w:rsidR="006E3CD8" w14:paraId="74A0BF2C"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5226C47" w14:textId="34CB3535" w:rsidR="006E3CD8" w:rsidRDefault="00BC147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DC7CFF" w:rsidRPr="00C805BE">
              <w:rPr>
                <w:rFonts w:cs="Times New Roman (正文 CS 字体)"/>
                <w:snapToGrid w:val="0"/>
                <w:spacing w:val="6"/>
                <w:sz w:val="18"/>
                <w:szCs w:val="18"/>
              </w:rPr>
              <w:t>{{</w:t>
            </w:r>
            <w:proofErr w:type="spellStart"/>
            <w:proofErr w:type="gramStart"/>
            <w:r w:rsidR="00DC7CFF" w:rsidRPr="00C805BE">
              <w:rPr>
                <w:rFonts w:cs="Times New Roman (正文 CS 字体)"/>
                <w:snapToGrid w:val="0"/>
                <w:spacing w:val="6"/>
                <w:sz w:val="18"/>
                <w:szCs w:val="18"/>
              </w:rPr>
              <w:t>a.gene</w:t>
            </w:r>
            <w:proofErr w:type="gramEnd"/>
            <w:r w:rsidR="00DC7CFF" w:rsidRPr="00C805BE">
              <w:rPr>
                <w:rFonts w:cs="Times New Roman (正文 CS 字体)"/>
                <w:snapToGrid w:val="0"/>
                <w:spacing w:val="6"/>
                <w:sz w:val="18"/>
                <w:szCs w:val="18"/>
              </w:rPr>
              <w:t>_function|e</w:t>
            </w:r>
            <w:proofErr w:type="spellEnd"/>
            <w:r w:rsidR="00DC7CFF" w:rsidRPr="00C805BE">
              <w:rPr>
                <w:rFonts w:cs="Times New Roman (正文 CS 字体)"/>
                <w:snapToGrid w:val="0"/>
                <w:spacing w:val="6"/>
                <w:sz w:val="18"/>
                <w:szCs w:val="18"/>
              </w:rPr>
              <w:t>}}</w:t>
            </w:r>
          </w:p>
        </w:tc>
      </w:tr>
      <w:tr w:rsidR="006E3CD8" w14:paraId="1B4B82FB"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5D303F4" w14:textId="7D6B2124"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a.variant_desc_cn|e</w:t>
            </w:r>
            <w:proofErr w:type="spellEnd"/>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a.variant_interpret_cn|e</w:t>
            </w:r>
            <w:proofErr w:type="spellEnd"/>
            <w:r w:rsidR="00DC7CFF" w:rsidRPr="00C805BE">
              <w:rPr>
                <w:rFonts w:cs="Times New Roman (正文 CS 字体)"/>
                <w:snapToGrid w:val="0"/>
                <w:spacing w:val="6"/>
                <w:sz w:val="18"/>
                <w:szCs w:val="18"/>
              </w:rPr>
              <w:t xml:space="preserve">}}因此，该变异为{%if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==4%}</w:t>
            </w:r>
            <w:r w:rsidR="00DC7CFF">
              <w:rPr>
                <w:rFonts w:cs="Times New Roman (正文 CS 字体)" w:hint="eastAsia"/>
                <w:snapToGrid w:val="0"/>
                <w:spacing w:val="6"/>
                <w:sz w:val="18"/>
                <w:szCs w:val="18"/>
              </w:rPr>
              <w:t>疑似</w:t>
            </w:r>
            <w:r w:rsidR="00DC7CFF" w:rsidRPr="00C805BE">
              <w:rPr>
                <w:rFonts w:cs="Times New Roman (正文 CS 字体)"/>
                <w:snapToGrid w:val="0"/>
                <w:spacing w:val="6"/>
                <w:sz w:val="18"/>
                <w:szCs w:val="18"/>
              </w:rPr>
              <w:t>致病</w:t>
            </w:r>
            <w:r w:rsidR="00DC7CFF">
              <w:rPr>
                <w:rFonts w:cs="Times New Roman (正文 CS 字体)" w:hint="eastAsia"/>
                <w:snapToGrid w:val="0"/>
                <w:spacing w:val="6"/>
                <w:sz w:val="18"/>
                <w:szCs w:val="18"/>
              </w:rPr>
              <w:t>性</w:t>
            </w:r>
            <w:r w:rsidR="00DC7CFF" w:rsidRPr="00C805BE">
              <w:rPr>
                <w:rFonts w:cs="Times New Roman (正文 CS 字体)"/>
                <w:snapToGrid w:val="0"/>
                <w:spacing w:val="6"/>
                <w:sz w:val="18"/>
                <w:szCs w:val="18"/>
              </w:rPr>
              <w:t>变异。{%</w:t>
            </w:r>
            <w:proofErr w:type="spellStart"/>
            <w:r w:rsidR="00DC7CFF" w:rsidRPr="00C805BE">
              <w:rPr>
                <w:rFonts w:cs="Times New Roman (正文 CS 字体)"/>
                <w:snapToGrid w:val="0"/>
                <w:spacing w:val="6"/>
                <w:sz w:val="18"/>
                <w:szCs w:val="18"/>
              </w:rPr>
              <w:t>elif</w:t>
            </w:r>
            <w:proofErr w:type="spellEnd"/>
            <w:r w:rsidR="00DC7CFF" w:rsidRPr="00C805BE">
              <w:rPr>
                <w:rFonts w:cs="Times New Roman (正文 CS 字体)"/>
                <w:snapToGrid w:val="0"/>
                <w:spacing w:val="6"/>
                <w:sz w:val="18"/>
                <w:szCs w:val="18"/>
              </w:rPr>
              <w:t xml:space="preserve">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==5%}</w:t>
            </w:r>
            <w:r w:rsidR="00DC7CFF">
              <w:rPr>
                <w:rFonts w:cs="Times New Roman (正文 CS 字体)" w:hint="eastAsia"/>
                <w:snapToGrid w:val="0"/>
                <w:spacing w:val="6"/>
                <w:sz w:val="18"/>
                <w:szCs w:val="18"/>
              </w:rPr>
              <w:t>致病性</w:t>
            </w:r>
            <w:r w:rsidR="00DC7CFF" w:rsidRPr="00C805BE">
              <w:rPr>
                <w:rFonts w:cs="Times New Roman (正文 CS 字体)"/>
                <w:snapToGrid w:val="0"/>
                <w:spacing w:val="6"/>
                <w:sz w:val="18"/>
                <w:szCs w:val="18"/>
              </w:rPr>
              <w:t>变异。{%else%}意义不明确变异。{%endif%}</w:t>
            </w:r>
          </w:p>
        </w:tc>
      </w:tr>
      <w:tr w:rsidR="006E3CD8" w14:paraId="4E34E4D9"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AEC9AC5" w14:textId="77777777"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lastRenderedPageBreak/>
              <w:t>治疗策略：</w:t>
            </w:r>
          </w:p>
          <w:p w14:paraId="0F01523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40BBFEE4"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072E54C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17776256"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5A04436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{%p else%}</w:t>
            </w:r>
          </w:p>
          <w:p w14:paraId="7099945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w:t>
            </w:r>
          </w:p>
          <w:p w14:paraId="5AD8E779" w14:textId="4EDBA41E" w:rsidR="006E3CD8" w:rsidRPr="00FE03CA" w:rsidRDefault="00DC7CFF" w:rsidP="00FB0182">
            <w:pPr>
              <w:jc w:val="both"/>
              <w:rPr>
                <w:rFonts w:cs="Times New Roman (正文 CS 字体)"/>
                <w:snapToGrid w:val="0"/>
                <w:spacing w:val="6"/>
                <w:sz w:val="18"/>
                <w:szCs w:val="18"/>
              </w:rPr>
            </w:pPr>
            <w:r w:rsidRPr="0016078B">
              <w:rPr>
                <w:rFonts w:cs="Times New Roman (正文 CS 字体)"/>
                <w:snapToGrid w:val="0"/>
                <w:spacing w:val="6"/>
                <w:sz w:val="18"/>
                <w:szCs w:val="18"/>
              </w:rPr>
              <w:t>{%p endif%}</w:t>
            </w:r>
          </w:p>
        </w:tc>
      </w:tr>
      <w:tr w:rsidR="006E3CD8" w14:paraId="25E8F851"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F1DA7FB" w14:textId="2722B0EF" w:rsidR="00DC7CFF" w:rsidRDefault="00BC147C" w:rsidP="00FB0182">
            <w:pPr>
              <w:adjustRightInd w:val="0"/>
              <w:snapToGrid w:val="0"/>
              <w:spacing w:line="320" w:lineRule="exact"/>
              <w:jc w:val="both"/>
              <w:rPr>
                <w:rFonts w:cs="Times New Roman (正文 CS 字体)"/>
                <w:snapToGrid w:val="0"/>
                <w:spacing w:val="6"/>
                <w:sz w:val="18"/>
                <w:szCs w:val="18"/>
              </w:rPr>
            </w:pPr>
            <w:bookmarkStart w:id="2" w:name="Germline_Variants_GeTable_remove"/>
            <w:r>
              <w:rPr>
                <w:rFonts w:cs="Times New Roman (正文 CS 字体)" w:hint="eastAsia"/>
                <w:b/>
                <w:bCs/>
                <w:snapToGrid w:val="0"/>
                <w:spacing w:val="6"/>
                <w:sz w:val="18"/>
                <w:szCs w:val="18"/>
              </w:rPr>
              <w:t>遗传风险：</w:t>
            </w:r>
            <w:r w:rsidR="00DC7CFF" w:rsidRPr="0016078B">
              <w:rPr>
                <w:rFonts w:cs="Times New Roman (正文 CS 字体)"/>
                <w:snapToGrid w:val="0"/>
                <w:spacing w:val="6"/>
                <w:sz w:val="18"/>
                <w:szCs w:val="18"/>
              </w:rPr>
              <w:t xml:space="preserve">{% for b in </w:t>
            </w:r>
            <w:proofErr w:type="spellStart"/>
            <w:r w:rsidR="00DC7CFF" w:rsidRPr="0016078B">
              <w:rPr>
                <w:rFonts w:cs="Times New Roman (正文 CS 字体)"/>
                <w:snapToGrid w:val="0"/>
                <w:spacing w:val="6"/>
                <w:sz w:val="18"/>
                <w:szCs w:val="18"/>
              </w:rPr>
              <w:t>a.evi_sum.evi_</w:t>
            </w:r>
            <w:proofErr w:type="gramStart"/>
            <w:r w:rsidR="00DC7CFF" w:rsidRPr="0016078B">
              <w:rPr>
                <w:rFonts w:cs="Times New Roman (正文 CS 字体)"/>
                <w:snapToGrid w:val="0"/>
                <w:spacing w:val="6"/>
                <w:sz w:val="18"/>
                <w:szCs w:val="18"/>
              </w:rPr>
              <w:t>split.Predisposing</w:t>
            </w:r>
            <w:proofErr w:type="spellEnd"/>
            <w:proofErr w:type="gram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b.evi_interpretation|e</w:t>
            </w:r>
            <w:proofErr w:type="spell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endfor</w:t>
            </w:r>
            <w:proofErr w:type="spellEnd"/>
            <w:r w:rsidR="00DC7CFF" w:rsidRPr="0016078B">
              <w:rPr>
                <w:rFonts w:cs="Times New Roman (正文 CS 字体)"/>
                <w:snapToGrid w:val="0"/>
                <w:spacing w:val="6"/>
                <w:sz w:val="18"/>
                <w:szCs w:val="18"/>
              </w:rPr>
              <w:t>%}</w:t>
            </w:r>
          </w:p>
          <w:p w14:paraId="46CF9DE3" w14:textId="2FC23FD8" w:rsidR="006E3CD8" w:rsidRDefault="00DC7CFF" w:rsidP="00FB0182">
            <w:pPr>
              <w:adjustRightInd w:val="0"/>
              <w:snapToGrid w:val="0"/>
              <w:spacing w:line="320" w:lineRule="exact"/>
              <w:jc w:val="both"/>
              <w:rPr>
                <w:rFonts w:cs="Times New Roman (正文 CS 字体)"/>
                <w:b/>
                <w:bCs/>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219EEF70" w14:textId="30735180" w:rsidR="00795DE2" w:rsidRDefault="00795DE2" w:rsidP="00052796">
      <w:pPr>
        <w:rPr>
          <w:b/>
          <w:snapToGrid w:val="0"/>
          <w:color w:val="000000" w:themeColor="text1"/>
          <w:sz w:val="16"/>
          <w:szCs w:val="16"/>
        </w:rPr>
      </w:pPr>
    </w:p>
    <w:p w14:paraId="530A793C" w14:textId="7FDADAAB" w:rsidR="00DC7CFF" w:rsidRDefault="00DC7CFF" w:rsidP="00052796">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2213AA2F" w14:textId="6A1CD28B" w:rsidR="00795DE2" w:rsidRDefault="00795DE2" w:rsidP="00052796">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15"/>
      </w:tblGrid>
      <w:tr w:rsidR="00795DE2" w14:paraId="6D79E5CF"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8B75D0F" w14:textId="51AE74A9" w:rsidR="00795DE2" w:rsidRDefault="00795DE2"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795DE2" w14:paraId="4E731833"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87227F0" w14:textId="083ED596" w:rsidR="00795DE2" w:rsidRDefault="00795DE2"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795DE2" w14:paraId="75D50021"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07439AA" w14:textId="482309D3" w:rsidR="00795DE2" w:rsidRDefault="00795DE2"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795DE2" w14:paraId="5F7C678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B83846E" w14:textId="294C5EFB" w:rsidR="00795DE2" w:rsidRPr="00795DE2" w:rsidRDefault="00795DE2" w:rsidP="00795DE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r w:rsidR="00795DE2" w14:paraId="5A92351A"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50C0E6D" w14:textId="00D35F03" w:rsidR="00795DE2" w:rsidRPr="00795DE2" w:rsidRDefault="00795DE2"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6EC61F85" w14:textId="7D763F19" w:rsidR="00795DE2" w:rsidRPr="00795DE2" w:rsidRDefault="00795DE2" w:rsidP="00052796">
      <w:pPr>
        <w:rPr>
          <w:b/>
          <w:snapToGrid w:val="0"/>
          <w:color w:val="000000" w:themeColor="text1"/>
          <w:sz w:val="16"/>
          <w:szCs w:val="16"/>
        </w:rPr>
      </w:pPr>
    </w:p>
    <w:p w14:paraId="2720262C"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33B955F7" w14:textId="19385844" w:rsidR="00643875" w:rsidRDefault="00BC147C" w:rsidP="00052796">
      <w:pPr>
        <w:rPr>
          <w:rFonts w:cstheme="minorBidi"/>
          <w:b/>
          <w:bCs/>
          <w:color w:val="31849B"/>
          <w:kern w:val="2"/>
          <w:sz w:val="22"/>
          <w:szCs w:val="22"/>
        </w:rPr>
      </w:pPr>
      <w:r>
        <w:rPr>
          <w:rFonts w:hint="eastAsia"/>
          <w:b/>
          <w:snapToGrid w:val="0"/>
          <w:color w:val="000000" w:themeColor="text1"/>
          <w:sz w:val="16"/>
          <w:szCs w:val="16"/>
        </w:rPr>
        <w:t>注：</w:t>
      </w:r>
      <w:r>
        <w:rPr>
          <w:rFonts w:hint="eastAsia"/>
          <w:snapToGrid w:val="0"/>
          <w:color w:val="000000" w:themeColor="text1"/>
          <w:sz w:val="16"/>
          <w:szCs w:val="16"/>
        </w:rPr>
        <w:t>本部分仅对解读为5-致病性、4-疑似致病性胚系变异进行详细解读。</w:t>
      </w:r>
    </w:p>
    <w:p w14:paraId="0E58702D" w14:textId="6F996C60" w:rsidR="00643875" w:rsidRDefault="00643875" w:rsidP="00643875">
      <w:pPr>
        <w:jc w:val="center"/>
        <w:rPr>
          <w:rFonts w:cstheme="minorBidi"/>
          <w:b/>
          <w:bCs/>
          <w:color w:val="31849B"/>
          <w:kern w:val="2"/>
          <w:sz w:val="22"/>
          <w:szCs w:val="22"/>
        </w:rPr>
      </w:pPr>
      <w:r w:rsidRPr="00643875">
        <w:rPr>
          <w:rFonts w:cstheme="minorBidi"/>
          <w:b/>
          <w:bCs/>
          <w:color w:val="31849B"/>
          <w:kern w:val="2"/>
          <w:sz w:val="22"/>
          <w:szCs w:val="22"/>
        </w:rPr>
        <w:t>2.2意义不明确胚系变异详细解读</w:t>
      </w:r>
    </w:p>
    <w:p w14:paraId="2C4129A3" w14:textId="4BDC0542"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p>
    <w:p w14:paraId="470A42D6" w14:textId="0EAC67B5"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15"/>
      </w:tblGrid>
      <w:tr w:rsidR="005120CF" w14:paraId="4C326915"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332BABC" w14:textId="7726E55C" w:rsidR="005120CF" w:rsidRDefault="005120CF" w:rsidP="00324704">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C30FFC">
              <w:rPr>
                <w:rFonts w:cs="Times New Roman (正文 CS 字体)"/>
                <w:snapToGrid w:val="0"/>
                <w:spacing w:val="6"/>
                <w:sz w:val="18"/>
                <w:szCs w:val="18"/>
              </w:rPr>
              <w:t>{{</w:t>
            </w:r>
            <w:proofErr w:type="spellStart"/>
            <w:r w:rsidR="00C30FFC">
              <w:rPr>
                <w:rFonts w:cs="Times New Roman (正文 CS 字体)"/>
                <w:snapToGrid w:val="0"/>
                <w:spacing w:val="6"/>
                <w:sz w:val="18"/>
                <w:szCs w:val="18"/>
              </w:rPr>
              <w:t>a.gene_symbol</w:t>
            </w:r>
            <w:proofErr w:type="spellEnd"/>
            <w:r w:rsidR="00C30FFC">
              <w:rPr>
                <w:rFonts w:cs="Times New Roman (正文 CS 字体)"/>
                <w:snapToGrid w:val="0"/>
                <w:spacing w:val="6"/>
                <w:sz w:val="18"/>
                <w:szCs w:val="18"/>
              </w:rPr>
              <w:t>}}</w:t>
            </w:r>
            <w:r w:rsidR="00C30FFC">
              <w:rPr>
                <w:rFonts w:cs="Times New Roman (正文 CS 字体)" w:hint="eastAsia"/>
                <w:snapToGrid w:val="0"/>
                <w:spacing w:val="6"/>
                <w:sz w:val="18"/>
                <w:szCs w:val="18"/>
              </w:rPr>
              <w:t>基因 {{</w:t>
            </w:r>
            <w:proofErr w:type="spellStart"/>
            <w:r w:rsidR="00C30FFC">
              <w:rPr>
                <w:rFonts w:cs="Times New Roman (正文 CS 字体)"/>
                <w:snapToGrid w:val="0"/>
                <w:spacing w:val="6"/>
                <w:sz w:val="18"/>
                <w:szCs w:val="18"/>
              </w:rPr>
              <w:t>a.gene_region</w:t>
            </w:r>
            <w:proofErr w:type="spellEnd"/>
            <w:r w:rsidR="00C30FFC">
              <w:rPr>
                <w:rFonts w:cs="Times New Roman (正文 CS 字体)" w:hint="eastAsia"/>
                <w:snapToGrid w:val="0"/>
                <w:spacing w:val="6"/>
                <w:sz w:val="18"/>
                <w:szCs w:val="18"/>
              </w:rPr>
              <w:t>}}</w:t>
            </w:r>
            <w:r w:rsidR="00C30FFC">
              <w:rPr>
                <w:rFonts w:cs="Times New Roman (正文 CS 字体)"/>
                <w:snapToGrid w:val="0"/>
                <w:spacing w:val="6"/>
                <w:sz w:val="18"/>
                <w:szCs w:val="18"/>
              </w:rPr>
              <w:t xml:space="preserve"> {{</w:t>
            </w:r>
            <w:proofErr w:type="spellStart"/>
            <w:r w:rsidR="00C30FFC">
              <w:rPr>
                <w:rFonts w:cs="Times New Roman (正文 CS 字体)"/>
                <w:snapToGrid w:val="0"/>
                <w:spacing w:val="6"/>
                <w:sz w:val="18"/>
                <w:szCs w:val="18"/>
              </w:rPr>
              <w:t>a.hgvs_c</w:t>
            </w:r>
            <w:proofErr w:type="spellEnd"/>
            <w:r w:rsidR="00C30FFC">
              <w:rPr>
                <w:rFonts w:cs="Times New Roman (正文 CS 字体)"/>
                <w:snapToGrid w:val="0"/>
                <w:spacing w:val="6"/>
                <w:sz w:val="18"/>
                <w:szCs w:val="18"/>
              </w:rPr>
              <w:t xml:space="preserve">}}{%if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 xml:space="preserve"> != “p.?”%}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}}{%endif%}</w:t>
            </w:r>
          </w:p>
        </w:tc>
      </w:tr>
      <w:tr w:rsidR="00C30FFC" w14:paraId="30412B0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4F6199B" w14:textId="443FE8CA" w:rsidR="00C30FFC" w:rsidRDefault="00C30FF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30FFC" w14:paraId="0A9940F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1C453E" w14:textId="3D951E75" w:rsidR="00C30FFC" w:rsidRDefault="00C30FF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030BE79E" w14:textId="77777777" w:rsidR="00C30FFC" w:rsidRDefault="00C30FFC" w:rsidP="00C30FFC">
      <w:pPr>
        <w:rPr>
          <w:b/>
          <w:snapToGrid w:val="0"/>
          <w:color w:val="000000" w:themeColor="text1"/>
          <w:sz w:val="16"/>
          <w:szCs w:val="16"/>
        </w:rPr>
      </w:pPr>
    </w:p>
    <w:p w14:paraId="7AC14AD2"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646063DC" w14:textId="06464FFB"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15"/>
      </w:tblGrid>
      <w:tr w:rsidR="00C30FFC" w14:paraId="4A7C3651"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399B331" w14:textId="5C0A422B" w:rsidR="00C30FFC" w:rsidRDefault="00C30FFC"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Pr="00C30FFC">
              <w:rPr>
                <w:rFonts w:cs="Times New Roman (正文 CS 字体)" w:hint="eastAsia"/>
                <w:b/>
                <w:bCs/>
                <w:snapToGrid w:val="0"/>
                <w:color w:val="000000" w:themeColor="text1"/>
                <w:spacing w:val="6"/>
                <w:sz w:val="18"/>
                <w:szCs w:val="18"/>
              </w:rPr>
              <w:t>-</w:t>
            </w:r>
          </w:p>
        </w:tc>
      </w:tr>
      <w:tr w:rsidR="00C30FFC" w14:paraId="23034708"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A3CA143" w14:textId="42B63044" w:rsidR="00C30FFC" w:rsidRDefault="00C30FFC"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lastRenderedPageBreak/>
              <w:t>基因介绍：-</w:t>
            </w:r>
          </w:p>
        </w:tc>
      </w:tr>
      <w:tr w:rsidR="00C30FFC" w14:paraId="638E742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C8C084" w14:textId="34423AA0" w:rsidR="00C30FFC" w:rsidRDefault="00C30FFC"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bl>
    <w:p w14:paraId="52770A8E" w14:textId="77777777" w:rsidR="00C30FFC" w:rsidRDefault="00C30FFC" w:rsidP="00C30FFC">
      <w:pPr>
        <w:rPr>
          <w:b/>
          <w:snapToGrid w:val="0"/>
          <w:color w:val="000000" w:themeColor="text1"/>
          <w:sz w:val="16"/>
          <w:szCs w:val="16"/>
        </w:rPr>
      </w:pPr>
    </w:p>
    <w:p w14:paraId="13A21305"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22A128E0" w14:textId="3E00DCCB" w:rsidR="006E3CD8" w:rsidRPr="00052796" w:rsidRDefault="00643875">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本部分仅对解读为3-意义不明确胚系变异进行详细解读。</w:t>
      </w:r>
      <w:r w:rsidR="005120CF">
        <w:rPr>
          <w:rFonts w:cstheme="minorBidi"/>
          <w:b/>
          <w:bCs/>
          <w:color w:val="31849B"/>
          <w:kern w:val="2"/>
        </w:rPr>
        <w:br w:type="page"/>
      </w:r>
    </w:p>
    <w:p w14:paraId="001D84E4" w14:textId="77777777" w:rsidR="006E3CD8" w:rsidRDefault="00BC147C">
      <w:pPr>
        <w:rPr>
          <w:rFonts w:cstheme="minorBidi"/>
          <w:b/>
          <w:bCs/>
          <w:color w:val="31849B"/>
          <w:kern w:val="2"/>
        </w:rPr>
      </w:pPr>
      <w:r>
        <w:rPr>
          <w:rFonts w:cstheme="minorBidi"/>
          <w:b/>
          <w:bCs/>
          <w:color w:val="31849B"/>
          <w:kern w:val="2"/>
        </w:rPr>
        <w:lastRenderedPageBreak/>
        <w:t xml:space="preserve">4. </w:t>
      </w:r>
      <w:r>
        <w:rPr>
          <w:rFonts w:cstheme="minorBidi" w:hint="eastAsia"/>
          <w:b/>
          <w:bCs/>
          <w:color w:val="31849B"/>
          <w:kern w:val="2"/>
        </w:rPr>
        <w:t>样本主要质控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6E3CD8" w14:paraId="32177FAA" w14:textId="77777777" w:rsidTr="00720463">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077FD741" w14:textId="77777777" w:rsidR="006E3CD8" w:rsidRDefault="00BC147C">
            <w:pPr>
              <w:jc w:val="center"/>
              <w:rPr>
                <w:rFonts w:cs="微软雅黑"/>
                <w:b/>
                <w:smallCaps/>
                <w:spacing w:val="10"/>
                <w:sz w:val="18"/>
                <w:szCs w:val="18"/>
              </w:rPr>
            </w:pPr>
            <w:r>
              <w:rPr>
                <w:rFonts w:cs="微软雅黑" w:hint="eastAsia"/>
                <w:b/>
                <w:smallCaps/>
                <w:spacing w:val="10"/>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4E718379" w14:textId="77777777" w:rsidR="006E3CD8" w:rsidRDefault="00BC147C">
            <w:pPr>
              <w:jc w:val="center"/>
              <w:rPr>
                <w:rFonts w:cs="微软雅黑"/>
                <w:b/>
                <w:smallCaps/>
                <w:spacing w:val="10"/>
                <w:sz w:val="18"/>
                <w:szCs w:val="18"/>
              </w:rPr>
            </w:pPr>
            <w:r>
              <w:rPr>
                <w:rFonts w:cs="微软雅黑" w:hint="eastAsia"/>
                <w:b/>
                <w:smallCaps/>
                <w:spacing w:val="10"/>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73CD9D46" w14:textId="77777777" w:rsidR="006E3CD8" w:rsidRDefault="00BC147C">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控标准</w:t>
            </w:r>
            <w:proofErr w:type="gramEnd"/>
          </w:p>
        </w:tc>
      </w:tr>
      <w:tr w:rsidR="006E3CD8" w14:paraId="11EF8598" w14:textId="77777777" w:rsidTr="00720463">
        <w:trPr>
          <w:trHeight w:val="397"/>
        </w:trPr>
        <w:tc>
          <w:tcPr>
            <w:tcW w:w="2251" w:type="dxa"/>
            <w:vMerge w:val="restart"/>
            <w:tcBorders>
              <w:top w:val="single" w:sz="4" w:space="0" w:color="4F81BD" w:themeColor="accent1"/>
              <w:bottom w:val="nil"/>
            </w:tcBorders>
            <w:vAlign w:val="center"/>
          </w:tcPr>
          <w:p w14:paraId="4A8972B3" w14:textId="77777777" w:rsidR="006E3CD8" w:rsidRDefault="00BC147C">
            <w:pPr>
              <w:jc w:val="center"/>
              <w:rPr>
                <w:rFonts w:cs="微软雅黑"/>
                <w:smallCaps/>
                <w:spacing w:val="10"/>
                <w:sz w:val="18"/>
                <w:szCs w:val="18"/>
              </w:rPr>
            </w:pPr>
            <w:r>
              <w:rPr>
                <w:rFonts w:cs="微软雅黑" w:hint="eastAsia"/>
                <w:smallCaps/>
                <w:spacing w:val="10"/>
                <w:sz w:val="18"/>
                <w:szCs w:val="18"/>
              </w:rPr>
              <w:t>样本及实验室</w:t>
            </w:r>
          </w:p>
          <w:p w14:paraId="160223FB" w14:textId="77777777" w:rsidR="006E3CD8" w:rsidRDefault="00BC147C">
            <w:pPr>
              <w:jc w:val="center"/>
              <w:rPr>
                <w:rFonts w:cs="微软雅黑"/>
                <w:smallCaps/>
                <w:spacing w:val="10"/>
                <w:sz w:val="18"/>
                <w:szCs w:val="18"/>
              </w:rPr>
            </w:pPr>
            <w:r>
              <w:rPr>
                <w:rFonts w:cs="微软雅黑" w:hint="eastAsia"/>
                <w:smallCaps/>
                <w:spacing w:val="10"/>
                <w:sz w:val="18"/>
                <w:szCs w:val="18"/>
              </w:rPr>
              <w:t>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B2B1DB0" w14:textId="77777777" w:rsidR="006E3CD8" w:rsidRDefault="00BC147C">
            <w:pPr>
              <w:rPr>
                <w:rFonts w:cs="微软雅黑"/>
                <w:smallCaps/>
                <w:spacing w:val="10"/>
                <w:sz w:val="18"/>
                <w:szCs w:val="18"/>
              </w:rPr>
            </w:pPr>
            <w:r>
              <w:rPr>
                <w:rFonts w:cs="微软雅黑" w:hint="eastAsia"/>
                <w:smallCaps/>
                <w:spacing w:val="10"/>
                <w:sz w:val="18"/>
                <w:szCs w:val="18"/>
              </w:rPr>
              <w:t>DNA浓度(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701ECA0B" w14:textId="646CCEF2" w:rsidR="006E3CD8" w:rsidRDefault="00720463">
            <w:pPr>
              <w:jc w:val="center"/>
              <w:rPr>
                <w:rFonts w:cs="微软雅黑"/>
                <w:color w:val="000000"/>
                <w:sz w:val="18"/>
                <w:szCs w:val="18"/>
              </w:rPr>
            </w:pPr>
            <w:bookmarkStart w:id="3" w:name="cellpct"/>
            <w:bookmarkEnd w:id="3"/>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lib_quality_control.lib_dna_qc.dna_concn_q</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{lib_quality_control.lib_dna_qc.dna_concn_q|replace(“.00”,””)}}{%else%}{%endif%}</w:t>
            </w:r>
          </w:p>
        </w:tc>
        <w:tc>
          <w:tcPr>
            <w:tcW w:w="1902" w:type="dxa"/>
            <w:tcBorders>
              <w:top w:val="single" w:sz="4" w:space="0" w:color="4F81BD" w:themeColor="accent1"/>
              <w:bottom w:val="nil"/>
            </w:tcBorders>
            <w:vAlign w:val="center"/>
          </w:tcPr>
          <w:p w14:paraId="6839F16B" w14:textId="77777777" w:rsidR="006E3CD8" w:rsidRDefault="00BC147C">
            <w:pPr>
              <w:jc w:val="center"/>
              <w:rPr>
                <w:rFonts w:cs="微软雅黑"/>
                <w:color w:val="000000"/>
                <w:sz w:val="18"/>
                <w:szCs w:val="18"/>
              </w:rPr>
            </w:pPr>
            <w:r>
              <w:rPr>
                <w:rFonts w:cs="微软雅黑" w:hint="eastAsia"/>
                <w:color w:val="000000"/>
                <w:sz w:val="18"/>
                <w:szCs w:val="18"/>
              </w:rPr>
              <w:t>＞5</w:t>
            </w:r>
          </w:p>
        </w:tc>
      </w:tr>
      <w:tr w:rsidR="00C63E9A" w14:paraId="0668592E" w14:textId="77777777" w:rsidTr="00720463">
        <w:trPr>
          <w:trHeight w:val="388"/>
        </w:trPr>
        <w:tc>
          <w:tcPr>
            <w:tcW w:w="2251" w:type="dxa"/>
            <w:vMerge/>
            <w:tcBorders>
              <w:top w:val="nil"/>
              <w:bottom w:val="nil"/>
            </w:tcBorders>
            <w:vAlign w:val="center"/>
          </w:tcPr>
          <w:p w14:paraId="2CE4C507" w14:textId="77777777" w:rsidR="00C63E9A" w:rsidRDefault="00C63E9A" w:rsidP="00C63E9A">
            <w:pPr>
              <w:jc w:val="center"/>
              <w:rPr>
                <w:rFonts w:cs="微软雅黑"/>
                <w:smallCaps/>
                <w:spacing w:val="10"/>
                <w:sz w:val="18"/>
                <w:szCs w:val="18"/>
              </w:rPr>
            </w:pPr>
          </w:p>
        </w:tc>
        <w:tc>
          <w:tcPr>
            <w:tcW w:w="4512" w:type="dxa"/>
            <w:tcBorders>
              <w:top w:val="nil"/>
              <w:bottom w:val="nil"/>
            </w:tcBorders>
            <w:vAlign w:val="center"/>
          </w:tcPr>
          <w:p w14:paraId="5F6768D8" w14:textId="77777777" w:rsidR="00C63E9A" w:rsidRDefault="00C63E9A" w:rsidP="00C63E9A">
            <w:pPr>
              <w:rPr>
                <w:rFonts w:cs="微软雅黑"/>
                <w:smallCaps/>
                <w:spacing w:val="10"/>
                <w:sz w:val="18"/>
                <w:szCs w:val="18"/>
              </w:rPr>
            </w:pPr>
            <w:r>
              <w:rPr>
                <w:rFonts w:cs="微软雅黑" w:hint="eastAsia"/>
                <w:smallCaps/>
                <w:spacing w:val="10"/>
                <w:sz w:val="18"/>
                <w:szCs w:val="18"/>
              </w:rPr>
              <w:t>建库DNA投入量(</w:t>
            </w:r>
            <w:r>
              <w:rPr>
                <w:rFonts w:cs="微软雅黑" w:hint="eastAsia"/>
                <w:color w:val="000000"/>
                <w:sz w:val="18"/>
                <w:szCs w:val="18"/>
              </w:rPr>
              <w:t>ng</w:t>
            </w:r>
            <w:r>
              <w:rPr>
                <w:rFonts w:cs="微软雅黑" w:hint="eastAsia"/>
                <w:smallCaps/>
                <w:spacing w:val="10"/>
                <w:sz w:val="18"/>
                <w:szCs w:val="18"/>
              </w:rPr>
              <w:t>)</w:t>
            </w:r>
          </w:p>
        </w:tc>
        <w:tc>
          <w:tcPr>
            <w:tcW w:w="1750" w:type="dxa"/>
            <w:tcBorders>
              <w:top w:val="nil"/>
              <w:bottom w:val="nil"/>
            </w:tcBorders>
            <w:vAlign w:val="center"/>
          </w:tcPr>
          <w:p w14:paraId="1D2E155D" w14:textId="61151347" w:rsidR="00C63E9A" w:rsidRDefault="00C63E9A" w:rsidP="00C63E9A">
            <w:pPr>
              <w:jc w:val="center"/>
              <w:rPr>
                <w:rFonts w:cs="微软雅黑"/>
                <w:color w:val="000000"/>
                <w:sz w:val="18"/>
                <w:szCs w:val="18"/>
              </w:rPr>
            </w:pPr>
            <w:bookmarkStart w:id="4" w:name="dnainput"/>
            <w:bookmarkEnd w:id="4"/>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r w:rsidRPr="00C63E9A">
              <w:rPr>
                <w:rFonts w:cs="微软雅黑"/>
                <w:color w:val="000000"/>
                <w:sz w:val="18"/>
                <w:szCs w:val="18"/>
              </w:rPr>
              <w:t>dna_input_qty</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w:t>
            </w:r>
            <w:r w:rsidRPr="00C63E9A">
              <w:rPr>
                <w:rFonts w:cs="微软雅黑"/>
                <w:color w:val="000000"/>
                <w:sz w:val="18"/>
                <w:szCs w:val="18"/>
              </w:rPr>
              <w:t>dna_input_qty</w:t>
            </w:r>
            <w:r w:rsidRPr="00720463">
              <w:rPr>
                <w:rFonts w:cs="微软雅黑"/>
                <w:color w:val="000000"/>
                <w:sz w:val="18"/>
                <w:szCs w:val="18"/>
              </w:rPr>
              <w:t>|replace(“.00”,””)}}{%else%}{%endif%}</w:t>
            </w:r>
          </w:p>
        </w:tc>
        <w:tc>
          <w:tcPr>
            <w:tcW w:w="1902" w:type="dxa"/>
            <w:tcBorders>
              <w:top w:val="nil"/>
              <w:bottom w:val="nil"/>
            </w:tcBorders>
            <w:vAlign w:val="center"/>
          </w:tcPr>
          <w:p w14:paraId="0BF66409" w14:textId="77777777" w:rsidR="00C63E9A" w:rsidRDefault="00C63E9A" w:rsidP="00C63E9A">
            <w:pPr>
              <w:jc w:val="center"/>
              <w:rPr>
                <w:rFonts w:cs="微软雅黑"/>
                <w:color w:val="000000"/>
                <w:sz w:val="18"/>
                <w:szCs w:val="18"/>
              </w:rPr>
            </w:pPr>
            <w:r>
              <w:rPr>
                <w:rFonts w:cs="微软雅黑" w:hint="eastAsia"/>
                <w:color w:val="000000"/>
                <w:sz w:val="18"/>
                <w:szCs w:val="18"/>
              </w:rPr>
              <w:t>450</w:t>
            </w:r>
          </w:p>
        </w:tc>
      </w:tr>
      <w:tr w:rsidR="001F6FCD" w14:paraId="23836448" w14:textId="77777777" w:rsidTr="00720463">
        <w:trPr>
          <w:trHeight w:val="397"/>
        </w:trPr>
        <w:tc>
          <w:tcPr>
            <w:tcW w:w="2251" w:type="dxa"/>
            <w:vMerge/>
            <w:tcBorders>
              <w:top w:val="nil"/>
              <w:bottom w:val="nil"/>
            </w:tcBorders>
            <w:vAlign w:val="center"/>
          </w:tcPr>
          <w:p w14:paraId="6C31FE1E"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4EEBEE1" w14:textId="77777777" w:rsidR="001F6FCD" w:rsidRDefault="001F6FCD" w:rsidP="001F6FCD">
            <w:pPr>
              <w:rPr>
                <w:rFonts w:cs="微软雅黑"/>
                <w:smallCaps/>
                <w:spacing w:val="10"/>
                <w:sz w:val="18"/>
                <w:szCs w:val="18"/>
              </w:rPr>
            </w:pPr>
            <w:r>
              <w:rPr>
                <w:rFonts w:cs="微软雅黑" w:hint="eastAsia"/>
                <w:smallCaps/>
                <w:spacing w:val="10"/>
                <w:sz w:val="18"/>
                <w:szCs w:val="18"/>
              </w:rPr>
              <w:t>文库浓度(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nil"/>
              <w:bottom w:val="nil"/>
            </w:tcBorders>
            <w:vAlign w:val="center"/>
          </w:tcPr>
          <w:p w14:paraId="661DB2D9" w14:textId="605E4E91" w:rsidR="001F6FCD" w:rsidRDefault="001F6FCD" w:rsidP="001F6FCD">
            <w:pPr>
              <w:jc w:val="center"/>
              <w:rPr>
                <w:rFonts w:cs="微软雅黑"/>
                <w:color w:val="000000"/>
                <w:sz w:val="18"/>
                <w:szCs w:val="18"/>
              </w:rPr>
            </w:pPr>
            <w:bookmarkStart w:id="5" w:name="libpurty"/>
            <w:bookmarkEnd w:id="5"/>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w:t>
            </w:r>
            <w:proofErr w:type="gramStart"/>
            <w:r w:rsidRPr="00720463">
              <w:rPr>
                <w:rFonts w:cs="微软雅黑"/>
                <w:color w:val="000000"/>
                <w:sz w:val="18"/>
                <w:szCs w:val="18"/>
              </w:rPr>
              <w:t>qc.</w:t>
            </w:r>
            <w:r w:rsidR="00D8566E" w:rsidRPr="001F6FCD">
              <w:rPr>
                <w:rFonts w:cs="微软雅黑"/>
                <w:color w:val="000000"/>
                <w:sz w:val="18"/>
                <w:szCs w:val="18"/>
              </w:rPr>
              <w:t>library</w:t>
            </w:r>
            <w:proofErr w:type="gramEnd"/>
            <w:r w:rsidR="00D8566E" w:rsidRPr="001F6FCD">
              <w:rPr>
                <w:rFonts w:cs="微软雅黑"/>
                <w:color w:val="000000"/>
                <w:sz w:val="18"/>
                <w:szCs w:val="18"/>
              </w:rPr>
              <w:t>_concn</w:t>
            </w:r>
            <w:proofErr w:type="spellEnd"/>
            <w:r w:rsidRPr="00720463">
              <w:rPr>
                <w:rFonts w:cs="微软雅黑"/>
                <w:color w:val="000000"/>
                <w:sz w:val="18"/>
                <w:szCs w:val="18"/>
              </w:rPr>
              <w:t xml:space="preserve"> %}{{lib_quality_control.lib_dna_qc.</w:t>
            </w:r>
            <w:r w:rsidRPr="001F6FCD">
              <w:rPr>
                <w:rFonts w:cs="微软雅黑"/>
                <w:color w:val="000000"/>
                <w:sz w:val="18"/>
                <w:szCs w:val="18"/>
              </w:rPr>
              <w:t>library_concn</w:t>
            </w:r>
            <w:r w:rsidRPr="00720463">
              <w:rPr>
                <w:rFonts w:cs="微软雅黑"/>
                <w:color w:val="000000"/>
                <w:sz w:val="18"/>
                <w:szCs w:val="18"/>
              </w:rPr>
              <w:t>|replace(“.00”,””)}}{%else%}{%endif%}</w:t>
            </w:r>
          </w:p>
        </w:tc>
        <w:tc>
          <w:tcPr>
            <w:tcW w:w="1902" w:type="dxa"/>
            <w:tcBorders>
              <w:top w:val="nil"/>
              <w:bottom w:val="nil"/>
            </w:tcBorders>
            <w:vAlign w:val="center"/>
          </w:tcPr>
          <w:p w14:paraId="1C632B5E" w14:textId="77777777" w:rsidR="001F6FCD" w:rsidRDefault="001F6FCD" w:rsidP="001F6FCD">
            <w:pPr>
              <w:jc w:val="center"/>
              <w:rPr>
                <w:rFonts w:cs="微软雅黑"/>
                <w:color w:val="000000"/>
                <w:sz w:val="18"/>
                <w:szCs w:val="18"/>
              </w:rPr>
            </w:pPr>
            <w:r>
              <w:rPr>
                <w:rFonts w:cs="微软雅黑" w:hint="eastAsia"/>
                <w:color w:val="000000"/>
                <w:sz w:val="18"/>
                <w:szCs w:val="18"/>
              </w:rPr>
              <w:t>≥0.5</w:t>
            </w:r>
          </w:p>
        </w:tc>
      </w:tr>
      <w:tr w:rsidR="001F6FCD" w14:paraId="17E380BA" w14:textId="77777777" w:rsidTr="00720463">
        <w:trPr>
          <w:trHeight w:val="397"/>
        </w:trPr>
        <w:tc>
          <w:tcPr>
            <w:tcW w:w="2251" w:type="dxa"/>
            <w:vMerge w:val="restart"/>
            <w:tcBorders>
              <w:top w:val="single" w:sz="4" w:space="0" w:color="4F81BD" w:themeColor="accent1"/>
            </w:tcBorders>
            <w:vAlign w:val="center"/>
          </w:tcPr>
          <w:p w14:paraId="02AADB4D" w14:textId="77777777" w:rsidR="001F6FCD" w:rsidRDefault="001F6FCD" w:rsidP="001F6FCD">
            <w:pPr>
              <w:jc w:val="center"/>
              <w:rPr>
                <w:rFonts w:cs="微软雅黑"/>
                <w:smallCaps/>
                <w:spacing w:val="10"/>
                <w:sz w:val="18"/>
                <w:szCs w:val="18"/>
              </w:rPr>
            </w:pPr>
            <w:r>
              <w:rPr>
                <w:rFonts w:cs="微软雅黑" w:hint="eastAsia"/>
                <w:smallCaps/>
                <w:spacing w:val="10"/>
                <w:sz w:val="18"/>
                <w:szCs w:val="18"/>
              </w:rPr>
              <w:t>测序质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FABD4D6" w14:textId="77777777" w:rsidR="001F6FCD" w:rsidRDefault="001F6FCD" w:rsidP="001F6FCD">
            <w:pPr>
              <w:rPr>
                <w:rFonts w:cs="微软雅黑"/>
                <w:color w:val="000000"/>
                <w:sz w:val="18"/>
                <w:szCs w:val="18"/>
              </w:rPr>
            </w:pPr>
            <w:r>
              <w:rPr>
                <w:rFonts w:cs="微软雅黑" w:hint="eastAsia"/>
                <w:color w:val="000000"/>
                <w:sz w:val="18"/>
                <w:szCs w:val="18"/>
              </w:rPr>
              <w:t>测序质量Q30</w:t>
            </w:r>
            <w:r>
              <w:rPr>
                <w:rFonts w:cs="微软雅黑" w:hint="eastAsia"/>
                <w:color w:val="000000"/>
                <w:sz w:val="18"/>
                <w:szCs w:val="18"/>
                <w:vertAlign w:val="superscript"/>
              </w:rPr>
              <w:t>1</w:t>
            </w:r>
            <w:r>
              <w:rPr>
                <w:rFonts w:cs="微软雅黑" w:hint="eastAsia"/>
                <w:color w:val="000000"/>
                <w:sz w:val="18"/>
                <w:szCs w:val="18"/>
              </w:rPr>
              <w:t>(%)</w:t>
            </w:r>
          </w:p>
        </w:tc>
        <w:tc>
          <w:tcPr>
            <w:tcW w:w="1750" w:type="dxa"/>
            <w:tcBorders>
              <w:top w:val="single" w:sz="4" w:space="0" w:color="4F81BD" w:themeColor="accent1"/>
              <w:bottom w:val="nil"/>
            </w:tcBorders>
            <w:vAlign w:val="center"/>
          </w:tcPr>
          <w:p w14:paraId="2E111AF8" w14:textId="102DC2C7" w:rsidR="001F6FCD" w:rsidRDefault="001F6FCD" w:rsidP="001F6FCD">
            <w:pPr>
              <w:jc w:val="center"/>
              <w:rPr>
                <w:rFonts w:cs="微软雅黑"/>
                <w:color w:val="000000"/>
                <w:sz w:val="18"/>
                <w:szCs w:val="18"/>
              </w:rPr>
            </w:pPr>
            <w:bookmarkStart w:id="6" w:name="mappedratio"/>
            <w:bookmarkEnd w:id="6"/>
            <w:r w:rsidRPr="00720463">
              <w:rPr>
                <w:rFonts w:cs="微软雅黑"/>
                <w:color w:val="000000"/>
                <w:sz w:val="18"/>
                <w:szCs w:val="18"/>
              </w:rPr>
              <w:t>{{qc.dna_data_</w:t>
            </w:r>
            <w:proofErr w:type="gramStart"/>
            <w:r w:rsidRPr="00720463">
              <w:rPr>
                <w:rFonts w:cs="微软雅黑"/>
                <w:color w:val="000000"/>
                <w:sz w:val="18"/>
                <w:szCs w:val="18"/>
              </w:rPr>
              <w:t>qc.cleandata</w:t>
            </w:r>
            <w:proofErr w:type="gramEnd"/>
            <w:r w:rsidRPr="00720463">
              <w:rPr>
                <w:rFonts w:cs="微软雅黑"/>
                <w:color w:val="000000"/>
                <w:sz w:val="18"/>
                <w:szCs w:val="18"/>
              </w:rPr>
              <w:t>_q30}}</w:t>
            </w:r>
          </w:p>
        </w:tc>
        <w:tc>
          <w:tcPr>
            <w:tcW w:w="1902" w:type="dxa"/>
            <w:tcBorders>
              <w:top w:val="single" w:sz="4" w:space="0" w:color="4F81BD" w:themeColor="accent1"/>
              <w:bottom w:val="nil"/>
            </w:tcBorders>
            <w:vAlign w:val="center"/>
          </w:tcPr>
          <w:p w14:paraId="614464FF" w14:textId="77777777" w:rsidR="001F6FCD" w:rsidRDefault="001F6FCD" w:rsidP="001F6FCD">
            <w:pPr>
              <w:jc w:val="center"/>
              <w:rPr>
                <w:rFonts w:cs="微软雅黑"/>
                <w:color w:val="000000"/>
                <w:sz w:val="18"/>
                <w:szCs w:val="18"/>
              </w:rPr>
            </w:pPr>
            <w:r>
              <w:rPr>
                <w:rFonts w:cs="微软雅黑" w:hint="eastAsia"/>
                <w:color w:val="000000"/>
                <w:sz w:val="18"/>
                <w:szCs w:val="18"/>
              </w:rPr>
              <w:t>＞75</w:t>
            </w:r>
          </w:p>
        </w:tc>
      </w:tr>
      <w:tr w:rsidR="001F6FCD" w14:paraId="5C2E19AD" w14:textId="77777777" w:rsidTr="00720463">
        <w:trPr>
          <w:trHeight w:val="397"/>
        </w:trPr>
        <w:tc>
          <w:tcPr>
            <w:tcW w:w="2251" w:type="dxa"/>
            <w:vMerge/>
            <w:vAlign w:val="center"/>
          </w:tcPr>
          <w:p w14:paraId="0DCE1D3D"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37447372" w14:textId="77777777" w:rsidR="001F6FCD" w:rsidRDefault="001F6FCD" w:rsidP="001F6FCD">
            <w:pPr>
              <w:rPr>
                <w:rFonts w:cs="微软雅黑"/>
                <w:color w:val="000000"/>
                <w:sz w:val="18"/>
                <w:szCs w:val="18"/>
              </w:rPr>
            </w:pPr>
            <w:r>
              <w:rPr>
                <w:rFonts w:cs="微软雅黑" w:hint="eastAsia"/>
                <w:color w:val="000000"/>
                <w:sz w:val="18"/>
                <w:szCs w:val="18"/>
              </w:rPr>
              <w:t>比对率Alignment</w:t>
            </w:r>
            <w:r>
              <w:rPr>
                <w:rFonts w:cs="微软雅黑" w:hint="eastAsia"/>
                <w:color w:val="000000"/>
                <w:sz w:val="18"/>
                <w:szCs w:val="18"/>
                <w:vertAlign w:val="superscript"/>
              </w:rPr>
              <w:t>2</w:t>
            </w:r>
            <w:r>
              <w:rPr>
                <w:rFonts w:cs="微软雅黑" w:hint="eastAsia"/>
                <w:color w:val="000000"/>
                <w:sz w:val="18"/>
                <w:szCs w:val="18"/>
              </w:rPr>
              <w:t>(%)</w:t>
            </w:r>
          </w:p>
        </w:tc>
        <w:tc>
          <w:tcPr>
            <w:tcW w:w="1750" w:type="dxa"/>
            <w:tcBorders>
              <w:top w:val="nil"/>
              <w:bottom w:val="nil"/>
            </w:tcBorders>
            <w:vAlign w:val="center"/>
          </w:tcPr>
          <w:p w14:paraId="580D9E6D" w14:textId="144C7F36" w:rsidR="001F6FCD" w:rsidRDefault="001F6FCD" w:rsidP="001F6FCD">
            <w:pPr>
              <w:jc w:val="center"/>
              <w:rPr>
                <w:rFonts w:cs="微软雅黑"/>
                <w:color w:val="000000"/>
                <w:sz w:val="18"/>
                <w:szCs w:val="18"/>
              </w:rPr>
            </w:pPr>
            <w:bookmarkStart w:id="7" w:name="targetratio"/>
            <w:bookmarkEnd w:id="7"/>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qc.mapping</w:t>
            </w:r>
            <w:proofErr w:type="gramEnd"/>
            <w:r w:rsidRPr="00720463">
              <w:rPr>
                <w:rFonts w:cs="微软雅黑"/>
                <w:color w:val="000000"/>
                <w:sz w:val="18"/>
                <w:szCs w:val="18"/>
              </w:rPr>
              <w:t>_ratio</w:t>
            </w:r>
            <w:proofErr w:type="spellEnd"/>
            <w:r w:rsidRPr="00720463">
              <w:rPr>
                <w:rFonts w:cs="微软雅黑"/>
                <w:color w:val="000000"/>
                <w:sz w:val="18"/>
                <w:szCs w:val="18"/>
              </w:rPr>
              <w:t>}}</w:t>
            </w:r>
          </w:p>
        </w:tc>
        <w:tc>
          <w:tcPr>
            <w:tcW w:w="1902" w:type="dxa"/>
            <w:tcBorders>
              <w:top w:val="nil"/>
              <w:bottom w:val="nil"/>
            </w:tcBorders>
            <w:vAlign w:val="center"/>
          </w:tcPr>
          <w:p w14:paraId="1D83966A" w14:textId="77777777" w:rsidR="001F6FCD" w:rsidRDefault="001F6FCD" w:rsidP="001F6FCD">
            <w:pPr>
              <w:jc w:val="center"/>
              <w:rPr>
                <w:rFonts w:cs="微软雅黑"/>
                <w:color w:val="000000"/>
                <w:sz w:val="18"/>
                <w:szCs w:val="18"/>
              </w:rPr>
            </w:pPr>
            <w:r>
              <w:rPr>
                <w:rFonts w:cs="微软雅黑" w:hint="eastAsia"/>
                <w:color w:val="000000"/>
                <w:sz w:val="18"/>
                <w:szCs w:val="18"/>
              </w:rPr>
              <w:t>＞85</w:t>
            </w:r>
          </w:p>
        </w:tc>
      </w:tr>
      <w:tr w:rsidR="001F6FCD" w14:paraId="089BCC16" w14:textId="77777777" w:rsidTr="00720463">
        <w:trPr>
          <w:trHeight w:val="397"/>
        </w:trPr>
        <w:tc>
          <w:tcPr>
            <w:tcW w:w="2251" w:type="dxa"/>
            <w:vMerge/>
            <w:vAlign w:val="center"/>
          </w:tcPr>
          <w:p w14:paraId="6F9BF263"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CAEB96C" w14:textId="77777777" w:rsidR="001F6FCD" w:rsidRDefault="001F6FCD" w:rsidP="001F6FCD">
            <w:pPr>
              <w:rPr>
                <w:rFonts w:cs="微软雅黑"/>
                <w:color w:val="000000"/>
                <w:sz w:val="18"/>
                <w:szCs w:val="18"/>
              </w:rPr>
            </w:pPr>
            <w:r>
              <w:rPr>
                <w:rFonts w:cs="微软雅黑" w:hint="eastAsia"/>
                <w:color w:val="000000"/>
                <w:sz w:val="18"/>
                <w:szCs w:val="18"/>
              </w:rPr>
              <w:t>覆盖度Coverage</w:t>
            </w:r>
            <w:r>
              <w:rPr>
                <w:rFonts w:cs="微软雅黑" w:hint="eastAsia"/>
                <w:color w:val="000000"/>
                <w:sz w:val="18"/>
                <w:szCs w:val="18"/>
                <w:vertAlign w:val="superscript"/>
              </w:rPr>
              <w:t>3</w:t>
            </w:r>
            <w:r>
              <w:rPr>
                <w:rFonts w:cs="微软雅黑" w:hint="eastAsia"/>
                <w:color w:val="000000"/>
                <w:sz w:val="18"/>
                <w:szCs w:val="18"/>
              </w:rPr>
              <w:t>(%)</w:t>
            </w:r>
          </w:p>
        </w:tc>
        <w:tc>
          <w:tcPr>
            <w:tcW w:w="1750" w:type="dxa"/>
            <w:tcBorders>
              <w:top w:val="nil"/>
              <w:bottom w:val="nil"/>
            </w:tcBorders>
            <w:vAlign w:val="center"/>
          </w:tcPr>
          <w:p w14:paraId="660C4F01" w14:textId="468C38EA" w:rsidR="001F6FCD" w:rsidRDefault="001F6FCD" w:rsidP="001F6FCD">
            <w:pPr>
              <w:jc w:val="center"/>
              <w:rPr>
                <w:rFonts w:cs="微软雅黑"/>
                <w:color w:val="000000"/>
                <w:sz w:val="18"/>
                <w:szCs w:val="18"/>
              </w:rPr>
            </w:pPr>
            <w:bookmarkStart w:id="8" w:name="uniquedepth"/>
            <w:bookmarkEnd w:id="8"/>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qc.cover</w:t>
            </w:r>
            <w:proofErr w:type="gramEnd"/>
            <w:r w:rsidRPr="00720463">
              <w:rPr>
                <w:rFonts w:cs="微软雅黑"/>
                <w:color w:val="000000"/>
                <w:sz w:val="18"/>
                <w:szCs w:val="18"/>
              </w:rPr>
              <w:t>_ratio</w:t>
            </w:r>
            <w:proofErr w:type="spellEnd"/>
            <w:r w:rsidRPr="00720463">
              <w:rPr>
                <w:rFonts w:cs="微软雅黑"/>
                <w:color w:val="000000"/>
                <w:sz w:val="18"/>
                <w:szCs w:val="18"/>
              </w:rPr>
              <w:t>}}</w:t>
            </w:r>
          </w:p>
        </w:tc>
        <w:tc>
          <w:tcPr>
            <w:tcW w:w="1902" w:type="dxa"/>
            <w:tcBorders>
              <w:top w:val="nil"/>
              <w:bottom w:val="nil"/>
            </w:tcBorders>
            <w:vAlign w:val="center"/>
          </w:tcPr>
          <w:p w14:paraId="013FD35A"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49D516A8" w14:textId="77777777" w:rsidTr="00720463">
        <w:trPr>
          <w:trHeight w:val="397"/>
        </w:trPr>
        <w:tc>
          <w:tcPr>
            <w:tcW w:w="2251" w:type="dxa"/>
            <w:vMerge/>
            <w:vAlign w:val="center"/>
          </w:tcPr>
          <w:p w14:paraId="5BF117CC"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B2ACE1B" w14:textId="77777777" w:rsidR="001F6FCD" w:rsidRDefault="001F6FCD" w:rsidP="001F6FCD">
            <w:pPr>
              <w:rPr>
                <w:rFonts w:cs="微软雅黑"/>
                <w:color w:val="000000"/>
                <w:sz w:val="18"/>
                <w:szCs w:val="18"/>
              </w:rPr>
            </w:pPr>
            <w:r>
              <w:rPr>
                <w:rFonts w:cs="微软雅黑" w:hint="eastAsia"/>
                <w:color w:val="000000"/>
                <w:sz w:val="18"/>
                <w:szCs w:val="18"/>
              </w:rPr>
              <w:t>单点原始深度minDepth</w:t>
            </w:r>
            <w:r>
              <w:rPr>
                <w:rFonts w:cs="微软雅黑" w:hint="eastAsia"/>
                <w:color w:val="000000"/>
                <w:sz w:val="18"/>
                <w:szCs w:val="18"/>
                <w:vertAlign w:val="superscript"/>
              </w:rPr>
              <w:t>4</w:t>
            </w:r>
            <w:r>
              <w:rPr>
                <w:rFonts w:cs="微软雅黑" w:hint="eastAsia"/>
                <w:color w:val="000000"/>
                <w:sz w:val="18"/>
                <w:szCs w:val="18"/>
              </w:rPr>
              <w:t>(×)</w:t>
            </w:r>
          </w:p>
        </w:tc>
        <w:tc>
          <w:tcPr>
            <w:tcW w:w="1750" w:type="dxa"/>
            <w:tcBorders>
              <w:top w:val="nil"/>
              <w:bottom w:val="nil"/>
            </w:tcBorders>
            <w:vAlign w:val="center"/>
          </w:tcPr>
          <w:p w14:paraId="4431ADA3" w14:textId="2D9D28B3" w:rsidR="001F6FCD" w:rsidRDefault="001F6FCD" w:rsidP="001F6FCD">
            <w:pPr>
              <w:jc w:val="center"/>
              <w:rPr>
                <w:rFonts w:cs="微软雅黑"/>
                <w:color w:val="000000"/>
                <w:sz w:val="18"/>
                <w:szCs w:val="18"/>
              </w:rPr>
            </w:pPr>
            <w:bookmarkStart w:id="9" w:name="depthge20pctreal"/>
            <w:bookmarkEnd w:id="9"/>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qc.depth</w:t>
            </w:r>
            <w:proofErr w:type="gramEnd"/>
            <w:r w:rsidRPr="00720463">
              <w:rPr>
                <w:rFonts w:cs="微软雅黑"/>
                <w:color w:val="000000"/>
                <w:sz w:val="18"/>
                <w:szCs w:val="18"/>
              </w:rPr>
              <w:t>_min|replace</w:t>
            </w:r>
            <w:proofErr w:type="spellEnd"/>
            <w:r w:rsidRPr="00720463">
              <w:rPr>
                <w:rFonts w:cs="微软雅黑"/>
                <w:color w:val="000000"/>
                <w:sz w:val="18"/>
                <w:szCs w:val="18"/>
              </w:rPr>
              <w:t>(“.00”,””)}}</w:t>
            </w:r>
          </w:p>
        </w:tc>
        <w:tc>
          <w:tcPr>
            <w:tcW w:w="1902" w:type="dxa"/>
            <w:tcBorders>
              <w:top w:val="nil"/>
              <w:bottom w:val="nil"/>
            </w:tcBorders>
            <w:vAlign w:val="center"/>
          </w:tcPr>
          <w:p w14:paraId="40DF1929"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1A3ADE93" w14:textId="77777777" w:rsidTr="00720463">
        <w:trPr>
          <w:trHeight w:val="397"/>
        </w:trPr>
        <w:tc>
          <w:tcPr>
            <w:tcW w:w="2251" w:type="dxa"/>
            <w:vMerge w:val="restart"/>
            <w:tcBorders>
              <w:top w:val="single" w:sz="4" w:space="0" w:color="4F81BD" w:themeColor="accent1"/>
              <w:bottom w:val="nil"/>
            </w:tcBorders>
            <w:vAlign w:val="center"/>
          </w:tcPr>
          <w:p w14:paraId="0ED2FFEE" w14:textId="77777777" w:rsidR="001F6FCD" w:rsidRDefault="001F6FCD" w:rsidP="001F6FCD">
            <w:pPr>
              <w:jc w:val="center"/>
              <w:rPr>
                <w:rFonts w:cs="微软雅黑"/>
                <w:smallCaps/>
                <w:spacing w:val="10"/>
                <w:sz w:val="18"/>
                <w:szCs w:val="18"/>
              </w:rPr>
            </w:pPr>
            <w:proofErr w:type="gramStart"/>
            <w:r>
              <w:rPr>
                <w:rFonts w:cs="微软雅黑" w:hint="eastAsia"/>
                <w:smallCaps/>
                <w:spacing w:val="10"/>
                <w:sz w:val="18"/>
                <w:szCs w:val="18"/>
              </w:rPr>
              <w:t>质控品检测</w:t>
            </w:r>
            <w:proofErr w:type="gramEnd"/>
            <w:r>
              <w:rPr>
                <w:rFonts w:cs="微软雅黑" w:hint="eastAsia"/>
                <w:smallCaps/>
                <w:spacing w:val="10"/>
                <w:sz w:val="18"/>
                <w:szCs w:val="18"/>
              </w:rPr>
              <w:t>信息</w:t>
            </w:r>
            <w:r>
              <w:rPr>
                <w:rFonts w:cs="微软雅黑" w:hint="eastAsia"/>
                <w:smallCaps/>
                <w:spacing w:val="10"/>
                <w:sz w:val="18"/>
                <w:szCs w:val="18"/>
                <w:vertAlign w:val="superscript"/>
              </w:rPr>
              <w:t>5</w:t>
            </w:r>
          </w:p>
        </w:tc>
        <w:tc>
          <w:tcPr>
            <w:tcW w:w="4512" w:type="dxa"/>
            <w:tcBorders>
              <w:top w:val="single" w:sz="4" w:space="0" w:color="4F81BD" w:themeColor="accent1"/>
              <w:bottom w:val="nil"/>
            </w:tcBorders>
            <w:vAlign w:val="center"/>
          </w:tcPr>
          <w:p w14:paraId="4FB0F938" w14:textId="77777777" w:rsidR="001F6FCD" w:rsidRDefault="001F6FCD" w:rsidP="001F6FCD">
            <w:pPr>
              <w:rPr>
                <w:rFonts w:cs="微软雅黑"/>
                <w:color w:val="000000"/>
                <w:sz w:val="18"/>
                <w:szCs w:val="18"/>
              </w:rPr>
            </w:pPr>
            <w:r>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5355B62E" w14:textId="77777777" w:rsidR="001F6FCD" w:rsidRDefault="001F6FCD" w:rsidP="001F6FCD">
            <w:pPr>
              <w:jc w:val="center"/>
              <w:rPr>
                <w:rFonts w:cs="微软雅黑"/>
                <w:sz w:val="18"/>
                <w:szCs w:val="18"/>
              </w:rPr>
            </w:pPr>
            <w:bookmarkStart w:id="10" w:name="pcaflag"/>
            <w:bookmarkEnd w:id="10"/>
            <w:r>
              <w:rPr>
                <w:rFonts w:cs="微软雅黑" w:hint="eastAsia"/>
                <w:sz w:val="18"/>
                <w:szCs w:val="18"/>
              </w:rPr>
              <w:t>合格</w:t>
            </w:r>
          </w:p>
        </w:tc>
      </w:tr>
      <w:tr w:rsidR="001F6FCD" w14:paraId="7C35CFC5" w14:textId="77777777" w:rsidTr="00720463">
        <w:trPr>
          <w:trHeight w:val="397"/>
        </w:trPr>
        <w:tc>
          <w:tcPr>
            <w:tcW w:w="2251" w:type="dxa"/>
            <w:vMerge/>
            <w:tcBorders>
              <w:top w:val="single" w:sz="4" w:space="0" w:color="4F81BD" w:themeColor="accent1"/>
              <w:bottom w:val="nil"/>
            </w:tcBorders>
            <w:vAlign w:val="center"/>
          </w:tcPr>
          <w:p w14:paraId="5F797B67"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27FFBA1" w14:textId="77777777" w:rsidR="001F6FCD" w:rsidRDefault="001F6FCD" w:rsidP="001F6FCD">
            <w:pPr>
              <w:rPr>
                <w:rFonts w:cs="微软雅黑"/>
                <w:color w:val="000000"/>
                <w:sz w:val="18"/>
                <w:szCs w:val="18"/>
              </w:rPr>
            </w:pPr>
            <w:r>
              <w:rPr>
                <w:rFonts w:cs="微软雅黑" w:hint="eastAsia"/>
                <w:color w:val="000000"/>
                <w:sz w:val="18"/>
                <w:szCs w:val="18"/>
              </w:rPr>
              <w:t>无模板对照 (NTC)</w:t>
            </w:r>
          </w:p>
        </w:tc>
        <w:tc>
          <w:tcPr>
            <w:tcW w:w="3652" w:type="dxa"/>
            <w:gridSpan w:val="2"/>
            <w:tcBorders>
              <w:top w:val="nil"/>
              <w:bottom w:val="nil"/>
            </w:tcBorders>
            <w:vAlign w:val="center"/>
          </w:tcPr>
          <w:p w14:paraId="12E527D5" w14:textId="77777777" w:rsidR="001F6FCD" w:rsidRDefault="001F6FCD" w:rsidP="001F6FCD">
            <w:pPr>
              <w:jc w:val="center"/>
              <w:rPr>
                <w:rFonts w:cs="微软雅黑"/>
                <w:sz w:val="18"/>
                <w:szCs w:val="18"/>
              </w:rPr>
            </w:pPr>
            <w:bookmarkStart w:id="11" w:name="pcbflag"/>
            <w:bookmarkEnd w:id="11"/>
            <w:r>
              <w:rPr>
                <w:rFonts w:cs="微软雅黑" w:hint="eastAsia"/>
                <w:sz w:val="18"/>
                <w:szCs w:val="18"/>
              </w:rPr>
              <w:t>合格</w:t>
            </w:r>
          </w:p>
        </w:tc>
      </w:tr>
      <w:tr w:rsidR="001F6FCD" w14:paraId="70FDE4C4" w14:textId="77777777" w:rsidTr="00720463">
        <w:trPr>
          <w:trHeight w:val="397"/>
        </w:trPr>
        <w:tc>
          <w:tcPr>
            <w:tcW w:w="2251" w:type="dxa"/>
            <w:tcBorders>
              <w:top w:val="single" w:sz="4" w:space="0" w:color="4F81BD" w:themeColor="accent1"/>
              <w:bottom w:val="single" w:sz="4" w:space="0" w:color="4F81BD" w:themeColor="accent1"/>
            </w:tcBorders>
            <w:vAlign w:val="center"/>
          </w:tcPr>
          <w:p w14:paraId="3770BE04" w14:textId="77777777" w:rsidR="001F6FCD" w:rsidRDefault="001F6FCD" w:rsidP="001F6FCD">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7886D381" w14:textId="412B9DAA" w:rsidR="005562CC" w:rsidRPr="005562CC" w:rsidRDefault="005562CC" w:rsidP="005562CC">
            <w:pPr>
              <w:jc w:val="center"/>
              <w:rPr>
                <w:rFonts w:cs="微软雅黑"/>
                <w:b/>
                <w:sz w:val="18"/>
                <w:szCs w:val="18"/>
              </w:rPr>
            </w:pPr>
            <w:bookmarkStart w:id="12" w:name="pcncflag"/>
            <w:bookmarkEnd w:id="12"/>
            <w:r w:rsidRPr="005562CC">
              <w:rPr>
                <w:rFonts w:cs="微软雅黑"/>
                <w:b/>
                <w:sz w:val="18"/>
                <w:szCs w:val="18"/>
              </w:rPr>
              <w:t>{%p if qc.dna_data_</w:t>
            </w:r>
            <w:proofErr w:type="gramStart"/>
            <w:r w:rsidRPr="005562CC">
              <w:rPr>
                <w:rFonts w:cs="微软雅黑"/>
                <w:b/>
                <w:sz w:val="18"/>
                <w:szCs w:val="18"/>
              </w:rPr>
              <w:t>qc.cleandata</w:t>
            </w:r>
            <w:proofErr w:type="gramEnd"/>
            <w:r w:rsidRPr="005562CC">
              <w:rPr>
                <w:rFonts w:cs="微软雅黑"/>
                <w:b/>
                <w:sz w:val="18"/>
                <w:szCs w:val="18"/>
              </w:rPr>
              <w:t xml:space="preserve">_q30_num &gt; 0.75 and </w:t>
            </w:r>
            <w:proofErr w:type="spellStart"/>
            <w:r w:rsidRPr="005562CC">
              <w:rPr>
                <w:rFonts w:cs="微软雅黑"/>
                <w:b/>
                <w:sz w:val="18"/>
                <w:szCs w:val="18"/>
              </w:rPr>
              <w:t>qc.dna_data_qc.mapping_ratio_num</w:t>
            </w:r>
            <w:proofErr w:type="spellEnd"/>
            <w:r w:rsidRPr="005562CC">
              <w:rPr>
                <w:rFonts w:cs="微软雅黑"/>
                <w:b/>
                <w:sz w:val="18"/>
                <w:szCs w:val="18"/>
              </w:rPr>
              <w:t xml:space="preserve"> &gt; 0.85 and </w:t>
            </w:r>
            <w:proofErr w:type="spellStart"/>
            <w:r w:rsidRPr="005562CC">
              <w:rPr>
                <w:rFonts w:cs="微软雅黑"/>
                <w:b/>
                <w:sz w:val="18"/>
                <w:szCs w:val="18"/>
              </w:rPr>
              <w:t>qc.dna_data_qc.cover_ratio_num</w:t>
            </w:r>
            <w:proofErr w:type="spellEnd"/>
            <w:r w:rsidRPr="005562CC">
              <w:rPr>
                <w:rFonts w:cs="微软雅黑"/>
                <w:b/>
                <w:sz w:val="18"/>
                <w:szCs w:val="18"/>
              </w:rPr>
              <w:t xml:space="preserve"> == 1 and </w:t>
            </w:r>
            <w:proofErr w:type="spellStart"/>
            <w:r w:rsidRPr="005562CC">
              <w:rPr>
                <w:rFonts w:cs="微软雅黑"/>
                <w:b/>
                <w:sz w:val="18"/>
                <w:szCs w:val="18"/>
              </w:rPr>
              <w:t>qc.dna_data_qc.depth_min_num</w:t>
            </w:r>
            <w:proofErr w:type="spellEnd"/>
            <w:r w:rsidRPr="005562CC">
              <w:rPr>
                <w:rFonts w:cs="微软雅黑"/>
                <w:b/>
                <w:sz w:val="18"/>
                <w:szCs w:val="18"/>
              </w:rPr>
              <w:t>&gt;=100%}</w:t>
            </w:r>
          </w:p>
          <w:p w14:paraId="676CEEA7" w14:textId="47822EC0" w:rsidR="005562CC" w:rsidRPr="005562CC" w:rsidRDefault="005562CC" w:rsidP="005562CC">
            <w:pPr>
              <w:jc w:val="center"/>
              <w:rPr>
                <w:rFonts w:cs="微软雅黑"/>
                <w:b/>
                <w:sz w:val="18"/>
                <w:szCs w:val="18"/>
              </w:rPr>
            </w:pPr>
            <w:r w:rsidRPr="005562CC">
              <w:rPr>
                <w:rFonts w:cs="微软雅黑"/>
                <w:b/>
                <w:sz w:val="18"/>
                <w:szCs w:val="18"/>
              </w:rPr>
              <w:t xml:space="preserve">{%p if </w:t>
            </w:r>
            <w:proofErr w:type="spellStart"/>
            <w:r w:rsidR="00687642" w:rsidRPr="00687642">
              <w:rPr>
                <w:rFonts w:cs="微软雅黑"/>
                <w:b/>
                <w:sz w:val="18"/>
                <w:szCs w:val="18"/>
              </w:rPr>
              <w:t>lib_quality_control</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lib_quality_control.lib_dna_qc.dna_concn_q</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lib_quality_control.lib_dna_qc.dna_input_qty</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w:t>
            </w:r>
            <w:proofErr w:type="gramStart"/>
            <w:r w:rsidR="00687642" w:rsidRPr="00687642">
              <w:rPr>
                <w:rFonts w:cs="微软雅黑"/>
                <w:b/>
                <w:sz w:val="18"/>
                <w:szCs w:val="18"/>
              </w:rPr>
              <w:t>qc.library</w:t>
            </w:r>
            <w:proofErr w:type="gramEnd"/>
            <w:r w:rsidR="00687642" w:rsidRPr="00687642">
              <w:rPr>
                <w:rFonts w:cs="微软雅黑"/>
                <w:b/>
                <w:sz w:val="18"/>
                <w:szCs w:val="18"/>
              </w:rPr>
              <w:t>_concn</w:t>
            </w:r>
            <w:proofErr w:type="spellEnd"/>
            <w:r w:rsidRPr="005562CC">
              <w:rPr>
                <w:rFonts w:cs="微软雅黑"/>
                <w:b/>
                <w:sz w:val="18"/>
                <w:szCs w:val="18"/>
              </w:rPr>
              <w:t xml:space="preserve"> %}</w:t>
            </w:r>
          </w:p>
          <w:p w14:paraId="590C60FF" w14:textId="59ECBD0C" w:rsidR="005562CC" w:rsidRPr="005562CC" w:rsidRDefault="005562CC" w:rsidP="005562CC">
            <w:pPr>
              <w:jc w:val="center"/>
              <w:rPr>
                <w:rFonts w:cs="微软雅黑"/>
                <w:b/>
                <w:sz w:val="18"/>
                <w:szCs w:val="18"/>
              </w:rPr>
            </w:pPr>
            <w:r w:rsidRPr="005562CC">
              <w:rPr>
                <w:rFonts w:cs="微软雅黑"/>
                <w:b/>
                <w:sz w:val="18"/>
                <w:szCs w:val="18"/>
              </w:rPr>
              <w:t xml:space="preserve">{%if </w:t>
            </w:r>
            <w:proofErr w:type="spellStart"/>
            <w:r w:rsidR="00687642" w:rsidRPr="00687642">
              <w:rPr>
                <w:rFonts w:cs="微软雅黑"/>
                <w:b/>
                <w:sz w:val="18"/>
                <w:szCs w:val="18"/>
              </w:rPr>
              <w:t>lib_quality_control.lib_dna_qc.dna_concn_q</w:t>
            </w:r>
            <w:r w:rsidRPr="005562CC">
              <w:rPr>
                <w:rFonts w:cs="微软雅黑"/>
                <w:b/>
                <w:sz w:val="18"/>
                <w:szCs w:val="18"/>
              </w:rPr>
              <w:t>|float</w:t>
            </w:r>
            <w:proofErr w:type="spellEnd"/>
            <w:r w:rsidRPr="005562CC">
              <w:rPr>
                <w:rFonts w:cs="微软雅黑"/>
                <w:b/>
                <w:sz w:val="18"/>
                <w:szCs w:val="18"/>
              </w:rPr>
              <w:t xml:space="preserve"> &gt; 5 and </w:t>
            </w:r>
            <w:proofErr w:type="spellStart"/>
            <w:r w:rsidR="00687642" w:rsidRPr="00687642">
              <w:rPr>
                <w:rFonts w:cs="微软雅黑"/>
                <w:b/>
                <w:sz w:val="18"/>
                <w:szCs w:val="18"/>
              </w:rPr>
              <w:t>lib_quality_control.lib_dna_qc.dna_input_qty</w:t>
            </w:r>
            <w:r w:rsidRPr="005562CC">
              <w:rPr>
                <w:rFonts w:cs="微软雅黑"/>
                <w:b/>
                <w:sz w:val="18"/>
                <w:szCs w:val="18"/>
              </w:rPr>
              <w:t>|float</w:t>
            </w:r>
            <w:proofErr w:type="spellEnd"/>
            <w:r w:rsidRPr="005562CC">
              <w:rPr>
                <w:rFonts w:cs="微软雅黑"/>
                <w:b/>
                <w:sz w:val="18"/>
                <w:szCs w:val="18"/>
              </w:rPr>
              <w:t xml:space="preserve"> ==450 and </w:t>
            </w:r>
            <w:proofErr w:type="spellStart"/>
            <w:r w:rsidR="00687642" w:rsidRPr="00687642">
              <w:rPr>
                <w:rFonts w:cs="微软雅黑"/>
                <w:b/>
                <w:sz w:val="18"/>
                <w:szCs w:val="18"/>
              </w:rPr>
              <w:t>lib_quality_control.lib_dna_qc.library_concn</w:t>
            </w:r>
            <w:r w:rsidRPr="005562CC">
              <w:rPr>
                <w:rFonts w:cs="微软雅黑"/>
                <w:b/>
                <w:sz w:val="18"/>
                <w:szCs w:val="18"/>
              </w:rPr>
              <w:t>|float</w:t>
            </w:r>
            <w:proofErr w:type="spellEnd"/>
            <w:r w:rsidRPr="005562CC">
              <w:rPr>
                <w:rFonts w:cs="微软雅黑"/>
                <w:b/>
                <w:sz w:val="18"/>
                <w:szCs w:val="18"/>
              </w:rPr>
              <w:t xml:space="preserve"> &gt;= 0.5 %}合格{%else%}风险{%endif%}</w:t>
            </w:r>
          </w:p>
          <w:p w14:paraId="4AF1F8CB"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3FE25BA3" w14:textId="77777777" w:rsidR="005562CC" w:rsidRPr="005562CC" w:rsidRDefault="005562CC" w:rsidP="005562CC">
            <w:pPr>
              <w:jc w:val="center"/>
              <w:rPr>
                <w:rFonts w:cs="微软雅黑"/>
                <w:b/>
                <w:sz w:val="18"/>
                <w:szCs w:val="18"/>
              </w:rPr>
            </w:pPr>
            <w:r w:rsidRPr="005562CC">
              <w:rPr>
                <w:rFonts w:cs="微软雅黑" w:hint="eastAsia"/>
                <w:b/>
                <w:sz w:val="18"/>
                <w:szCs w:val="18"/>
              </w:rPr>
              <w:t>合格（</w:t>
            </w:r>
            <w:proofErr w:type="gramStart"/>
            <w:r w:rsidRPr="005562CC">
              <w:rPr>
                <w:rFonts w:cs="微软雅黑" w:hint="eastAsia"/>
                <w:b/>
                <w:sz w:val="18"/>
                <w:szCs w:val="18"/>
              </w:rPr>
              <w:t>质控项有</w:t>
            </w:r>
            <w:proofErr w:type="gramEnd"/>
            <w:r w:rsidRPr="005562CC">
              <w:rPr>
                <w:rFonts w:cs="微软雅黑" w:hint="eastAsia"/>
                <w:b/>
                <w:sz w:val="18"/>
                <w:szCs w:val="18"/>
              </w:rPr>
              <w:t>缺失，请补齐数据后自行评估）</w:t>
            </w:r>
          </w:p>
          <w:p w14:paraId="69E25886" w14:textId="77777777" w:rsidR="005562CC" w:rsidRPr="005562CC" w:rsidRDefault="005562CC" w:rsidP="005562CC">
            <w:pPr>
              <w:jc w:val="center"/>
              <w:rPr>
                <w:rFonts w:cs="微软雅黑"/>
                <w:b/>
                <w:sz w:val="18"/>
                <w:szCs w:val="18"/>
              </w:rPr>
            </w:pPr>
            <w:r w:rsidRPr="005562CC">
              <w:rPr>
                <w:rFonts w:cs="微软雅黑"/>
                <w:b/>
                <w:sz w:val="18"/>
                <w:szCs w:val="18"/>
              </w:rPr>
              <w:t>{%p endif%}</w:t>
            </w:r>
          </w:p>
          <w:p w14:paraId="2B6B047E"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43981A42" w14:textId="77777777" w:rsidR="005562CC" w:rsidRPr="005562CC" w:rsidRDefault="005562CC" w:rsidP="005562CC">
            <w:pPr>
              <w:jc w:val="center"/>
              <w:rPr>
                <w:rFonts w:cs="微软雅黑"/>
                <w:b/>
                <w:sz w:val="18"/>
                <w:szCs w:val="18"/>
              </w:rPr>
            </w:pPr>
            <w:r w:rsidRPr="005562CC">
              <w:rPr>
                <w:rFonts w:cs="微软雅黑" w:hint="eastAsia"/>
                <w:b/>
                <w:sz w:val="18"/>
                <w:szCs w:val="18"/>
              </w:rPr>
              <w:t>风险</w:t>
            </w:r>
          </w:p>
          <w:p w14:paraId="7B366642" w14:textId="3D343091" w:rsidR="001F6FCD" w:rsidRDefault="005562CC" w:rsidP="005562CC">
            <w:pPr>
              <w:jc w:val="center"/>
              <w:rPr>
                <w:rFonts w:cs="微软雅黑"/>
                <w:b/>
                <w:sz w:val="18"/>
                <w:szCs w:val="18"/>
              </w:rPr>
            </w:pPr>
            <w:r w:rsidRPr="005562CC">
              <w:rPr>
                <w:rFonts w:cs="微软雅黑"/>
                <w:b/>
                <w:sz w:val="18"/>
                <w:szCs w:val="18"/>
              </w:rPr>
              <w:t>{%p endif%}</w:t>
            </w:r>
          </w:p>
        </w:tc>
      </w:tr>
    </w:tbl>
    <w:p w14:paraId="573E1788" w14:textId="77777777" w:rsidR="006E3CD8" w:rsidRDefault="00BC147C">
      <w:pPr>
        <w:spacing w:beforeLines="50" w:before="163"/>
        <w:rPr>
          <w:rFonts w:cs="Times New Roman"/>
          <w:bCs/>
          <w:snapToGrid w:val="0"/>
          <w:spacing w:val="6"/>
          <w:sz w:val="16"/>
          <w:szCs w:val="16"/>
        </w:rPr>
      </w:pPr>
      <w:r>
        <w:rPr>
          <w:rFonts w:cs="Times New Roman"/>
          <w:b/>
          <w:snapToGrid w:val="0"/>
          <w:spacing w:val="6"/>
          <w:sz w:val="16"/>
          <w:szCs w:val="16"/>
        </w:rPr>
        <w:t>注：</w:t>
      </w:r>
      <w:r>
        <w:rPr>
          <w:rFonts w:cs="Times New Roman"/>
          <w:bCs/>
          <w:snapToGrid w:val="0"/>
          <w:spacing w:val="6"/>
          <w:sz w:val="16"/>
          <w:szCs w:val="16"/>
        </w:rPr>
        <w:t xml:space="preserve"> </w:t>
      </w:r>
      <w:bookmarkStart w:id="13" w:name="Sample_Main_Qc_footnote"/>
      <w:bookmarkEnd w:id="13"/>
    </w:p>
    <w:p w14:paraId="04199EA4"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smallCaps/>
          <w:spacing w:val="10"/>
          <w:sz w:val="16"/>
          <w:szCs w:val="16"/>
        </w:rPr>
        <w:t>Q30</w:t>
      </w:r>
      <w:r w:rsidRPr="00052796">
        <w:rPr>
          <w:rFonts w:cs="Times New Roman" w:hint="eastAsia"/>
          <w:smallCaps/>
          <w:spacing w:val="10"/>
          <w:sz w:val="16"/>
          <w:szCs w:val="16"/>
        </w:rPr>
        <w:t>：碱基质量</w:t>
      </w:r>
      <w:r w:rsidRPr="00052796">
        <w:rPr>
          <w:rFonts w:cs="Times New Roman"/>
          <w:smallCaps/>
          <w:spacing w:val="10"/>
          <w:sz w:val="16"/>
          <w:szCs w:val="16"/>
        </w:rPr>
        <w:t>Q30</w:t>
      </w:r>
      <w:r w:rsidRPr="00052796">
        <w:rPr>
          <w:rFonts w:cs="Times New Roman" w:hint="eastAsia"/>
          <w:smallCaps/>
          <w:spacing w:val="10"/>
          <w:sz w:val="16"/>
          <w:szCs w:val="16"/>
        </w:rPr>
        <w:t>占比，测序的准确率高于</w:t>
      </w:r>
      <w:r w:rsidRPr="00052796">
        <w:rPr>
          <w:rFonts w:cs="Times New Roman"/>
          <w:smallCaps/>
          <w:spacing w:val="10"/>
          <w:sz w:val="16"/>
          <w:szCs w:val="16"/>
        </w:rPr>
        <w:t>99.9%</w:t>
      </w:r>
      <w:r w:rsidRPr="00052796">
        <w:rPr>
          <w:rFonts w:cs="Times New Roman" w:hint="eastAsia"/>
          <w:smallCaps/>
          <w:spacing w:val="10"/>
          <w:sz w:val="16"/>
          <w:szCs w:val="16"/>
        </w:rPr>
        <w:t>的碱基的比例。</w:t>
      </w:r>
    </w:p>
    <w:p w14:paraId="65E7B212"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比对率：序列回帖比率，可以比对至参考序列上的</w:t>
      </w:r>
      <w:r w:rsidRPr="00052796">
        <w:rPr>
          <w:rFonts w:cs="Times New Roman"/>
          <w:smallCaps/>
          <w:spacing w:val="10"/>
          <w:sz w:val="16"/>
          <w:szCs w:val="16"/>
        </w:rPr>
        <w:t>reads</w:t>
      </w:r>
      <w:r w:rsidRPr="00052796">
        <w:rPr>
          <w:rFonts w:cs="Times New Roman" w:hint="eastAsia"/>
          <w:smallCaps/>
          <w:spacing w:val="10"/>
          <w:sz w:val="16"/>
          <w:szCs w:val="16"/>
        </w:rPr>
        <w:t>的比例。</w:t>
      </w:r>
    </w:p>
    <w:p w14:paraId="04A75B19"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覆盖度：检测到的区域</w:t>
      </w:r>
      <w:proofErr w:type="gramStart"/>
      <w:r w:rsidRPr="00052796">
        <w:rPr>
          <w:rFonts w:cs="Times New Roman" w:hint="eastAsia"/>
          <w:smallCaps/>
          <w:spacing w:val="10"/>
          <w:sz w:val="16"/>
          <w:szCs w:val="16"/>
        </w:rPr>
        <w:t>占目标</w:t>
      </w:r>
      <w:proofErr w:type="gramEnd"/>
      <w:r w:rsidRPr="00052796">
        <w:rPr>
          <w:rFonts w:cs="Times New Roman" w:hint="eastAsia"/>
          <w:smallCaps/>
          <w:spacing w:val="10"/>
          <w:sz w:val="16"/>
          <w:szCs w:val="16"/>
        </w:rPr>
        <w:t>区域的比例。</w:t>
      </w:r>
    </w:p>
    <w:p w14:paraId="235E798B" w14:textId="34900796"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单点原始深度：</w:t>
      </w:r>
      <w:r w:rsidR="005F3960">
        <w:rPr>
          <w:rFonts w:cs="Times New Roman" w:hint="eastAsia"/>
          <w:smallCaps/>
          <w:spacing w:val="10"/>
          <w:sz w:val="16"/>
          <w:szCs w:val="16"/>
        </w:rPr>
        <w:t>本项目基于扩增子建库</w:t>
      </w:r>
      <w:r w:rsidRPr="00052796">
        <w:rPr>
          <w:rFonts w:cs="Times New Roman" w:hint="eastAsia"/>
          <w:smallCaps/>
          <w:spacing w:val="10"/>
          <w:sz w:val="16"/>
          <w:szCs w:val="16"/>
        </w:rPr>
        <w:t>，要求深度最低的扩增子的深度也要达到</w:t>
      </w:r>
      <w:r w:rsidRPr="00052796">
        <w:rPr>
          <w:rFonts w:cs="Times New Roman"/>
          <w:smallCaps/>
          <w:spacing w:val="10"/>
          <w:sz w:val="16"/>
          <w:szCs w:val="16"/>
        </w:rPr>
        <w:t>100</w:t>
      </w:r>
      <w:r w:rsidRPr="00052796">
        <w:rPr>
          <w:rFonts w:cs="Times New Roman" w:hint="eastAsia"/>
          <w:smallCaps/>
          <w:spacing w:val="10"/>
          <w:sz w:val="16"/>
          <w:szCs w:val="16"/>
        </w:rPr>
        <w:t>×以上。</w:t>
      </w:r>
    </w:p>
    <w:p w14:paraId="3DF196DA" w14:textId="795557AB" w:rsidR="006E3CD8" w:rsidRPr="00542B8A" w:rsidRDefault="00BC147C" w:rsidP="00542B8A">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试剂</w:t>
      </w:r>
      <w:proofErr w:type="gramStart"/>
      <w:r w:rsidRPr="00052796">
        <w:rPr>
          <w:rFonts w:cs="Times New Roman" w:hint="eastAsia"/>
          <w:smallCaps/>
          <w:spacing w:val="10"/>
          <w:sz w:val="16"/>
          <w:szCs w:val="16"/>
        </w:rPr>
        <w:t>盒质控品</w:t>
      </w:r>
      <w:proofErr w:type="gramEnd"/>
      <w:r w:rsidRPr="00052796">
        <w:rPr>
          <w:rFonts w:cs="Times New Roman" w:hint="eastAsia"/>
          <w:smallCaps/>
          <w:spacing w:val="10"/>
          <w:sz w:val="16"/>
          <w:szCs w:val="16"/>
        </w:rPr>
        <w:t>必须全部通过，本检测结果方为有效。</w:t>
      </w:r>
    </w:p>
    <w:p w14:paraId="7834F5D8" w14:textId="77777777" w:rsidR="006E3CD8" w:rsidRDefault="00BC147C" w:rsidP="00542B8A">
      <w:pPr>
        <w:pStyle w:val="NT"/>
        <w:spacing w:before="60" w:after="120" w:line="280" w:lineRule="exact"/>
        <w:ind w:left="526" w:hangingChars="306" w:hanging="526"/>
        <w:rPr>
          <w:rFonts w:ascii="微软雅黑" w:hAnsi="微软雅黑" w:cs="Times New Roman"/>
          <w:snapToGrid w:val="0"/>
          <w:color w:val="FF6600"/>
          <w:spacing w:val="6"/>
          <w:sz w:val="16"/>
          <w:szCs w:val="16"/>
        </w:rPr>
      </w:pPr>
      <w:r>
        <w:rPr>
          <w:rFonts w:ascii="微软雅黑" w:hAnsi="微软雅黑" w:cs="Times New Roman"/>
          <w:snapToGrid w:val="0"/>
          <w:color w:val="FF6600"/>
          <w:spacing w:val="6"/>
          <w:sz w:val="16"/>
          <w:szCs w:val="16"/>
        </w:rPr>
        <w:br w:type="page"/>
      </w:r>
    </w:p>
    <w:p w14:paraId="22C858B4" w14:textId="77777777" w:rsidR="006E3CD8" w:rsidRDefault="00BC147C">
      <w:pPr>
        <w:rPr>
          <w:rFonts w:cs="Menlo"/>
          <w:snapToGrid w:val="0"/>
          <w:color w:val="404040"/>
          <w:sz w:val="18"/>
          <w:szCs w:val="18"/>
        </w:rPr>
      </w:pPr>
      <w:r>
        <w:rPr>
          <w:rFonts w:cstheme="minorBidi"/>
          <w:b/>
          <w:bCs/>
          <w:color w:val="31849B"/>
          <w:kern w:val="2"/>
        </w:rPr>
        <w:lastRenderedPageBreak/>
        <w:t>5.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236D2B09" w14:textId="77777777">
        <w:trPr>
          <w:trHeight w:val="454"/>
        </w:trPr>
        <w:tc>
          <w:tcPr>
            <w:tcW w:w="9072" w:type="dxa"/>
            <w:shd w:val="clear" w:color="auto" w:fill="DBEFF4"/>
            <w:vAlign w:val="center"/>
          </w:tcPr>
          <w:p w14:paraId="7AFFC755" w14:textId="77777777" w:rsidR="006E3CD8" w:rsidRDefault="00BC147C">
            <w:pPr>
              <w:spacing w:line="240" w:lineRule="exact"/>
              <w:rPr>
                <w:rFonts w:cs="Times New Roman (正文 CS 字体)"/>
                <w:b/>
                <w:snapToGrid w:val="0"/>
                <w:color w:val="31849B"/>
                <w:spacing w:val="10"/>
                <w:sz w:val="19"/>
                <w:szCs w:val="19"/>
              </w:rPr>
            </w:pPr>
            <w:bookmarkStart w:id="14" w:name="Detaction_Declaration_Table1_name"/>
            <w:bookmarkStart w:id="15" w:name="Detaction_Declaration_Table1"/>
            <w:bookmarkEnd w:id="14"/>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418EEED5" w14:textId="77777777" w:rsidR="006E3CD8" w:rsidRDefault="006E3CD8">
            <w:pPr>
              <w:rPr>
                <w:rFonts w:cs="Times New Roman (正文 CS 字体)"/>
                <w:snapToGrid w:val="0"/>
                <w:color w:val="31849B"/>
                <w:spacing w:val="10"/>
              </w:rPr>
            </w:pPr>
          </w:p>
        </w:tc>
      </w:tr>
    </w:tbl>
    <w:p w14:paraId="2E18C0F4" w14:textId="56B754BA" w:rsidR="006E3CD8" w:rsidRDefault="00BC147C">
      <w:pPr>
        <w:adjustRightInd w:val="0"/>
        <w:snapToGrid w:val="0"/>
        <w:spacing w:before="60" w:after="120" w:line="300" w:lineRule="exact"/>
        <w:ind w:firstLine="425"/>
        <w:rPr>
          <w:snapToGrid w:val="0"/>
          <w:spacing w:val="6"/>
          <w:sz w:val="18"/>
          <w:szCs w:val="18"/>
        </w:rPr>
      </w:pPr>
      <w:bookmarkStart w:id="16" w:name="Detaction_Declaration_val1"/>
      <w:bookmarkEnd w:id="15"/>
      <w:bookmarkEnd w:id="16"/>
      <w:r>
        <w:rPr>
          <w:rFonts w:hint="eastAsia"/>
          <w:snapToGrid w:val="0"/>
          <w:spacing w:val="6"/>
          <w:sz w:val="18"/>
          <w:szCs w:val="18"/>
        </w:rPr>
        <w:t>本次检测是采用扩增子建库技术和高通量测序技术（NGS）对样本进行检测。</w:t>
      </w:r>
    </w:p>
    <w:p w14:paraId="06AF0B77" w14:textId="77777777" w:rsidR="006E3CD8" w:rsidRDefault="00BC147C">
      <w:pPr>
        <w:adjustRightInd w:val="0"/>
        <w:snapToGrid w:val="0"/>
        <w:spacing w:before="60" w:after="120" w:line="300" w:lineRule="exact"/>
        <w:ind w:firstLine="425"/>
        <w:rPr>
          <w:snapToGrid w:val="0"/>
          <w:spacing w:val="6"/>
          <w:sz w:val="18"/>
          <w:szCs w:val="18"/>
        </w:rPr>
      </w:pPr>
      <w:r>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045777E6" w14:textId="77777777" w:rsidR="006E3CD8" w:rsidRDefault="006E3CD8">
      <w:pPr>
        <w:rPr>
          <w:snapToGrid w:val="0"/>
          <w:color w:val="595959" w:themeColor="text1" w:themeTint="A6"/>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6C312F59" w14:textId="77777777">
        <w:trPr>
          <w:trHeight w:val="454"/>
        </w:trPr>
        <w:tc>
          <w:tcPr>
            <w:tcW w:w="9072" w:type="dxa"/>
            <w:shd w:val="clear" w:color="auto" w:fill="DBEFF4"/>
            <w:vAlign w:val="center"/>
          </w:tcPr>
          <w:p w14:paraId="2A9F77B7" w14:textId="77777777" w:rsidR="006E3CD8" w:rsidRDefault="00BC147C">
            <w:pPr>
              <w:spacing w:line="240" w:lineRule="exact"/>
              <w:rPr>
                <w:rFonts w:cs="Times New Roman (正文 CS 字体)"/>
                <w:b/>
                <w:snapToGrid w:val="0"/>
                <w:color w:val="31849B"/>
                <w:spacing w:val="10"/>
                <w:sz w:val="19"/>
                <w:szCs w:val="19"/>
              </w:rPr>
            </w:pPr>
            <w:bookmarkStart w:id="17" w:name="Detaction_Declaration_Table2_name"/>
            <w:bookmarkEnd w:id="17"/>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42C0740F" w14:textId="77777777" w:rsidR="006E3CD8" w:rsidRDefault="006E3CD8">
            <w:pPr>
              <w:rPr>
                <w:rFonts w:cs="Times New Roman (正文 CS 字体)"/>
                <w:snapToGrid w:val="0"/>
                <w:color w:val="31849B"/>
                <w:spacing w:val="10"/>
              </w:rPr>
            </w:pPr>
          </w:p>
        </w:tc>
      </w:tr>
    </w:tbl>
    <w:p w14:paraId="35F2699C"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2FCA5E50"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0190F856"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3193A37B"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07F36DEB"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针对外周血样本中的胚系突变进行检测，BRCA1基因和BRCA2基因体细胞突变不在本检测的检测范围之内。</w:t>
      </w:r>
    </w:p>
    <w:p w14:paraId="20CC933F"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本检测的检测限为25%，低于此检测限，无法检出；不适用于低比例体细胞嵌合情况的样本检测，如遇到此类样本，可能存在漏检风险。</w:t>
      </w:r>
    </w:p>
    <w:p w14:paraId="6339A2ED"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7ECAB88A" w14:textId="122E288C" w:rsidR="006E3CD8" w:rsidRPr="00542B8A" w:rsidRDefault="00BC147C" w:rsidP="00542B8A">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本检测基于多重扩增技术</w:t>
      </w:r>
      <w:r w:rsidR="005F3960">
        <w:rPr>
          <w:rFonts w:hint="eastAsia"/>
          <w:snapToGrid w:val="0"/>
          <w:spacing w:val="6"/>
          <w:sz w:val="18"/>
          <w:szCs w:val="18"/>
        </w:rPr>
        <w:t>，</w:t>
      </w:r>
      <w:r>
        <w:rPr>
          <w:rFonts w:hint="eastAsia"/>
          <w:snapToGrid w:val="0"/>
          <w:spacing w:val="6"/>
          <w:sz w:val="18"/>
          <w:szCs w:val="18"/>
        </w:rPr>
        <w:t>检测性能可能因样本降解程度受到影响，不适用于主要片段分布&lt;500 bp的样本检测。</w:t>
      </w:r>
      <w:bookmarkStart w:id="18" w:name="Gene_List_Table1_Row"/>
      <w:bookmarkEnd w:id="2"/>
      <w:bookmarkEnd w:id="18"/>
    </w:p>
    <w:sectPr w:rsidR="006E3CD8" w:rsidRPr="00542B8A">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D5BA0" w14:textId="77777777" w:rsidR="002A35D5" w:rsidRDefault="002A35D5">
      <w:r>
        <w:separator/>
      </w:r>
    </w:p>
  </w:endnote>
  <w:endnote w:type="continuationSeparator" w:id="0">
    <w:p w14:paraId="2AFC4249" w14:textId="77777777" w:rsidR="002A35D5" w:rsidRDefault="002A3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Yu Gothic"/>
    <w:charset w:val="80"/>
    <w:family w:val="swiss"/>
    <w:pitch w:val="default"/>
    <w:sig w:usb0="00000000" w:usb1="00000000" w:usb2="00000016" w:usb3="00000000" w:csb0="002E0107" w:csb1="00000000"/>
  </w:font>
  <w:font w:name="Menlo">
    <w:altName w:val="Segoe Print"/>
    <w:charset w:val="00"/>
    <w:family w:val="modern"/>
    <w:pitch w:val="default"/>
    <w:sig w:usb0="00000000" w:usb1="00000000"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5E6AB" w14:textId="63556153" w:rsidR="006E3CD8" w:rsidRDefault="00BC147C">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 xml:space="preserve">肿瘤基因变异高通量测序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034E79">
      <w:rPr>
        <w:rFonts w:ascii="微软雅黑" w:eastAsia="微软雅黑" w:hAnsi="微软雅黑"/>
        <w:noProof/>
        <w:color w:val="0D0D0D" w:themeColor="text1" w:themeTint="F2"/>
        <w:sz w:val="16"/>
        <w:szCs w:val="16"/>
      </w:rPr>
      <w:t>9</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9A995" w14:textId="77777777" w:rsidR="002A35D5" w:rsidRDefault="002A35D5">
      <w:r>
        <w:separator/>
      </w:r>
    </w:p>
  </w:footnote>
  <w:footnote w:type="continuationSeparator" w:id="0">
    <w:p w14:paraId="5382B1E8" w14:textId="77777777" w:rsidR="002A35D5" w:rsidRDefault="002A35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7FCEF" w14:textId="77777777" w:rsidR="006E3CD8" w:rsidRDefault="006E3CD8"/>
  <w:p w14:paraId="5BAF19AA" w14:textId="5165D3BD" w:rsidR="006E3CD8" w:rsidRDefault="00BC147C">
    <w:pPr>
      <w:ind w:right="720"/>
      <w:jc w:val="right"/>
      <w:rPr>
        <w:sz w:val="16"/>
        <w:szCs w:val="16"/>
      </w:rPr>
    </w:pPr>
    <w:r>
      <w:rPr>
        <w:rFonts w:hint="eastAsia"/>
        <w:sz w:val="16"/>
        <w:szCs w:val="16"/>
      </w:rPr>
      <w:t>姓名：</w:t>
    </w:r>
    <w:r w:rsidR="007B3EF6" w:rsidRPr="007B3EF6">
      <w:rPr>
        <w:rFonts w:cs="Times New Roman (正文 CS 字体)"/>
        <w:spacing w:val="6"/>
        <w:sz w:val="16"/>
        <w:szCs w:val="16"/>
      </w:rPr>
      <w:t>{{</w:t>
    </w:r>
    <w:proofErr w:type="spellStart"/>
    <w:r w:rsidR="007B3EF6" w:rsidRPr="007B3EF6">
      <w:rPr>
        <w:rFonts w:cs="Times New Roman (正文 CS 字体)"/>
        <w:spacing w:val="6"/>
        <w:sz w:val="16"/>
        <w:szCs w:val="16"/>
      </w:rPr>
      <w:t>sample.patient_name</w:t>
    </w:r>
    <w:proofErr w:type="spellEnd"/>
    <w:r w:rsidR="007B3EF6" w:rsidRPr="007B3EF6">
      <w:rPr>
        <w:rFonts w:cs="Times New Roman (正文 CS 字体)"/>
        <w:spacing w:val="6"/>
        <w:sz w:val="16"/>
        <w:szCs w:val="16"/>
      </w:rPr>
      <w:t>}}</w:t>
    </w:r>
    <w:r>
      <w:rPr>
        <w:sz w:val="16"/>
        <w:szCs w:val="16"/>
      </w:rPr>
      <w:t xml:space="preserve">  </w:t>
    </w:r>
    <w:r>
      <w:rPr>
        <w:rFonts w:hint="eastAsia"/>
        <w:sz w:val="16"/>
        <w:szCs w:val="16"/>
      </w:rPr>
      <w:t>样本编号：</w:t>
    </w:r>
    <w:r w:rsidR="007B3EF6" w:rsidRPr="007B3EF6">
      <w:rPr>
        <w:rFonts w:cs="Times New Roman (正文 CS 字体)"/>
        <w:bCs/>
        <w:spacing w:val="6"/>
        <w:sz w:val="16"/>
        <w:szCs w:val="16"/>
      </w:rPr>
      <w:t>{{</w:t>
    </w:r>
    <w:proofErr w:type="spellStart"/>
    <w:r w:rsidR="007B3EF6" w:rsidRPr="007B3EF6">
      <w:rPr>
        <w:rFonts w:cs="Times New Roman (正文 CS 字体)"/>
        <w:bCs/>
        <w:spacing w:val="6"/>
        <w:sz w:val="16"/>
        <w:szCs w:val="16"/>
      </w:rPr>
      <w:t>sample.</w:t>
    </w:r>
    <w:r w:rsidR="007B3EF6">
      <w:rPr>
        <w:rFonts w:cs="Times New Roman (正文 CS 字体)" w:hint="eastAsia"/>
        <w:bCs/>
        <w:spacing w:val="6"/>
        <w:sz w:val="16"/>
        <w:szCs w:val="16"/>
      </w:rPr>
      <w:t>sample_id</w:t>
    </w:r>
    <w:proofErr w:type="spellEnd"/>
    <w:r w:rsidR="007B3EF6" w:rsidRPr="007B3EF6">
      <w:rPr>
        <w:rFonts w:cs="Times New Roman (正文 CS 字体)"/>
        <w:bCs/>
        <w:spacing w:val="6"/>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EAA5990"/>
    <w:multiLevelType w:val="singleLevel"/>
    <w:tmpl w:val="BEAA5990"/>
    <w:lvl w:ilvl="0">
      <w:start w:val="1"/>
      <w:numFmt w:val="decimal"/>
      <w:lvlText w:val="%1."/>
      <w:lvlJc w:val="left"/>
      <w:pPr>
        <w:ind w:left="425" w:hanging="425"/>
      </w:pPr>
      <w:rPr>
        <w:rFonts w:hint="default"/>
      </w:rPr>
    </w:lvl>
  </w:abstractNum>
  <w:abstractNum w:abstractNumId="1" w15:restartNumberingAfterBreak="0">
    <w:nsid w:val="E721755C"/>
    <w:multiLevelType w:val="singleLevel"/>
    <w:tmpl w:val="E721755C"/>
    <w:lvl w:ilvl="0">
      <w:start w:val="1"/>
      <w:numFmt w:val="decimal"/>
      <w:suff w:val="space"/>
      <w:lvlText w:val="%1."/>
      <w:lvlJc w:val="left"/>
    </w:lvl>
  </w:abstractNum>
  <w:abstractNum w:abstractNumId="2"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3" w15:restartNumberingAfterBreak="0">
    <w:nsid w:val="22F68B78"/>
    <w:multiLevelType w:val="singleLevel"/>
    <w:tmpl w:val="22F68B78"/>
    <w:lvl w:ilvl="0">
      <w:start w:val="1"/>
      <w:numFmt w:val="decimal"/>
      <w:lvlText w:val="%1."/>
      <w:lvlJc w:val="left"/>
      <w:pPr>
        <w:ind w:left="425" w:hanging="425"/>
      </w:pPr>
      <w:rPr>
        <w:rFonts w:hint="default"/>
      </w:rPr>
    </w:lvl>
  </w:abstractNum>
  <w:abstractNum w:abstractNumId="4" w15:restartNumberingAfterBreak="0">
    <w:nsid w:val="33032ACB"/>
    <w:multiLevelType w:val="hybridMultilevel"/>
    <w:tmpl w:val="213E8CF0"/>
    <w:lvl w:ilvl="0" w:tplc="3678EE0A">
      <w:start w:val="1"/>
      <w:numFmt w:val="decimal"/>
      <w:lvlText w:val="%1"/>
      <w:lvlJc w:val="left"/>
      <w:pPr>
        <w:ind w:left="420" w:hanging="420"/>
      </w:pPr>
      <w:rPr>
        <w:rFonts w:ascii="微软雅黑" w:eastAsia="微软雅黑" w:hAnsi="微软雅黑" w:hint="eastAsia"/>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0"/>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EB5FE2D2"/>
    <w:rsid w:val="FFEF8223"/>
    <w:rsid w:val="00001914"/>
    <w:rsid w:val="00002451"/>
    <w:rsid w:val="00003F3D"/>
    <w:rsid w:val="00004FFE"/>
    <w:rsid w:val="00005216"/>
    <w:rsid w:val="00005D69"/>
    <w:rsid w:val="00006998"/>
    <w:rsid w:val="00007E0F"/>
    <w:rsid w:val="00007EFD"/>
    <w:rsid w:val="00010071"/>
    <w:rsid w:val="00012B00"/>
    <w:rsid w:val="00013344"/>
    <w:rsid w:val="0001352F"/>
    <w:rsid w:val="000135E7"/>
    <w:rsid w:val="000143F6"/>
    <w:rsid w:val="00014A0D"/>
    <w:rsid w:val="0001579A"/>
    <w:rsid w:val="00017B1B"/>
    <w:rsid w:val="00020262"/>
    <w:rsid w:val="0002042C"/>
    <w:rsid w:val="00020C8B"/>
    <w:rsid w:val="000217F0"/>
    <w:rsid w:val="00021E45"/>
    <w:rsid w:val="000221BF"/>
    <w:rsid w:val="00023409"/>
    <w:rsid w:val="00024345"/>
    <w:rsid w:val="0002494A"/>
    <w:rsid w:val="0002495A"/>
    <w:rsid w:val="00024D84"/>
    <w:rsid w:val="000253D9"/>
    <w:rsid w:val="00025EA0"/>
    <w:rsid w:val="00025FA7"/>
    <w:rsid w:val="00031082"/>
    <w:rsid w:val="000321B5"/>
    <w:rsid w:val="000322CD"/>
    <w:rsid w:val="0003248F"/>
    <w:rsid w:val="00032768"/>
    <w:rsid w:val="00032BB7"/>
    <w:rsid w:val="00034435"/>
    <w:rsid w:val="00034C66"/>
    <w:rsid w:val="00034E79"/>
    <w:rsid w:val="00035B3E"/>
    <w:rsid w:val="000363BF"/>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796"/>
    <w:rsid w:val="00052934"/>
    <w:rsid w:val="0005554B"/>
    <w:rsid w:val="000561C9"/>
    <w:rsid w:val="00057D40"/>
    <w:rsid w:val="00060E07"/>
    <w:rsid w:val="000619A3"/>
    <w:rsid w:val="00062034"/>
    <w:rsid w:val="00062517"/>
    <w:rsid w:val="000647D3"/>
    <w:rsid w:val="00065687"/>
    <w:rsid w:val="0006603E"/>
    <w:rsid w:val="0006745A"/>
    <w:rsid w:val="000705B8"/>
    <w:rsid w:val="00071404"/>
    <w:rsid w:val="000718C6"/>
    <w:rsid w:val="00072589"/>
    <w:rsid w:val="00073FC3"/>
    <w:rsid w:val="0007425E"/>
    <w:rsid w:val="0007597B"/>
    <w:rsid w:val="00075B30"/>
    <w:rsid w:val="00076D8E"/>
    <w:rsid w:val="00077062"/>
    <w:rsid w:val="00077749"/>
    <w:rsid w:val="000817F4"/>
    <w:rsid w:val="00081C36"/>
    <w:rsid w:val="00083428"/>
    <w:rsid w:val="00083E82"/>
    <w:rsid w:val="000844C7"/>
    <w:rsid w:val="00085CBE"/>
    <w:rsid w:val="00086FDC"/>
    <w:rsid w:val="000870FF"/>
    <w:rsid w:val="00087388"/>
    <w:rsid w:val="000908B5"/>
    <w:rsid w:val="00090E8C"/>
    <w:rsid w:val="00091E64"/>
    <w:rsid w:val="00092523"/>
    <w:rsid w:val="0009318B"/>
    <w:rsid w:val="000950DE"/>
    <w:rsid w:val="00095560"/>
    <w:rsid w:val="00096675"/>
    <w:rsid w:val="0009681A"/>
    <w:rsid w:val="00096B5F"/>
    <w:rsid w:val="000971ED"/>
    <w:rsid w:val="000A0564"/>
    <w:rsid w:val="000A0950"/>
    <w:rsid w:val="000A1133"/>
    <w:rsid w:val="000A193F"/>
    <w:rsid w:val="000A3DC1"/>
    <w:rsid w:val="000A48A5"/>
    <w:rsid w:val="000A48DB"/>
    <w:rsid w:val="000A65EB"/>
    <w:rsid w:val="000A6E5F"/>
    <w:rsid w:val="000A72EE"/>
    <w:rsid w:val="000B1A7F"/>
    <w:rsid w:val="000B1E05"/>
    <w:rsid w:val="000B2190"/>
    <w:rsid w:val="000B22B7"/>
    <w:rsid w:val="000B3126"/>
    <w:rsid w:val="000B3839"/>
    <w:rsid w:val="000B3D9E"/>
    <w:rsid w:val="000B422A"/>
    <w:rsid w:val="000B4540"/>
    <w:rsid w:val="000B5BDE"/>
    <w:rsid w:val="000B6A17"/>
    <w:rsid w:val="000B6BBC"/>
    <w:rsid w:val="000B6BDB"/>
    <w:rsid w:val="000C0150"/>
    <w:rsid w:val="000C1C52"/>
    <w:rsid w:val="000C1FC1"/>
    <w:rsid w:val="000C1FEC"/>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1F9F"/>
    <w:rsid w:val="000D243F"/>
    <w:rsid w:val="000D2809"/>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6BF"/>
    <w:rsid w:val="00136D60"/>
    <w:rsid w:val="0014040A"/>
    <w:rsid w:val="00141BE8"/>
    <w:rsid w:val="00143103"/>
    <w:rsid w:val="0014353B"/>
    <w:rsid w:val="0014418A"/>
    <w:rsid w:val="00144876"/>
    <w:rsid w:val="001453DF"/>
    <w:rsid w:val="00145A0A"/>
    <w:rsid w:val="00147016"/>
    <w:rsid w:val="001474D0"/>
    <w:rsid w:val="00150188"/>
    <w:rsid w:val="001505D3"/>
    <w:rsid w:val="0015075A"/>
    <w:rsid w:val="00150E64"/>
    <w:rsid w:val="001513DC"/>
    <w:rsid w:val="00151A8D"/>
    <w:rsid w:val="00152DAB"/>
    <w:rsid w:val="00152DD1"/>
    <w:rsid w:val="00153C57"/>
    <w:rsid w:val="0015498E"/>
    <w:rsid w:val="001552D2"/>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5E8"/>
    <w:rsid w:val="00174956"/>
    <w:rsid w:val="001759F8"/>
    <w:rsid w:val="001842E4"/>
    <w:rsid w:val="001845E1"/>
    <w:rsid w:val="00184ABF"/>
    <w:rsid w:val="00185246"/>
    <w:rsid w:val="00185551"/>
    <w:rsid w:val="0019134E"/>
    <w:rsid w:val="001919AB"/>
    <w:rsid w:val="00191E2B"/>
    <w:rsid w:val="00192D74"/>
    <w:rsid w:val="00192DF2"/>
    <w:rsid w:val="00193DA5"/>
    <w:rsid w:val="00193E97"/>
    <w:rsid w:val="001A0538"/>
    <w:rsid w:val="001A1874"/>
    <w:rsid w:val="001A1B29"/>
    <w:rsid w:val="001A293C"/>
    <w:rsid w:val="001A363D"/>
    <w:rsid w:val="001A3842"/>
    <w:rsid w:val="001A3C61"/>
    <w:rsid w:val="001A42B1"/>
    <w:rsid w:val="001A4768"/>
    <w:rsid w:val="001A4AEA"/>
    <w:rsid w:val="001A5379"/>
    <w:rsid w:val="001A6483"/>
    <w:rsid w:val="001A6ACB"/>
    <w:rsid w:val="001A70F9"/>
    <w:rsid w:val="001B0BDA"/>
    <w:rsid w:val="001B0F3F"/>
    <w:rsid w:val="001B10DC"/>
    <w:rsid w:val="001B125C"/>
    <w:rsid w:val="001B1AE9"/>
    <w:rsid w:val="001B1DFA"/>
    <w:rsid w:val="001B369B"/>
    <w:rsid w:val="001B723B"/>
    <w:rsid w:val="001B73B3"/>
    <w:rsid w:val="001B768B"/>
    <w:rsid w:val="001C0239"/>
    <w:rsid w:val="001C1172"/>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C21"/>
    <w:rsid w:val="001F50BD"/>
    <w:rsid w:val="001F688B"/>
    <w:rsid w:val="001F6FCD"/>
    <w:rsid w:val="001F7E9D"/>
    <w:rsid w:val="00201531"/>
    <w:rsid w:val="00201D58"/>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218AB"/>
    <w:rsid w:val="002218F5"/>
    <w:rsid w:val="0022231D"/>
    <w:rsid w:val="00222655"/>
    <w:rsid w:val="00222912"/>
    <w:rsid w:val="002245A8"/>
    <w:rsid w:val="00224A15"/>
    <w:rsid w:val="0022539D"/>
    <w:rsid w:val="002321D1"/>
    <w:rsid w:val="00232777"/>
    <w:rsid w:val="0023285D"/>
    <w:rsid w:val="00232D8C"/>
    <w:rsid w:val="00233295"/>
    <w:rsid w:val="00233B4E"/>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3115"/>
    <w:rsid w:val="002A33EA"/>
    <w:rsid w:val="002A35D5"/>
    <w:rsid w:val="002A389C"/>
    <w:rsid w:val="002A3EB3"/>
    <w:rsid w:val="002A4FD5"/>
    <w:rsid w:val="002A5BF2"/>
    <w:rsid w:val="002A6597"/>
    <w:rsid w:val="002A65B4"/>
    <w:rsid w:val="002B010D"/>
    <w:rsid w:val="002B09A2"/>
    <w:rsid w:val="002B2425"/>
    <w:rsid w:val="002B33AA"/>
    <w:rsid w:val="002B34F1"/>
    <w:rsid w:val="002B3C54"/>
    <w:rsid w:val="002B6409"/>
    <w:rsid w:val="002B69A6"/>
    <w:rsid w:val="002B6CAE"/>
    <w:rsid w:val="002B7816"/>
    <w:rsid w:val="002B7925"/>
    <w:rsid w:val="002B7BC1"/>
    <w:rsid w:val="002C03EF"/>
    <w:rsid w:val="002C094C"/>
    <w:rsid w:val="002C105C"/>
    <w:rsid w:val="002C1B78"/>
    <w:rsid w:val="002C23C5"/>
    <w:rsid w:val="002C37BB"/>
    <w:rsid w:val="002C3B92"/>
    <w:rsid w:val="002C51AA"/>
    <w:rsid w:val="002C6732"/>
    <w:rsid w:val="002C689E"/>
    <w:rsid w:val="002C6CC4"/>
    <w:rsid w:val="002C79E3"/>
    <w:rsid w:val="002C7D8A"/>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727F"/>
    <w:rsid w:val="0030072F"/>
    <w:rsid w:val="00300911"/>
    <w:rsid w:val="00301FE8"/>
    <w:rsid w:val="003020B7"/>
    <w:rsid w:val="0030298B"/>
    <w:rsid w:val="00302B71"/>
    <w:rsid w:val="00303E38"/>
    <w:rsid w:val="00305263"/>
    <w:rsid w:val="003055CB"/>
    <w:rsid w:val="00305B34"/>
    <w:rsid w:val="00310051"/>
    <w:rsid w:val="0031053C"/>
    <w:rsid w:val="00310F05"/>
    <w:rsid w:val="00311472"/>
    <w:rsid w:val="0031257D"/>
    <w:rsid w:val="00312B94"/>
    <w:rsid w:val="00314A29"/>
    <w:rsid w:val="00315277"/>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DF2"/>
    <w:rsid w:val="003347AA"/>
    <w:rsid w:val="00334A7B"/>
    <w:rsid w:val="0033576B"/>
    <w:rsid w:val="00335F3E"/>
    <w:rsid w:val="00336216"/>
    <w:rsid w:val="00336491"/>
    <w:rsid w:val="00337F61"/>
    <w:rsid w:val="00340509"/>
    <w:rsid w:val="00340628"/>
    <w:rsid w:val="00342A10"/>
    <w:rsid w:val="00342CB5"/>
    <w:rsid w:val="00343BD2"/>
    <w:rsid w:val="00343E9A"/>
    <w:rsid w:val="00345554"/>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5020"/>
    <w:rsid w:val="003652BA"/>
    <w:rsid w:val="0036597F"/>
    <w:rsid w:val="00367099"/>
    <w:rsid w:val="00367495"/>
    <w:rsid w:val="0036779F"/>
    <w:rsid w:val="0037304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18E2"/>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3C65"/>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089"/>
    <w:rsid w:val="004314CF"/>
    <w:rsid w:val="00431B8B"/>
    <w:rsid w:val="00431DC6"/>
    <w:rsid w:val="00433489"/>
    <w:rsid w:val="00436F8A"/>
    <w:rsid w:val="00440175"/>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619C6"/>
    <w:rsid w:val="00461EAA"/>
    <w:rsid w:val="004624D6"/>
    <w:rsid w:val="004635CF"/>
    <w:rsid w:val="0046366F"/>
    <w:rsid w:val="004636EA"/>
    <w:rsid w:val="00464491"/>
    <w:rsid w:val="00466752"/>
    <w:rsid w:val="00466D80"/>
    <w:rsid w:val="004673E1"/>
    <w:rsid w:val="00470F55"/>
    <w:rsid w:val="00471A22"/>
    <w:rsid w:val="004726DA"/>
    <w:rsid w:val="004729CE"/>
    <w:rsid w:val="0047363E"/>
    <w:rsid w:val="00473E5A"/>
    <w:rsid w:val="00474352"/>
    <w:rsid w:val="00475F45"/>
    <w:rsid w:val="00480056"/>
    <w:rsid w:val="004800A3"/>
    <w:rsid w:val="00480251"/>
    <w:rsid w:val="0048089D"/>
    <w:rsid w:val="0048175A"/>
    <w:rsid w:val="0048278D"/>
    <w:rsid w:val="00483312"/>
    <w:rsid w:val="00484254"/>
    <w:rsid w:val="00484AE7"/>
    <w:rsid w:val="00484D22"/>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6452"/>
    <w:rsid w:val="004A699D"/>
    <w:rsid w:val="004A69EE"/>
    <w:rsid w:val="004A77B3"/>
    <w:rsid w:val="004A7C44"/>
    <w:rsid w:val="004B012C"/>
    <w:rsid w:val="004B0270"/>
    <w:rsid w:val="004B17E1"/>
    <w:rsid w:val="004B3531"/>
    <w:rsid w:val="004B3BAC"/>
    <w:rsid w:val="004B4136"/>
    <w:rsid w:val="004B44B9"/>
    <w:rsid w:val="004B48C4"/>
    <w:rsid w:val="004B50F8"/>
    <w:rsid w:val="004B56DF"/>
    <w:rsid w:val="004B57EC"/>
    <w:rsid w:val="004B5CB7"/>
    <w:rsid w:val="004B7A27"/>
    <w:rsid w:val="004C0436"/>
    <w:rsid w:val="004C1320"/>
    <w:rsid w:val="004C1DE2"/>
    <w:rsid w:val="004C2238"/>
    <w:rsid w:val="004C2ADE"/>
    <w:rsid w:val="004C2EBC"/>
    <w:rsid w:val="004C4461"/>
    <w:rsid w:val="004C5138"/>
    <w:rsid w:val="004C59AF"/>
    <w:rsid w:val="004C5D2D"/>
    <w:rsid w:val="004C5EE9"/>
    <w:rsid w:val="004C6C40"/>
    <w:rsid w:val="004D0C88"/>
    <w:rsid w:val="004D1E31"/>
    <w:rsid w:val="004D32B2"/>
    <w:rsid w:val="004D4B3E"/>
    <w:rsid w:val="004D7145"/>
    <w:rsid w:val="004D7BB6"/>
    <w:rsid w:val="004E002E"/>
    <w:rsid w:val="004E1249"/>
    <w:rsid w:val="004E14F8"/>
    <w:rsid w:val="004E1766"/>
    <w:rsid w:val="004E2226"/>
    <w:rsid w:val="004E3EDB"/>
    <w:rsid w:val="004E51F1"/>
    <w:rsid w:val="004E5F83"/>
    <w:rsid w:val="004E672D"/>
    <w:rsid w:val="004E6CEA"/>
    <w:rsid w:val="004F0F2C"/>
    <w:rsid w:val="004F1031"/>
    <w:rsid w:val="004F170A"/>
    <w:rsid w:val="004F2B1C"/>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B1E"/>
    <w:rsid w:val="005120CF"/>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250"/>
    <w:rsid w:val="00540399"/>
    <w:rsid w:val="00541EB4"/>
    <w:rsid w:val="00542B8A"/>
    <w:rsid w:val="005441EF"/>
    <w:rsid w:val="00544EE1"/>
    <w:rsid w:val="0054681D"/>
    <w:rsid w:val="00547474"/>
    <w:rsid w:val="005479F1"/>
    <w:rsid w:val="005502EB"/>
    <w:rsid w:val="005523F2"/>
    <w:rsid w:val="00553795"/>
    <w:rsid w:val="005537E6"/>
    <w:rsid w:val="00554543"/>
    <w:rsid w:val="005562CC"/>
    <w:rsid w:val="00556F6E"/>
    <w:rsid w:val="005628DD"/>
    <w:rsid w:val="00562B8D"/>
    <w:rsid w:val="00563BEF"/>
    <w:rsid w:val="00565450"/>
    <w:rsid w:val="00565BA1"/>
    <w:rsid w:val="00566C89"/>
    <w:rsid w:val="005677E0"/>
    <w:rsid w:val="0057085E"/>
    <w:rsid w:val="005714B4"/>
    <w:rsid w:val="00571E34"/>
    <w:rsid w:val="00572C08"/>
    <w:rsid w:val="00574BCC"/>
    <w:rsid w:val="005751AD"/>
    <w:rsid w:val="0057557B"/>
    <w:rsid w:val="0057563B"/>
    <w:rsid w:val="00576057"/>
    <w:rsid w:val="005761D2"/>
    <w:rsid w:val="00576C91"/>
    <w:rsid w:val="00576EFD"/>
    <w:rsid w:val="00577AEF"/>
    <w:rsid w:val="00577EAE"/>
    <w:rsid w:val="00581445"/>
    <w:rsid w:val="005814E9"/>
    <w:rsid w:val="00581610"/>
    <w:rsid w:val="00581B33"/>
    <w:rsid w:val="00583BD7"/>
    <w:rsid w:val="00584582"/>
    <w:rsid w:val="0058490F"/>
    <w:rsid w:val="00584962"/>
    <w:rsid w:val="00584E1B"/>
    <w:rsid w:val="005856CA"/>
    <w:rsid w:val="005859FF"/>
    <w:rsid w:val="005870BC"/>
    <w:rsid w:val="00587978"/>
    <w:rsid w:val="00587DB0"/>
    <w:rsid w:val="005903EA"/>
    <w:rsid w:val="00590708"/>
    <w:rsid w:val="00590DC8"/>
    <w:rsid w:val="0059243B"/>
    <w:rsid w:val="00593909"/>
    <w:rsid w:val="0059491D"/>
    <w:rsid w:val="00596B3D"/>
    <w:rsid w:val="00597C4A"/>
    <w:rsid w:val="005A1B07"/>
    <w:rsid w:val="005A2E1C"/>
    <w:rsid w:val="005A3369"/>
    <w:rsid w:val="005A42DF"/>
    <w:rsid w:val="005A484D"/>
    <w:rsid w:val="005A4BAE"/>
    <w:rsid w:val="005A7618"/>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D7F63"/>
    <w:rsid w:val="005E2DD3"/>
    <w:rsid w:val="005E3304"/>
    <w:rsid w:val="005E349A"/>
    <w:rsid w:val="005E4ECC"/>
    <w:rsid w:val="005E4F35"/>
    <w:rsid w:val="005E635F"/>
    <w:rsid w:val="005E7488"/>
    <w:rsid w:val="005F02D4"/>
    <w:rsid w:val="005F1EC4"/>
    <w:rsid w:val="005F1F15"/>
    <w:rsid w:val="005F37F1"/>
    <w:rsid w:val="005F3960"/>
    <w:rsid w:val="005F3D63"/>
    <w:rsid w:val="005F3E4B"/>
    <w:rsid w:val="005F42B6"/>
    <w:rsid w:val="005F4619"/>
    <w:rsid w:val="005F67E0"/>
    <w:rsid w:val="005F69AC"/>
    <w:rsid w:val="006007EA"/>
    <w:rsid w:val="00600F82"/>
    <w:rsid w:val="0060274C"/>
    <w:rsid w:val="006033D9"/>
    <w:rsid w:val="00603B1A"/>
    <w:rsid w:val="00604BB2"/>
    <w:rsid w:val="00605027"/>
    <w:rsid w:val="00607073"/>
    <w:rsid w:val="00607420"/>
    <w:rsid w:val="00607FA2"/>
    <w:rsid w:val="00610E4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302EA"/>
    <w:rsid w:val="00630D19"/>
    <w:rsid w:val="006312E5"/>
    <w:rsid w:val="00631A92"/>
    <w:rsid w:val="006342EF"/>
    <w:rsid w:val="00634896"/>
    <w:rsid w:val="006366CA"/>
    <w:rsid w:val="00637A61"/>
    <w:rsid w:val="006412AD"/>
    <w:rsid w:val="00641D5B"/>
    <w:rsid w:val="0064211A"/>
    <w:rsid w:val="006421CE"/>
    <w:rsid w:val="0064233B"/>
    <w:rsid w:val="006426AC"/>
    <w:rsid w:val="006431C5"/>
    <w:rsid w:val="00643875"/>
    <w:rsid w:val="0064469E"/>
    <w:rsid w:val="00644854"/>
    <w:rsid w:val="006449B0"/>
    <w:rsid w:val="00644CFF"/>
    <w:rsid w:val="00645211"/>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68E"/>
    <w:rsid w:val="00661746"/>
    <w:rsid w:val="00661757"/>
    <w:rsid w:val="006666D8"/>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87642"/>
    <w:rsid w:val="00690538"/>
    <w:rsid w:val="00690961"/>
    <w:rsid w:val="00691A05"/>
    <w:rsid w:val="00691CF6"/>
    <w:rsid w:val="00692762"/>
    <w:rsid w:val="00692D80"/>
    <w:rsid w:val="006942E6"/>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562"/>
    <w:rsid w:val="006B558B"/>
    <w:rsid w:val="006B5E75"/>
    <w:rsid w:val="006B6BD5"/>
    <w:rsid w:val="006B7F6B"/>
    <w:rsid w:val="006C1D98"/>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528"/>
    <w:rsid w:val="006D764D"/>
    <w:rsid w:val="006E00A5"/>
    <w:rsid w:val="006E1994"/>
    <w:rsid w:val="006E19EB"/>
    <w:rsid w:val="006E2141"/>
    <w:rsid w:val="006E345E"/>
    <w:rsid w:val="006E38AA"/>
    <w:rsid w:val="006E3CD8"/>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5D6"/>
    <w:rsid w:val="007107B9"/>
    <w:rsid w:val="00710C61"/>
    <w:rsid w:val="007116EA"/>
    <w:rsid w:val="00711D99"/>
    <w:rsid w:val="007125AB"/>
    <w:rsid w:val="00713098"/>
    <w:rsid w:val="0071309F"/>
    <w:rsid w:val="007139CC"/>
    <w:rsid w:val="00715A2E"/>
    <w:rsid w:val="00717362"/>
    <w:rsid w:val="007176B0"/>
    <w:rsid w:val="00720463"/>
    <w:rsid w:val="00720570"/>
    <w:rsid w:val="00720887"/>
    <w:rsid w:val="00722052"/>
    <w:rsid w:val="007225B9"/>
    <w:rsid w:val="00722847"/>
    <w:rsid w:val="00722B3C"/>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4071F"/>
    <w:rsid w:val="00741DC3"/>
    <w:rsid w:val="0074205C"/>
    <w:rsid w:val="00742EFA"/>
    <w:rsid w:val="00743043"/>
    <w:rsid w:val="00743DF4"/>
    <w:rsid w:val="0074501A"/>
    <w:rsid w:val="00745A6B"/>
    <w:rsid w:val="00745F86"/>
    <w:rsid w:val="00747010"/>
    <w:rsid w:val="007474F1"/>
    <w:rsid w:val="00750555"/>
    <w:rsid w:val="0075149B"/>
    <w:rsid w:val="007519EA"/>
    <w:rsid w:val="007529F1"/>
    <w:rsid w:val="0075340E"/>
    <w:rsid w:val="007534DC"/>
    <w:rsid w:val="007537CC"/>
    <w:rsid w:val="007550F3"/>
    <w:rsid w:val="0075644E"/>
    <w:rsid w:val="0075654C"/>
    <w:rsid w:val="0075655E"/>
    <w:rsid w:val="00756B00"/>
    <w:rsid w:val="00760C6B"/>
    <w:rsid w:val="0076166B"/>
    <w:rsid w:val="00762FE1"/>
    <w:rsid w:val="007631D0"/>
    <w:rsid w:val="00763370"/>
    <w:rsid w:val="00763EC6"/>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95DE2"/>
    <w:rsid w:val="007A0773"/>
    <w:rsid w:val="007A13A0"/>
    <w:rsid w:val="007A1ACD"/>
    <w:rsid w:val="007A2397"/>
    <w:rsid w:val="007A29D1"/>
    <w:rsid w:val="007A30C5"/>
    <w:rsid w:val="007A31C2"/>
    <w:rsid w:val="007A32E1"/>
    <w:rsid w:val="007A41CE"/>
    <w:rsid w:val="007A42A5"/>
    <w:rsid w:val="007A480A"/>
    <w:rsid w:val="007A4C99"/>
    <w:rsid w:val="007A6B1D"/>
    <w:rsid w:val="007A7812"/>
    <w:rsid w:val="007A7C56"/>
    <w:rsid w:val="007A7E00"/>
    <w:rsid w:val="007B01B9"/>
    <w:rsid w:val="007B02D1"/>
    <w:rsid w:val="007B21D9"/>
    <w:rsid w:val="007B36A5"/>
    <w:rsid w:val="007B3C24"/>
    <w:rsid w:val="007B3EF6"/>
    <w:rsid w:val="007B53ED"/>
    <w:rsid w:val="007B67B0"/>
    <w:rsid w:val="007B69E5"/>
    <w:rsid w:val="007B7B24"/>
    <w:rsid w:val="007C0355"/>
    <w:rsid w:val="007C0D48"/>
    <w:rsid w:val="007C178E"/>
    <w:rsid w:val="007C50F6"/>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4FB"/>
    <w:rsid w:val="00801A8F"/>
    <w:rsid w:val="00802332"/>
    <w:rsid w:val="0080233C"/>
    <w:rsid w:val="008028BD"/>
    <w:rsid w:val="00802FF8"/>
    <w:rsid w:val="00803476"/>
    <w:rsid w:val="0080382C"/>
    <w:rsid w:val="00804A74"/>
    <w:rsid w:val="00804F1F"/>
    <w:rsid w:val="008054C9"/>
    <w:rsid w:val="00806027"/>
    <w:rsid w:val="00807363"/>
    <w:rsid w:val="00807737"/>
    <w:rsid w:val="0081176D"/>
    <w:rsid w:val="00812783"/>
    <w:rsid w:val="00813A7D"/>
    <w:rsid w:val="00813DE3"/>
    <w:rsid w:val="008141C0"/>
    <w:rsid w:val="008146F8"/>
    <w:rsid w:val="008151E2"/>
    <w:rsid w:val="00815608"/>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22F"/>
    <w:rsid w:val="008329CD"/>
    <w:rsid w:val="008329DD"/>
    <w:rsid w:val="00833FB0"/>
    <w:rsid w:val="00834728"/>
    <w:rsid w:val="00840404"/>
    <w:rsid w:val="0084069D"/>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2553"/>
    <w:rsid w:val="008A4284"/>
    <w:rsid w:val="008A4658"/>
    <w:rsid w:val="008A5756"/>
    <w:rsid w:val="008A6487"/>
    <w:rsid w:val="008A67AB"/>
    <w:rsid w:val="008B0D5A"/>
    <w:rsid w:val="008B296C"/>
    <w:rsid w:val="008B2995"/>
    <w:rsid w:val="008B2D62"/>
    <w:rsid w:val="008B3FEA"/>
    <w:rsid w:val="008B5346"/>
    <w:rsid w:val="008B557A"/>
    <w:rsid w:val="008B5609"/>
    <w:rsid w:val="008B623B"/>
    <w:rsid w:val="008B71CF"/>
    <w:rsid w:val="008C1C3F"/>
    <w:rsid w:val="008C1E46"/>
    <w:rsid w:val="008C23D1"/>
    <w:rsid w:val="008C2C01"/>
    <w:rsid w:val="008C2D1F"/>
    <w:rsid w:val="008C33BC"/>
    <w:rsid w:val="008C4386"/>
    <w:rsid w:val="008C4798"/>
    <w:rsid w:val="008C56F9"/>
    <w:rsid w:val="008C58EF"/>
    <w:rsid w:val="008C5C06"/>
    <w:rsid w:val="008D0F11"/>
    <w:rsid w:val="008D1D17"/>
    <w:rsid w:val="008D2E7F"/>
    <w:rsid w:val="008D323E"/>
    <w:rsid w:val="008D3AB5"/>
    <w:rsid w:val="008D48FE"/>
    <w:rsid w:val="008D64EE"/>
    <w:rsid w:val="008D699D"/>
    <w:rsid w:val="008D7034"/>
    <w:rsid w:val="008D71B8"/>
    <w:rsid w:val="008E07DA"/>
    <w:rsid w:val="008E0E63"/>
    <w:rsid w:val="008E119B"/>
    <w:rsid w:val="008E13C3"/>
    <w:rsid w:val="008E1AD2"/>
    <w:rsid w:val="008E2391"/>
    <w:rsid w:val="008E273B"/>
    <w:rsid w:val="008E3016"/>
    <w:rsid w:val="008E3CF8"/>
    <w:rsid w:val="008E4578"/>
    <w:rsid w:val="008E4B56"/>
    <w:rsid w:val="008E71D4"/>
    <w:rsid w:val="008F019B"/>
    <w:rsid w:val="008F1C02"/>
    <w:rsid w:val="008F1C25"/>
    <w:rsid w:val="008F1DFE"/>
    <w:rsid w:val="008F24EA"/>
    <w:rsid w:val="008F2C41"/>
    <w:rsid w:val="008F3141"/>
    <w:rsid w:val="008F34E0"/>
    <w:rsid w:val="008F3E7F"/>
    <w:rsid w:val="008F5BB9"/>
    <w:rsid w:val="008F7C09"/>
    <w:rsid w:val="00901BC9"/>
    <w:rsid w:val="00904C25"/>
    <w:rsid w:val="00905C54"/>
    <w:rsid w:val="00905D62"/>
    <w:rsid w:val="00905ED9"/>
    <w:rsid w:val="00906894"/>
    <w:rsid w:val="009106C1"/>
    <w:rsid w:val="00910A12"/>
    <w:rsid w:val="00910C2D"/>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DCA"/>
    <w:rsid w:val="009678F9"/>
    <w:rsid w:val="00973E55"/>
    <w:rsid w:val="009743A2"/>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3D28"/>
    <w:rsid w:val="00993E35"/>
    <w:rsid w:val="009954FF"/>
    <w:rsid w:val="00995795"/>
    <w:rsid w:val="00995A4E"/>
    <w:rsid w:val="00996912"/>
    <w:rsid w:val="00997507"/>
    <w:rsid w:val="009979A1"/>
    <w:rsid w:val="00997A2F"/>
    <w:rsid w:val="009A06AE"/>
    <w:rsid w:val="009A0801"/>
    <w:rsid w:val="009A1520"/>
    <w:rsid w:val="009A424D"/>
    <w:rsid w:val="009A4708"/>
    <w:rsid w:val="009A6C0F"/>
    <w:rsid w:val="009A6DCD"/>
    <w:rsid w:val="009A7951"/>
    <w:rsid w:val="009B07AF"/>
    <w:rsid w:val="009B101E"/>
    <w:rsid w:val="009B1662"/>
    <w:rsid w:val="009B1985"/>
    <w:rsid w:val="009B3B31"/>
    <w:rsid w:val="009B3E4E"/>
    <w:rsid w:val="009B4233"/>
    <w:rsid w:val="009B4536"/>
    <w:rsid w:val="009B76F2"/>
    <w:rsid w:val="009C06E0"/>
    <w:rsid w:val="009C06FB"/>
    <w:rsid w:val="009C0E5B"/>
    <w:rsid w:val="009C15A1"/>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2988"/>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35F8"/>
    <w:rsid w:val="00A04436"/>
    <w:rsid w:val="00A0479F"/>
    <w:rsid w:val="00A06313"/>
    <w:rsid w:val="00A1094B"/>
    <w:rsid w:val="00A10A73"/>
    <w:rsid w:val="00A10B06"/>
    <w:rsid w:val="00A117B4"/>
    <w:rsid w:val="00A11B61"/>
    <w:rsid w:val="00A1292D"/>
    <w:rsid w:val="00A12AE1"/>
    <w:rsid w:val="00A1321F"/>
    <w:rsid w:val="00A13738"/>
    <w:rsid w:val="00A13A1A"/>
    <w:rsid w:val="00A13CCF"/>
    <w:rsid w:val="00A15936"/>
    <w:rsid w:val="00A160E9"/>
    <w:rsid w:val="00A16359"/>
    <w:rsid w:val="00A201AE"/>
    <w:rsid w:val="00A2074C"/>
    <w:rsid w:val="00A2080F"/>
    <w:rsid w:val="00A208F9"/>
    <w:rsid w:val="00A225CF"/>
    <w:rsid w:val="00A238CB"/>
    <w:rsid w:val="00A24786"/>
    <w:rsid w:val="00A24808"/>
    <w:rsid w:val="00A25142"/>
    <w:rsid w:val="00A25772"/>
    <w:rsid w:val="00A25B4E"/>
    <w:rsid w:val="00A26644"/>
    <w:rsid w:val="00A26743"/>
    <w:rsid w:val="00A26AD3"/>
    <w:rsid w:val="00A26B6B"/>
    <w:rsid w:val="00A277E8"/>
    <w:rsid w:val="00A27FD7"/>
    <w:rsid w:val="00A32956"/>
    <w:rsid w:val="00A32AD5"/>
    <w:rsid w:val="00A32D38"/>
    <w:rsid w:val="00A342C7"/>
    <w:rsid w:val="00A349F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AEF"/>
    <w:rsid w:val="00A55D4F"/>
    <w:rsid w:val="00A56CB2"/>
    <w:rsid w:val="00A610B3"/>
    <w:rsid w:val="00A645D5"/>
    <w:rsid w:val="00A659B9"/>
    <w:rsid w:val="00A679D7"/>
    <w:rsid w:val="00A70EEE"/>
    <w:rsid w:val="00A70FA2"/>
    <w:rsid w:val="00A7133C"/>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3A3C"/>
    <w:rsid w:val="00A93B0E"/>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2EC9"/>
    <w:rsid w:val="00AB3443"/>
    <w:rsid w:val="00AB3517"/>
    <w:rsid w:val="00AB69D5"/>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647"/>
    <w:rsid w:val="00AE7678"/>
    <w:rsid w:val="00AE769F"/>
    <w:rsid w:val="00AE7DC9"/>
    <w:rsid w:val="00AF0A49"/>
    <w:rsid w:val="00AF13C1"/>
    <w:rsid w:val="00AF1460"/>
    <w:rsid w:val="00AF357A"/>
    <w:rsid w:val="00AF3FDD"/>
    <w:rsid w:val="00AF4051"/>
    <w:rsid w:val="00AF5388"/>
    <w:rsid w:val="00AF60EA"/>
    <w:rsid w:val="00AF7C91"/>
    <w:rsid w:val="00B0048A"/>
    <w:rsid w:val="00B00896"/>
    <w:rsid w:val="00B00BE3"/>
    <w:rsid w:val="00B00DF6"/>
    <w:rsid w:val="00B01955"/>
    <w:rsid w:val="00B019DE"/>
    <w:rsid w:val="00B038E4"/>
    <w:rsid w:val="00B04CD1"/>
    <w:rsid w:val="00B0534C"/>
    <w:rsid w:val="00B056A0"/>
    <w:rsid w:val="00B05FF7"/>
    <w:rsid w:val="00B064C1"/>
    <w:rsid w:val="00B072A4"/>
    <w:rsid w:val="00B10ED7"/>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BF3"/>
    <w:rsid w:val="00B35E50"/>
    <w:rsid w:val="00B4060C"/>
    <w:rsid w:val="00B40669"/>
    <w:rsid w:val="00B41762"/>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4692"/>
    <w:rsid w:val="00B84B67"/>
    <w:rsid w:val="00B8796A"/>
    <w:rsid w:val="00B87B40"/>
    <w:rsid w:val="00B87F2B"/>
    <w:rsid w:val="00B90FE7"/>
    <w:rsid w:val="00B91EB2"/>
    <w:rsid w:val="00B920CE"/>
    <w:rsid w:val="00B922BA"/>
    <w:rsid w:val="00B9277E"/>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B14D8"/>
    <w:rsid w:val="00BB1577"/>
    <w:rsid w:val="00BB1F94"/>
    <w:rsid w:val="00BB3430"/>
    <w:rsid w:val="00BB3815"/>
    <w:rsid w:val="00BB428B"/>
    <w:rsid w:val="00BB53BF"/>
    <w:rsid w:val="00BB5F3A"/>
    <w:rsid w:val="00BB6FEE"/>
    <w:rsid w:val="00BB73C8"/>
    <w:rsid w:val="00BB7444"/>
    <w:rsid w:val="00BC1405"/>
    <w:rsid w:val="00BC147C"/>
    <w:rsid w:val="00BC1542"/>
    <w:rsid w:val="00BC1BAA"/>
    <w:rsid w:val="00BC2E05"/>
    <w:rsid w:val="00BC3566"/>
    <w:rsid w:val="00BC429B"/>
    <w:rsid w:val="00BC5F10"/>
    <w:rsid w:val="00BC6007"/>
    <w:rsid w:val="00BC69EB"/>
    <w:rsid w:val="00BC70FD"/>
    <w:rsid w:val="00BC778E"/>
    <w:rsid w:val="00BC7A12"/>
    <w:rsid w:val="00BC7CCB"/>
    <w:rsid w:val="00BD0C60"/>
    <w:rsid w:val="00BD2FC1"/>
    <w:rsid w:val="00BD4552"/>
    <w:rsid w:val="00BD4593"/>
    <w:rsid w:val="00BD581C"/>
    <w:rsid w:val="00BD5C83"/>
    <w:rsid w:val="00BD6861"/>
    <w:rsid w:val="00BD7F2A"/>
    <w:rsid w:val="00BE064B"/>
    <w:rsid w:val="00BE0AB7"/>
    <w:rsid w:val="00BE2D93"/>
    <w:rsid w:val="00BE3403"/>
    <w:rsid w:val="00BE37AE"/>
    <w:rsid w:val="00BE47E8"/>
    <w:rsid w:val="00BE49C6"/>
    <w:rsid w:val="00BE6EF6"/>
    <w:rsid w:val="00BE777F"/>
    <w:rsid w:val="00BF0053"/>
    <w:rsid w:val="00BF0F6F"/>
    <w:rsid w:val="00BF144E"/>
    <w:rsid w:val="00BF228F"/>
    <w:rsid w:val="00BF2AB2"/>
    <w:rsid w:val="00BF2F81"/>
    <w:rsid w:val="00BF2FCD"/>
    <w:rsid w:val="00BF6115"/>
    <w:rsid w:val="00BF696C"/>
    <w:rsid w:val="00BF6B35"/>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54D"/>
    <w:rsid w:val="00C22A26"/>
    <w:rsid w:val="00C2372F"/>
    <w:rsid w:val="00C23AF2"/>
    <w:rsid w:val="00C25276"/>
    <w:rsid w:val="00C258CF"/>
    <w:rsid w:val="00C2617D"/>
    <w:rsid w:val="00C276CF"/>
    <w:rsid w:val="00C30FFC"/>
    <w:rsid w:val="00C3120F"/>
    <w:rsid w:val="00C32392"/>
    <w:rsid w:val="00C32CB4"/>
    <w:rsid w:val="00C33DF7"/>
    <w:rsid w:val="00C34AEF"/>
    <w:rsid w:val="00C34C3E"/>
    <w:rsid w:val="00C3578B"/>
    <w:rsid w:val="00C36779"/>
    <w:rsid w:val="00C40435"/>
    <w:rsid w:val="00C404F8"/>
    <w:rsid w:val="00C418B2"/>
    <w:rsid w:val="00C41914"/>
    <w:rsid w:val="00C42D72"/>
    <w:rsid w:val="00C42E14"/>
    <w:rsid w:val="00C4420B"/>
    <w:rsid w:val="00C4468F"/>
    <w:rsid w:val="00C45927"/>
    <w:rsid w:val="00C469F9"/>
    <w:rsid w:val="00C47109"/>
    <w:rsid w:val="00C47B2B"/>
    <w:rsid w:val="00C47F8D"/>
    <w:rsid w:val="00C50107"/>
    <w:rsid w:val="00C51611"/>
    <w:rsid w:val="00C5223A"/>
    <w:rsid w:val="00C5236A"/>
    <w:rsid w:val="00C52A85"/>
    <w:rsid w:val="00C53940"/>
    <w:rsid w:val="00C5426D"/>
    <w:rsid w:val="00C547F4"/>
    <w:rsid w:val="00C605F4"/>
    <w:rsid w:val="00C606D1"/>
    <w:rsid w:val="00C61031"/>
    <w:rsid w:val="00C61F23"/>
    <w:rsid w:val="00C63378"/>
    <w:rsid w:val="00C63E9A"/>
    <w:rsid w:val="00C6460F"/>
    <w:rsid w:val="00C64817"/>
    <w:rsid w:val="00C6537E"/>
    <w:rsid w:val="00C6647B"/>
    <w:rsid w:val="00C66AE2"/>
    <w:rsid w:val="00C67305"/>
    <w:rsid w:val="00C6743E"/>
    <w:rsid w:val="00C67924"/>
    <w:rsid w:val="00C712D0"/>
    <w:rsid w:val="00C734C1"/>
    <w:rsid w:val="00C74EEA"/>
    <w:rsid w:val="00C7602A"/>
    <w:rsid w:val="00C76B72"/>
    <w:rsid w:val="00C76C77"/>
    <w:rsid w:val="00C76F5D"/>
    <w:rsid w:val="00C80237"/>
    <w:rsid w:val="00C8046F"/>
    <w:rsid w:val="00C80504"/>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3FE1"/>
    <w:rsid w:val="00C952F9"/>
    <w:rsid w:val="00C95F26"/>
    <w:rsid w:val="00C9653D"/>
    <w:rsid w:val="00C97439"/>
    <w:rsid w:val="00CA0329"/>
    <w:rsid w:val="00CA08E0"/>
    <w:rsid w:val="00CA1320"/>
    <w:rsid w:val="00CA3732"/>
    <w:rsid w:val="00CA3C88"/>
    <w:rsid w:val="00CA49E0"/>
    <w:rsid w:val="00CA4BEE"/>
    <w:rsid w:val="00CA4DC2"/>
    <w:rsid w:val="00CA617C"/>
    <w:rsid w:val="00CA729D"/>
    <w:rsid w:val="00CB12F0"/>
    <w:rsid w:val="00CB1972"/>
    <w:rsid w:val="00CB258F"/>
    <w:rsid w:val="00CB2E18"/>
    <w:rsid w:val="00CB447F"/>
    <w:rsid w:val="00CB4A93"/>
    <w:rsid w:val="00CB5C6B"/>
    <w:rsid w:val="00CB6381"/>
    <w:rsid w:val="00CB6A6D"/>
    <w:rsid w:val="00CB7795"/>
    <w:rsid w:val="00CC07D5"/>
    <w:rsid w:val="00CC0DAC"/>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675"/>
    <w:rsid w:val="00D2126A"/>
    <w:rsid w:val="00D21C18"/>
    <w:rsid w:val="00D22802"/>
    <w:rsid w:val="00D234B4"/>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566E"/>
    <w:rsid w:val="00D87002"/>
    <w:rsid w:val="00D9000A"/>
    <w:rsid w:val="00D90134"/>
    <w:rsid w:val="00D90573"/>
    <w:rsid w:val="00D90AC4"/>
    <w:rsid w:val="00D91DFA"/>
    <w:rsid w:val="00D957B8"/>
    <w:rsid w:val="00D95B8C"/>
    <w:rsid w:val="00D96156"/>
    <w:rsid w:val="00D96248"/>
    <w:rsid w:val="00D9650C"/>
    <w:rsid w:val="00D974F9"/>
    <w:rsid w:val="00D9751E"/>
    <w:rsid w:val="00DA0A7C"/>
    <w:rsid w:val="00DA0C0B"/>
    <w:rsid w:val="00DA18AB"/>
    <w:rsid w:val="00DA297E"/>
    <w:rsid w:val="00DA4AC2"/>
    <w:rsid w:val="00DA581D"/>
    <w:rsid w:val="00DA6641"/>
    <w:rsid w:val="00DA6C1C"/>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C7CFF"/>
    <w:rsid w:val="00DD025F"/>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644C"/>
    <w:rsid w:val="00DE75B7"/>
    <w:rsid w:val="00DF15CD"/>
    <w:rsid w:val="00DF1C32"/>
    <w:rsid w:val="00DF2CAD"/>
    <w:rsid w:val="00DF39A5"/>
    <w:rsid w:val="00DF4070"/>
    <w:rsid w:val="00DF4924"/>
    <w:rsid w:val="00DF614C"/>
    <w:rsid w:val="00E0073F"/>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63FB"/>
    <w:rsid w:val="00E171CB"/>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7516"/>
    <w:rsid w:val="00E37DB4"/>
    <w:rsid w:val="00E406F1"/>
    <w:rsid w:val="00E4134B"/>
    <w:rsid w:val="00E418A3"/>
    <w:rsid w:val="00E423F8"/>
    <w:rsid w:val="00E42AD9"/>
    <w:rsid w:val="00E43263"/>
    <w:rsid w:val="00E47098"/>
    <w:rsid w:val="00E471D6"/>
    <w:rsid w:val="00E51754"/>
    <w:rsid w:val="00E51BF8"/>
    <w:rsid w:val="00E52383"/>
    <w:rsid w:val="00E5258B"/>
    <w:rsid w:val="00E526E2"/>
    <w:rsid w:val="00E52862"/>
    <w:rsid w:val="00E52E9E"/>
    <w:rsid w:val="00E53050"/>
    <w:rsid w:val="00E53450"/>
    <w:rsid w:val="00E559F2"/>
    <w:rsid w:val="00E5649D"/>
    <w:rsid w:val="00E56C94"/>
    <w:rsid w:val="00E56F98"/>
    <w:rsid w:val="00E573EF"/>
    <w:rsid w:val="00E605D2"/>
    <w:rsid w:val="00E60BAF"/>
    <w:rsid w:val="00E610CD"/>
    <w:rsid w:val="00E61CF8"/>
    <w:rsid w:val="00E636DC"/>
    <w:rsid w:val="00E64180"/>
    <w:rsid w:val="00E648DA"/>
    <w:rsid w:val="00E656C3"/>
    <w:rsid w:val="00E66C22"/>
    <w:rsid w:val="00E67084"/>
    <w:rsid w:val="00E674D0"/>
    <w:rsid w:val="00E67D79"/>
    <w:rsid w:val="00E7212D"/>
    <w:rsid w:val="00E73ACA"/>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36"/>
    <w:rsid w:val="00E94356"/>
    <w:rsid w:val="00E95123"/>
    <w:rsid w:val="00E95D00"/>
    <w:rsid w:val="00E96031"/>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2127"/>
    <w:rsid w:val="00EC3128"/>
    <w:rsid w:val="00EC320F"/>
    <w:rsid w:val="00EC411A"/>
    <w:rsid w:val="00EC42A2"/>
    <w:rsid w:val="00EC4972"/>
    <w:rsid w:val="00EC4AD5"/>
    <w:rsid w:val="00EC4ECB"/>
    <w:rsid w:val="00EC6B12"/>
    <w:rsid w:val="00EC74FC"/>
    <w:rsid w:val="00EC76C7"/>
    <w:rsid w:val="00EC7B24"/>
    <w:rsid w:val="00EC7E24"/>
    <w:rsid w:val="00ED14A4"/>
    <w:rsid w:val="00ED2447"/>
    <w:rsid w:val="00ED24BB"/>
    <w:rsid w:val="00ED2B3A"/>
    <w:rsid w:val="00ED4651"/>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6CD9"/>
    <w:rsid w:val="00F0725E"/>
    <w:rsid w:val="00F1018D"/>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4BE4"/>
    <w:rsid w:val="00F476AD"/>
    <w:rsid w:val="00F47A59"/>
    <w:rsid w:val="00F53320"/>
    <w:rsid w:val="00F54112"/>
    <w:rsid w:val="00F56E8A"/>
    <w:rsid w:val="00F604F0"/>
    <w:rsid w:val="00F60AEB"/>
    <w:rsid w:val="00F6367A"/>
    <w:rsid w:val="00F6397B"/>
    <w:rsid w:val="00F639B9"/>
    <w:rsid w:val="00F660B4"/>
    <w:rsid w:val="00F67097"/>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5DB"/>
    <w:rsid w:val="00F90B15"/>
    <w:rsid w:val="00F91388"/>
    <w:rsid w:val="00F91421"/>
    <w:rsid w:val="00F91B7F"/>
    <w:rsid w:val="00F9419F"/>
    <w:rsid w:val="00F94B15"/>
    <w:rsid w:val="00F95243"/>
    <w:rsid w:val="00F9554D"/>
    <w:rsid w:val="00F95952"/>
    <w:rsid w:val="00F9746E"/>
    <w:rsid w:val="00F9752E"/>
    <w:rsid w:val="00F97863"/>
    <w:rsid w:val="00FA07C6"/>
    <w:rsid w:val="00FA0A25"/>
    <w:rsid w:val="00FA1A79"/>
    <w:rsid w:val="00FA2CE2"/>
    <w:rsid w:val="00FA3CBB"/>
    <w:rsid w:val="00FA44C4"/>
    <w:rsid w:val="00FA4C86"/>
    <w:rsid w:val="00FA72D7"/>
    <w:rsid w:val="00FA79A6"/>
    <w:rsid w:val="00FA7FF7"/>
    <w:rsid w:val="00FB0182"/>
    <w:rsid w:val="00FB0772"/>
    <w:rsid w:val="00FB26E4"/>
    <w:rsid w:val="00FB2C62"/>
    <w:rsid w:val="00FB435C"/>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4164"/>
    <w:rsid w:val="00FD4D09"/>
    <w:rsid w:val="00FD4EA8"/>
    <w:rsid w:val="00FD5091"/>
    <w:rsid w:val="00FD5333"/>
    <w:rsid w:val="00FD6F53"/>
    <w:rsid w:val="00FD7D10"/>
    <w:rsid w:val="00FE03CA"/>
    <w:rsid w:val="00FE05A4"/>
    <w:rsid w:val="00FE096D"/>
    <w:rsid w:val="00FE1D11"/>
    <w:rsid w:val="00FE1EA5"/>
    <w:rsid w:val="00FE41EC"/>
    <w:rsid w:val="00FE490C"/>
    <w:rsid w:val="00FE63C7"/>
    <w:rsid w:val="00FE74F0"/>
    <w:rsid w:val="00FE752D"/>
    <w:rsid w:val="00FE763A"/>
    <w:rsid w:val="00FF09C5"/>
    <w:rsid w:val="00FF22D6"/>
    <w:rsid w:val="00FF252A"/>
    <w:rsid w:val="00FF400C"/>
    <w:rsid w:val="00FF537D"/>
    <w:rsid w:val="00FF648C"/>
    <w:rsid w:val="00FF7EA5"/>
    <w:rsid w:val="0ABDD193"/>
    <w:rsid w:val="10C25671"/>
    <w:rsid w:val="48CA1A98"/>
    <w:rsid w:val="5EDA2E4F"/>
    <w:rsid w:val="69794C41"/>
    <w:rsid w:val="6A7F4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A4D0312"/>
  <w15:docId w15:val="{CC01E1CA-E3B5-4A30-8EF2-121BC0004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9</Pages>
  <Words>1136</Words>
  <Characters>6476</Characters>
  <Application>Microsoft Office Word</Application>
  <DocSecurity>0</DocSecurity>
  <Lines>53</Lines>
  <Paragraphs>15</Paragraphs>
  <ScaleCrop>false</ScaleCrop>
  <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306</cp:revision>
  <cp:lastPrinted>2021-04-20T17:15:00Z</cp:lastPrinted>
  <dcterms:created xsi:type="dcterms:W3CDTF">2023-04-07T00:37:00Z</dcterms:created>
  <dcterms:modified xsi:type="dcterms:W3CDTF">2025-12-12T01:22:00Z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E8ED4624116F4D00BE3527266A19E927_13</vt:lpwstr>
  </property>
  <property fmtid="{D5CDD505-2E9C-101B-9397-08002B2CF9AE}" pid="4" name="KSOTemplateDocerSaveRecord">
    <vt:lpwstr>eyJoZGlkIjoiOTg5OGJlMDg1MGU1M2QyNmJhOTUzZWM0Njc0NDE3OGYifQ==</vt:lpwstr>
  </property>
</Properties>
</file>