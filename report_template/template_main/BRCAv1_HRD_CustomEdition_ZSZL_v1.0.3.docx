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4A65B006" w:rsidR="00986AD5" w:rsidRDefault="00241CDF">
      <w:pPr>
        <w:rPr>
          <w:rFonts w:cs="Menlo"/>
          <w:snapToGrid w:val="0"/>
          <w:color w:val="404040"/>
          <w:sz w:val="18"/>
          <w:szCs w:val="18"/>
        </w:rPr>
      </w:pPr>
      <w:ins w:id="0" w:author="陈艳芳" w:date="2025-12-10T23:29:00Z">
        <w:r>
          <w:rPr>
            <w:noProof/>
          </w:rPr>
          <w:drawing>
            <wp:anchor distT="0" distB="0" distL="114300" distR="114300" simplePos="0" relativeHeight="251658240" behindDoc="0" locked="0" layoutInCell="1" allowOverlap="1" wp14:anchorId="5A0E26D2" wp14:editId="210A94B9">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ins>
    </w:p>
    <w:p w14:paraId="789E8591" w14:textId="77777777" w:rsidR="00986AD5" w:rsidRDefault="00986AD5">
      <w:pPr>
        <w:rPr>
          <w:rFonts w:cs="Menlo"/>
          <w:snapToGrid w:val="0"/>
          <w:color w:val="404040"/>
          <w:sz w:val="18"/>
          <w:szCs w:val="18"/>
        </w:rPr>
      </w:pPr>
    </w:p>
    <w:p w14:paraId="7477061B" w14:textId="0F7D0641"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360CBE93" w:rsidR="00986AD5" w:rsidRDefault="00986AD5">
      <w:pPr>
        <w:rPr>
          <w:snapToGrid w:val="0"/>
          <w:color w:val="595959" w:themeColor="text1" w:themeTint="A6"/>
          <w:sz w:val="16"/>
          <w:szCs w:val="16"/>
        </w:rPr>
      </w:pPr>
      <w:bookmarkStart w:id="1" w:name="ImprintMainBody"/>
      <w:bookmarkEnd w:id="1"/>
    </w:p>
    <w:p w14:paraId="166ACB47" w14:textId="0798F0B7" w:rsidR="00986AD5" w:rsidRDefault="00986AD5">
      <w:pPr>
        <w:rPr>
          <w:snapToGrid w:val="0"/>
          <w:color w:val="595959" w:themeColor="text1" w:themeTint="A6"/>
          <w:sz w:val="16"/>
          <w:szCs w:val="16"/>
        </w:rPr>
      </w:pPr>
    </w:p>
    <w:p w14:paraId="1A050F74" w14:textId="04A5BF78" w:rsidR="00986AD5" w:rsidRDefault="00986AD5">
      <w:pPr>
        <w:rPr>
          <w:snapToGrid w:val="0"/>
          <w:color w:val="595959" w:themeColor="text1" w:themeTint="A6"/>
          <w:sz w:val="16"/>
          <w:szCs w:val="16"/>
        </w:rPr>
      </w:pPr>
    </w:p>
    <w:p w14:paraId="4F2E9282" w14:textId="042B6C4F"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44C61ADE"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样本编号：</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sample.sample_id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64593EB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样本类型</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2443DE88"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241CDF">
              <w:rPr>
                <w:rFonts w:cs="Times New Roman (正文 CS 字体)" w:hint="eastAsia"/>
                <w:spacing w:val="6"/>
                <w:sz w:val="18"/>
                <w:szCs w:val="18"/>
              </w:rPr>
              <w:t>BRCA1/2基因高通量测序</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364EF31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扩增子建库+高通量测序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441F4F67" w:rsidR="00986AD5" w:rsidRDefault="00B85C6E" w:rsidP="00FB471A">
      <w:pPr>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本项目检测外周血样本中BRCA1和BRCA2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w:t>
      </w:r>
      <w:r w:rsidR="007457EC">
        <w:rPr>
          <w:rFonts w:cs="Times New Roman (正文 CS 字体)" w:hint="eastAsia"/>
          <w:snapToGrid w:val="0"/>
          <w:spacing w:val="6"/>
          <w:sz w:val="18"/>
          <w:szCs w:val="18"/>
        </w:rPr>
        <w:t>建库</w:t>
      </w:r>
      <w:r>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）。同时也附赠石蜡包埋组织样本中的BRCA1和BRCA2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基因变异情况，为临床决策提供更充分的参考依据。</w:t>
      </w:r>
      <w:r>
        <w:rPr>
          <w:rFonts w:cs="Times New Roman (正文 CS 字体)"/>
          <w:snapToGrid w:val="0"/>
          <w:spacing w:val="6"/>
          <w:sz w:val="18"/>
          <w:szCs w:val="18"/>
        </w:rPr>
        <w:t>详细技术说明及基因参见附录。</w:t>
      </w:r>
      <w:r>
        <w:rPr>
          <w:rFonts w:cs="Times New Roman (正文 CS 字体)"/>
          <w:snapToGrid w:val="0"/>
          <w:spacing w:val="6"/>
          <w:sz w:val="18"/>
          <w:szCs w:val="18"/>
        </w:rPr>
        <w:br w:type="page"/>
      </w:r>
    </w:p>
    <w:p w14:paraId="443E2072" w14:textId="77777777" w:rsidR="00986AD5" w:rsidRDefault="00B85C6E">
      <w:pPr>
        <w:numPr>
          <w:ilvl w:val="0"/>
          <w:numId w:val="2"/>
        </w:numPr>
        <w:rPr>
          <w:rFonts w:cstheme="minorBidi"/>
          <w:b/>
          <w:bCs/>
          <w:color w:val="31849B"/>
          <w:kern w:val="2"/>
        </w:rPr>
      </w:pPr>
      <w:r>
        <w:rPr>
          <w:rFonts w:cstheme="minorBidi"/>
          <w:b/>
          <w:bCs/>
          <w:color w:val="31849B"/>
          <w:kern w:val="2"/>
        </w:rPr>
        <w:lastRenderedPageBreak/>
        <w:t>经NMPA获批的</w:t>
      </w:r>
      <w:r>
        <w:rPr>
          <w:rFonts w:cstheme="minorBidi" w:hint="eastAsia"/>
          <w:b/>
          <w:bCs/>
          <w:color w:val="31849B"/>
          <w:kern w:val="2"/>
        </w:rPr>
        <w:t>BRCA1和BRCA2</w:t>
      </w:r>
      <w:r>
        <w:rPr>
          <w:rFonts w:cstheme="minorBidi"/>
          <w:b/>
          <w:bCs/>
          <w:color w:val="31849B"/>
          <w:kern w:val="2"/>
        </w:rPr>
        <w:t>基因</w:t>
      </w:r>
      <w:r>
        <w:rPr>
          <w:rFonts w:cstheme="minorBidi" w:hint="eastAsia"/>
          <w:b/>
          <w:bCs/>
          <w:color w:val="31849B"/>
          <w:kern w:val="2"/>
        </w:rPr>
        <w:t>胚系</w:t>
      </w:r>
      <w:r>
        <w:rPr>
          <w:rFonts w:cstheme="minorBidi"/>
          <w:b/>
          <w:bCs/>
          <w:color w:val="31849B"/>
          <w:kern w:val="2"/>
        </w:rPr>
        <w:t>变异结果</w:t>
      </w:r>
    </w:p>
    <w:p w14:paraId="1E6F8644"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56893BF5"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DE72725"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3C6F6E10"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03D3064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77777777" w:rsidR="005A1984" w:rsidRDefault="005A1984" w:rsidP="00092E1C">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7777777"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1-良性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2F2421AD" w14:textId="77777777"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782E8639" w14:textId="367B316E" w:rsidR="00986AD5" w:rsidRPr="00F965CE" w:rsidRDefault="00B85C6E" w:rsidP="00F965CE">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2BE03CBB" w14:textId="77777777" w:rsidR="00986AD5" w:rsidRDefault="00B85C6E">
      <w:pPr>
        <w:rPr>
          <w:rFonts w:cstheme="minorBidi"/>
          <w:b/>
          <w:bCs/>
          <w:color w:val="31849B"/>
          <w:kern w:val="2"/>
        </w:rPr>
      </w:pP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样本及实验室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2" w:name="cellpc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3" w:name="dnainput"/>
            <w:bookmarkEnd w:id="3"/>
            <w:r>
              <w:rPr>
                <w:rFonts w:cs="微软雅黑"/>
                <w:color w:val="000000"/>
                <w:sz w:val="18"/>
                <w:szCs w:val="18"/>
              </w:rPr>
              <w:t xml:space="preserve">{%if </w:t>
            </w:r>
            <w:r>
              <w:rPr>
                <w:rFonts w:cs="微软雅黑"/>
                <w:color w:val="000000"/>
                <w:sz w:val="18"/>
                <w:szCs w:val="18"/>
              </w:rPr>
              <w:lastRenderedPageBreak/>
              <w:t>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lastRenderedPageBreak/>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4" w:name="libpurty"/>
            <w:bookmarkEnd w:id="4"/>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5" w:name="mapped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6" w:name="targetratio"/>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7" w:name="uniquedepth"/>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8" w:name="depthge20pctreal"/>
            <w:bookmarkEnd w:id="8"/>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9" w:name="pcaflag"/>
            <w:bookmarkEnd w:id="9"/>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10" w:name="pcbflag"/>
            <w:bookmarkEnd w:id="10"/>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1" w:name="pcncflag"/>
            <w:bookmarkEnd w:id="11"/>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lastRenderedPageBreak/>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lastRenderedPageBreak/>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7478BFFD" w14:textId="110F67F1" w:rsidR="00986AD5" w:rsidRPr="00FB471A"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r w:rsidRPr="00FB471A">
        <w:rPr>
          <w:snapToGrid w:val="0"/>
          <w:color w:val="000000" w:themeColor="text1"/>
          <w:sz w:val="16"/>
          <w:szCs w:val="16"/>
        </w:rPr>
        <w:br w:type="page"/>
      </w:r>
    </w:p>
    <w:p w14:paraId="576A50B5" w14:textId="77777777" w:rsidR="00986AD5" w:rsidRDefault="00B85C6E">
      <w:pPr>
        <w:rPr>
          <w:rFonts w:cstheme="minorBidi"/>
          <w:b/>
          <w:bCs/>
          <w:color w:val="31849B"/>
          <w:kern w:val="2"/>
        </w:rPr>
      </w:pPr>
      <w:r>
        <w:rPr>
          <w:rFonts w:cstheme="minorBidi"/>
          <w:b/>
          <w:bCs/>
          <w:color w:val="31849B"/>
          <w:kern w:val="2"/>
        </w:rPr>
        <w:lastRenderedPageBreak/>
        <w:t xml:space="preserve">3. </w:t>
      </w:r>
      <w:r>
        <w:rPr>
          <w:rFonts w:cstheme="minorBidi" w:hint="eastAsia"/>
          <w:b/>
          <w:bCs/>
          <w:color w:val="31849B"/>
          <w:kern w:val="2"/>
        </w:rPr>
        <w:t>附赠检测（石蜡包埋组织同源重组修复缺陷HRD检测）</w:t>
      </w:r>
    </w:p>
    <w:p w14:paraId="24A71D14" w14:textId="77777777"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A133C44" w14:textId="77777777" w:rsidR="00986AD5" w:rsidRDefault="00B85C6E">
      <w:pPr>
        <w:rPr>
          <w:rFonts w:cstheme="minorBidi"/>
          <w:b/>
          <w:bCs/>
          <w:color w:val="31849B"/>
          <w:kern w:val="2"/>
        </w:rPr>
      </w:pPr>
      <w:r>
        <w:rPr>
          <w:rFonts w:cstheme="minorBidi"/>
          <w:b/>
          <w:bCs/>
          <w:color w:val="31849B"/>
          <w:kern w:val="2"/>
        </w:rPr>
        <w:t xml:space="preserve">3.1 </w:t>
      </w:r>
      <w:r>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115" w:type="dxa"/>
            <w:shd w:val="clear" w:color="auto" w:fill="auto"/>
            <w:tcMar>
              <w:top w:w="85" w:type="dxa"/>
              <w:bottom w:w="28" w:type="dxa"/>
            </w:tcMar>
            <w:vAlign w:val="center"/>
          </w:tcPr>
          <w:p w14:paraId="6E7934B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w:t>
            </w:r>
            <w:r w:rsidRPr="008E1DF8">
              <w:rPr>
                <w:rFonts w:cs="Times New Roman (正文 CS 字体)"/>
                <w:snapToGrid w:val="0"/>
                <w:spacing w:val="6"/>
                <w:sz w:val="18"/>
                <w:szCs w:val="18"/>
              </w:rPr>
              <w:lastRenderedPageBreak/>
              <w:t>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67F34EB2" w14:textId="592EA69D"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tc>
      </w:tr>
    </w:tbl>
    <w:p w14:paraId="4C1CD790" w14:textId="77777777" w:rsidR="00986AD5" w:rsidRDefault="00B85C6E">
      <w:pPr>
        <w:rPr>
          <w:rFonts w:cs="Menlo"/>
          <w:snapToGrid w:val="0"/>
          <w:color w:val="404040"/>
          <w:sz w:val="16"/>
          <w:szCs w:val="16"/>
        </w:rPr>
      </w:pPr>
      <w:r>
        <w:rPr>
          <w:rFonts w:cstheme="minorBidi"/>
          <w:b/>
          <w:bCs/>
          <w:color w:val="31849B"/>
          <w:kern w:val="2"/>
        </w:rPr>
        <w:lastRenderedPageBreak/>
        <w:t>3.</w:t>
      </w: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lastRenderedPageBreak/>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lastRenderedPageBreak/>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r w:rsidRPr="008D0381">
              <w:rPr>
                <w:rFonts w:cs="Times New Roman (正文 CS 字体)"/>
                <w:snapToGrid w:val="0"/>
                <w:spacing w:val="6"/>
                <w:sz w:val="18"/>
                <w:szCs w:val="18"/>
              </w:rPr>
              <w:lastRenderedPageBreak/>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37210891"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41F6B60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Pr>
          <w:rFonts w:hint="eastAsia"/>
          <w:snapToGrid w:val="0"/>
          <w:color w:val="000000" w:themeColor="text1"/>
          <w:sz w:val="16"/>
          <w:szCs w:val="16"/>
        </w:rPr>
        <w:br/>
      </w:r>
    </w:p>
    <w:p w14:paraId="30B13A60" w14:textId="77777777" w:rsidR="00986AD5" w:rsidRDefault="00B85C6E">
      <w:pPr>
        <w:adjustRightInd w:val="0"/>
        <w:snapToGrid w:val="0"/>
        <w:spacing w:before="60" w:after="120" w:line="300" w:lineRule="exact"/>
        <w:rPr>
          <w:b/>
          <w:bCs/>
          <w:color w:val="31849B"/>
        </w:rPr>
      </w:pPr>
      <w:r>
        <w:rPr>
          <w:b/>
          <w:bCs/>
          <w:color w:val="31849B"/>
        </w:rPr>
        <w:t>3.</w:t>
      </w:r>
      <w:r>
        <w:rPr>
          <w:rFonts w:hint="eastAsia"/>
          <w:b/>
          <w:bCs/>
          <w:color w:val="31849B"/>
        </w:rPr>
        <w:t>3</w:t>
      </w:r>
      <w:r>
        <w:rPr>
          <w:b/>
          <w:bCs/>
          <w:color w:val="31849B"/>
        </w:rPr>
        <w:t xml:space="preserve"> </w:t>
      </w:r>
      <w:r>
        <w:rPr>
          <w:rFonts w:hint="eastAsia"/>
          <w:b/>
          <w:bCs/>
          <w:color w:val="31849B"/>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w:t>
            </w:r>
            <w:r w:rsidR="005276BD" w:rsidRPr="005276BD">
              <w:rPr>
                <w:rFonts w:ascii="思源黑体 CN Normal" w:eastAsia="思源黑体 CN Normal" w:hAnsi="思源黑体 CN Normal" w:cs="Times New Roman (正文 CS 字体)"/>
                <w:snapToGrid w:val="0"/>
                <w:spacing w:val="6"/>
                <w:sz w:val="17"/>
                <w:szCs w:val="17"/>
              </w:rPr>
              <w:lastRenderedPageBreak/>
              <w:t>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0720B450"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77777777"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13EF955A"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2"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2"/>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3"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3"/>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GSS＜45，但BRCA1/2基因检测到5-致病性、4-疑似致病性的胚系变异或I类-强临床意义、II类-潜在临床意义的体细胞变异，HRD状态判定为阳性；</w:t>
      </w:r>
    </w:p>
    <w:p w14:paraId="5581A195"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GSS＜45，且BRCA1/2基因未检测到5-致病性、4-疑似致病性的胚系变异或I类-强临床意义、II类-潜在临床意义的体细胞变异，HRD状态判定为阴性。</w:t>
      </w:r>
    </w:p>
    <w:p w14:paraId="6920A9B1"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根据样本的“BRCA1/2基因变异检测结果”和“HRD评分”评估HRD状态。本检测中，HRD 评分判定标准仅适用于卵巢癌和乳腺癌患者，其他肿瘤患者基于本评分标准得出的判定结果仅供参考。</w:t>
      </w:r>
    </w:p>
    <w:p w14:paraId="251ADFF7" w14:textId="77777777" w:rsidR="00986AD5" w:rsidRDefault="00986AD5">
      <w:pPr>
        <w:adjustRightInd w:val="0"/>
        <w:snapToGrid w:val="0"/>
        <w:spacing w:line="300" w:lineRule="exact"/>
        <w:rPr>
          <w:snapToGrid w:val="0"/>
          <w:color w:val="000000" w:themeColor="text1"/>
          <w:sz w:val="16"/>
          <w:szCs w:val="16"/>
        </w:rPr>
      </w:pPr>
    </w:p>
    <w:p w14:paraId="130ED974" w14:textId="2C0C2C7E"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4</w:t>
      </w:r>
      <w:r>
        <w:rPr>
          <w:b/>
          <w:bCs/>
          <w:color w:val="31849B"/>
        </w:rPr>
        <w:t xml:space="preserve"> </w:t>
      </w:r>
      <w:r>
        <w:rPr>
          <w:rFonts w:hint="eastAsia"/>
          <w:b/>
          <w:bCs/>
          <w:color w:val="31849B"/>
        </w:rPr>
        <w:t>其他基因的基因组变异检测结果</w:t>
      </w:r>
    </w:p>
    <w:p w14:paraId="3BB8FEFF" w14:textId="2A38157B" w:rsidR="00986AD5" w:rsidRDefault="00B85C6E">
      <w:pPr>
        <w:adjustRightInd w:val="0"/>
        <w:snapToGrid w:val="0"/>
        <w:spacing w:before="60" w:after="120" w:line="300" w:lineRule="exact"/>
        <w:rPr>
          <w:b/>
          <w:bCs/>
          <w:color w:val="31849B"/>
        </w:rPr>
      </w:pPr>
      <w:r>
        <w:rPr>
          <w:rFonts w:hint="eastAsia"/>
          <w:b/>
          <w:bCs/>
          <w:color w:val="31849B"/>
        </w:rPr>
        <w:lastRenderedPageBreak/>
        <w:t>3.</w:t>
      </w:r>
      <w:r w:rsidR="000D453D">
        <w:rPr>
          <w:b/>
          <w:bCs/>
          <w:color w:val="31849B"/>
        </w:rPr>
        <w:t>4</w:t>
      </w:r>
      <w:r>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5555297F" w:rsidR="00986AD5" w:rsidRDefault="00B85C6E">
      <w:pPr>
        <w:adjustRightInd w:val="0"/>
        <w:snapToGrid w:val="0"/>
        <w:spacing w:before="60" w:after="120" w:line="300" w:lineRule="exact"/>
        <w:rPr>
          <w:b/>
          <w:snapToGrid w:val="0"/>
          <w:color w:val="000000" w:themeColor="text1"/>
          <w:sz w:val="16"/>
          <w:szCs w:val="16"/>
        </w:rPr>
      </w:pPr>
      <w:r>
        <w:rPr>
          <w:rFonts w:hint="eastAsia"/>
          <w:b/>
          <w:bCs/>
          <w:color w:val="31849B"/>
        </w:rPr>
        <w:t>3.</w:t>
      </w:r>
      <w:r w:rsidR="000D453D">
        <w:rPr>
          <w:b/>
          <w:bCs/>
          <w:color w:val="31849B"/>
        </w:rPr>
        <w:t>4</w:t>
      </w:r>
      <w:r>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258"/>
        <w:gridCol w:w="2533"/>
      </w:tblGrid>
      <w:tr w:rsidR="00986AD5" w14:paraId="0C4930DC" w14:textId="77777777">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2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53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7E6D36">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258"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533"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6917EA75"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5</w:t>
      </w:r>
      <w:r>
        <w:rPr>
          <w:b/>
          <w:bCs/>
          <w:color w:val="31849B"/>
        </w:rPr>
        <w:t xml:space="preserve"> </w:t>
      </w:r>
      <w:r>
        <w:rPr>
          <w:rFonts w:hint="eastAsia"/>
          <w:b/>
          <w:bCs/>
          <w:color w:val="31849B"/>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518"/>
        <w:gridCol w:w="4430"/>
        <w:gridCol w:w="1469"/>
        <w:gridCol w:w="2742"/>
      </w:tblGrid>
      <w:tr w:rsidR="00986AD5" w14:paraId="371383DA" w14:textId="77777777">
        <w:trPr>
          <w:trHeight w:hRule="exact" w:val="340"/>
        </w:trPr>
        <w:tc>
          <w:tcPr>
            <w:tcW w:w="15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lastRenderedPageBreak/>
              <w:t>检测内容</w:t>
            </w:r>
          </w:p>
        </w:tc>
        <w:tc>
          <w:tcPr>
            <w:tcW w:w="443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8281C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46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986AD5" w:rsidRDefault="00F51FF9">
            <w:pPr>
              <w:spacing w:line="240" w:lineRule="exact"/>
              <w:jc w:val="center"/>
              <w:rPr>
                <w:b/>
                <w:snapToGrid w:val="0"/>
                <w:color w:val="31849B"/>
                <w:spacing w:val="6"/>
                <w:sz w:val="18"/>
                <w:szCs w:val="18"/>
              </w:rPr>
            </w:pPr>
            <w:r>
              <w:rPr>
                <w:rFonts w:hint="eastAsia"/>
                <w:b/>
                <w:snapToGrid w:val="0"/>
                <w:color w:val="31849B"/>
                <w:spacing w:val="6"/>
                <w:sz w:val="18"/>
                <w:szCs w:val="18"/>
              </w:rPr>
              <w:t>基因型/</w:t>
            </w:r>
            <w:r w:rsidR="00B85C6E">
              <w:rPr>
                <w:rFonts w:hint="eastAsia"/>
                <w:b/>
                <w:snapToGrid w:val="0"/>
                <w:color w:val="31849B"/>
                <w:spacing w:val="6"/>
                <w:sz w:val="18"/>
                <w:szCs w:val="18"/>
              </w:rPr>
              <w:t>丰度</w:t>
            </w:r>
          </w:p>
        </w:tc>
        <w:tc>
          <w:tcPr>
            <w:tcW w:w="27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986AD5" w14:paraId="706670FC" w14:textId="77777777">
        <w:trPr>
          <w:trHeight w:val="340"/>
        </w:trPr>
        <w:tc>
          <w:tcPr>
            <w:tcW w:w="1518" w:type="dxa"/>
            <w:shd w:val="clear" w:color="auto" w:fill="auto"/>
            <w:tcMar>
              <w:top w:w="28" w:type="dxa"/>
              <w:bottom w:w="28" w:type="dxa"/>
            </w:tcMar>
            <w:vAlign w:val="center"/>
          </w:tcPr>
          <w:p w14:paraId="02B60915"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HRD状态</w:t>
            </w:r>
          </w:p>
        </w:tc>
        <w:tc>
          <w:tcPr>
            <w:tcW w:w="4430" w:type="dxa"/>
            <w:shd w:val="clear" w:color="auto" w:fill="auto"/>
            <w:tcMar>
              <w:top w:w="28" w:type="dxa"/>
              <w:bottom w:w="28" w:type="dxa"/>
            </w:tcMar>
            <w:vAlign w:val="center"/>
          </w:tcPr>
          <w:p w14:paraId="5DF3C789" w14:textId="77777777" w:rsidR="002C7F84"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000000" w:themeColor="text1"/>
                <w:sz w:val="17"/>
                <w:szCs w:val="17"/>
              </w:rPr>
              <w:t xml:space="preserve">{% if </w:t>
            </w:r>
            <w:proofErr w:type="spellStart"/>
            <w:r w:rsidRPr="00063D68">
              <w:rPr>
                <w:rFonts w:ascii="思源黑体 CN Normal" w:eastAsia="思源黑体 CN Normal" w:hAnsi="思源黑体 CN Normal"/>
                <w:color w:val="000000" w:themeColor="text1"/>
                <w:sz w:val="17"/>
                <w:szCs w:val="17"/>
              </w:rPr>
              <w:t>var.hrd.gss.var_id</w:t>
            </w:r>
            <w:proofErr w:type="spellEnd"/>
            <w:r w:rsidRPr="00063D68">
              <w:rPr>
                <w:rFonts w:ascii="思源黑体 CN Normal" w:eastAsia="思源黑体 CN Normal" w:hAnsi="思源黑体 CN Normal"/>
                <w:color w:val="000000" w:themeColor="text1"/>
                <w:sz w:val="17"/>
                <w:szCs w:val="17"/>
              </w:rPr>
              <w:t>==</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HRD+</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%}阳性{% else%}阴性{%if var.brca_v1.B1_L5+ var.brca_v1.B1_L4 + var.hrd.somatic_I_II_brca1 + var.brca_v1.B2_L5+ var.brca_v1.B2_L4 + var.hrd.somatic_I_II_brca2%}</w:t>
            </w:r>
          </w:p>
          <w:p w14:paraId="1C8717AA" w14:textId="17CAE65A" w:rsidR="00986AD5"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FF0000"/>
                <w:sz w:val="17"/>
                <w:szCs w:val="17"/>
                <w:highlight w:val="yellow"/>
              </w:rPr>
              <w:t>阴阳性判定需要结合BRCA v1数据，请人工处理！</w:t>
            </w:r>
            <w:r w:rsidRPr="00063D68">
              <w:rPr>
                <w:rFonts w:ascii="思源黑体 CN Normal" w:eastAsia="思源黑体 CN Normal" w:hAnsi="思源黑体 CN Normal"/>
                <w:color w:val="000000" w:themeColor="text1"/>
                <w:sz w:val="17"/>
                <w:szCs w:val="17"/>
              </w:rPr>
              <w:t>{%endif</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 endif%}</w:t>
            </w:r>
          </w:p>
        </w:tc>
        <w:tc>
          <w:tcPr>
            <w:tcW w:w="1469" w:type="dxa"/>
            <w:shd w:val="clear" w:color="auto" w:fill="auto"/>
            <w:tcMar>
              <w:top w:w="28" w:type="dxa"/>
              <w:bottom w:w="28" w:type="dxa"/>
            </w:tcMar>
            <w:vAlign w:val="center"/>
          </w:tcPr>
          <w:p w14:paraId="05A38E9C"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742" w:type="dxa"/>
            <w:shd w:val="clear" w:color="auto" w:fill="auto"/>
            <w:tcMar>
              <w:top w:w="28" w:type="dxa"/>
              <w:bottom w:w="28" w:type="dxa"/>
            </w:tcMar>
            <w:vAlign w:val="center"/>
          </w:tcPr>
          <w:p w14:paraId="32804A34" w14:textId="0975250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if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==5%}</w:t>
            </w:r>
          </w:p>
          <w:p w14:paraId="43CE7547"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I类-强临床意义</w:t>
            </w:r>
          </w:p>
          <w:p w14:paraId="14AD2D7F" w14:textId="748A66C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w:t>
            </w:r>
            <w:proofErr w:type="spellStart"/>
            <w:r w:rsidRPr="00FD3DB6">
              <w:rPr>
                <w:rFonts w:cs="Times New Roman (正文 CS 字体)"/>
                <w:snapToGrid w:val="0"/>
                <w:spacing w:val="6"/>
                <w:sz w:val="17"/>
                <w:szCs w:val="17"/>
              </w:rPr>
              <w:t>elif</w:t>
            </w:r>
            <w:proofErr w:type="spellEnd"/>
            <w:r w:rsidRPr="00FD3DB6">
              <w:rPr>
                <w:rFonts w:cs="Times New Roman (正文 CS 字体)"/>
                <w:snapToGrid w:val="0"/>
                <w:spacing w:val="6"/>
                <w:sz w:val="17"/>
                <w:szCs w:val="17"/>
              </w:rPr>
              <w:t xml:space="preserve">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==4%}</w:t>
            </w:r>
          </w:p>
          <w:p w14:paraId="7FBBA0D2"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II类-潜在临床意义</w:t>
            </w:r>
          </w:p>
          <w:p w14:paraId="57BDB8C1" w14:textId="328A53BF"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else%}</w:t>
            </w:r>
          </w:p>
          <w:p w14:paraId="2465A2C0"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w:t>
            </w:r>
          </w:p>
          <w:p w14:paraId="6EA2A37A" w14:textId="2C9C3FDF" w:rsidR="00986AD5"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endif%}</w:t>
            </w:r>
          </w:p>
        </w:tc>
      </w:tr>
      <w:tr w:rsidR="003C7868" w14:paraId="1168DFDC" w14:textId="77777777" w:rsidTr="002D60BE">
        <w:trPr>
          <w:trHeight w:val="340"/>
        </w:trPr>
        <w:tc>
          <w:tcPr>
            <w:tcW w:w="10159" w:type="dxa"/>
            <w:gridSpan w:val="4"/>
            <w:shd w:val="clear" w:color="auto" w:fill="auto"/>
            <w:tcMar>
              <w:top w:w="28" w:type="dxa"/>
              <w:bottom w:w="28" w:type="dxa"/>
            </w:tcMar>
            <w:vAlign w:val="center"/>
          </w:tcPr>
          <w:p w14:paraId="50C0D99B" w14:textId="594F68AE"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{%tr for a in </w:t>
            </w:r>
            <w:proofErr w:type="spellStart"/>
            <w:proofErr w:type="gramStart"/>
            <w:r w:rsidRPr="003C7868">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.parp</w:t>
            </w:r>
            <w:proofErr w:type="gramEnd"/>
            <w:r>
              <w:rPr>
                <w:rFonts w:ascii="思源黑体 CN Normal" w:eastAsia="思源黑体 CN Normal" w:hAnsi="思源黑体 CN Normal"/>
                <w:color w:val="000000" w:themeColor="text1"/>
                <w:sz w:val="17"/>
                <w:szCs w:val="17"/>
              </w:rPr>
              <w:t>_result</w:t>
            </w:r>
            <w:proofErr w:type="spellEnd"/>
            <w:r w:rsidRPr="003C7868">
              <w:rPr>
                <w:rFonts w:ascii="思源黑体 CN Normal" w:eastAsia="思源黑体 CN Normal" w:hAnsi="思源黑体 CN Normal"/>
                <w:color w:val="000000" w:themeColor="text1"/>
                <w:sz w:val="17"/>
                <w:szCs w:val="17"/>
              </w:rPr>
              <w:t>%}</w:t>
            </w:r>
          </w:p>
        </w:tc>
      </w:tr>
      <w:tr w:rsidR="003C7868" w14:paraId="7F9C363A" w14:textId="77777777">
        <w:trPr>
          <w:trHeight w:val="340"/>
        </w:trPr>
        <w:tc>
          <w:tcPr>
            <w:tcW w:w="1518" w:type="dxa"/>
            <w:shd w:val="clear" w:color="auto" w:fill="auto"/>
            <w:tcMar>
              <w:top w:w="28" w:type="dxa"/>
              <w:bottom w:w="28" w:type="dxa"/>
            </w:tcMar>
            <w:vAlign w:val="center"/>
          </w:tcPr>
          <w:p w14:paraId="0D8C4443" w14:textId="7D63CE0D"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_symbol</w:t>
            </w:r>
            <w:proofErr w:type="spellEnd"/>
            <w:r w:rsidRPr="003C7868">
              <w:rPr>
                <w:rFonts w:ascii="思源黑体 CN Normal" w:eastAsia="思源黑体 CN Normal" w:hAnsi="思源黑体 CN Normal"/>
                <w:color w:val="000000" w:themeColor="text1"/>
                <w:sz w:val="17"/>
                <w:szCs w:val="17"/>
              </w:rPr>
              <w:t>}}</w:t>
            </w:r>
          </w:p>
        </w:tc>
        <w:tc>
          <w:tcPr>
            <w:tcW w:w="4430" w:type="dxa"/>
            <w:shd w:val="clear" w:color="auto" w:fill="auto"/>
            <w:tcMar>
              <w:top w:w="28" w:type="dxa"/>
              <w:bottom w:w="28" w:type="dxa"/>
            </w:tcMar>
            <w:vAlign w:val="center"/>
          </w:tcPr>
          <w:p w14:paraId="739D6450"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7E507971" w14:textId="77777777" w:rsidR="003C7868" w:rsidRP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_region</w:t>
            </w:r>
            <w:proofErr w:type="spellEnd"/>
            <w:r w:rsidRPr="003C7868">
              <w:rPr>
                <w:rFonts w:ascii="思源黑体 CN Normal" w:eastAsia="思源黑体 CN Normal" w:hAnsi="思源黑体 CN Normal"/>
                <w:color w:val="000000" w:themeColor="text1"/>
                <w:sz w:val="17"/>
                <w:szCs w:val="17"/>
              </w:rPr>
              <w:t>}} {{</w:t>
            </w:r>
            <w:proofErr w:type="spellStart"/>
            <w:r w:rsidRPr="003C7868">
              <w:rPr>
                <w:rFonts w:ascii="思源黑体 CN Normal" w:eastAsia="思源黑体 CN Normal" w:hAnsi="思源黑体 CN Normal"/>
                <w:color w:val="000000" w:themeColor="text1"/>
                <w:sz w:val="17"/>
                <w:szCs w:val="17"/>
              </w:rPr>
              <w:t>a.hgvs_c</w:t>
            </w:r>
            <w:proofErr w:type="spellEnd"/>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 xml:space="preserve"> != “p.?”%}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}}{%endif%}</w:t>
            </w:r>
          </w:p>
          <w:p w14:paraId="1EE92A0D"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a.transcript</w:t>
            </w:r>
            <w:proofErr w:type="gramEnd"/>
            <w:r w:rsidRPr="003C7868">
              <w:rPr>
                <w:rFonts w:ascii="思源黑体 CN Normal" w:eastAsia="思源黑体 CN Normal" w:hAnsi="思源黑体 CN Normal"/>
                <w:color w:val="000000" w:themeColor="text1"/>
                <w:sz w:val="17"/>
                <w:szCs w:val="17"/>
              </w:rPr>
              <w:t>_primary</w:t>
            </w:r>
            <w:proofErr w:type="spellEnd"/>
            <w:r w:rsidRPr="003C7868">
              <w:rPr>
                <w:rFonts w:ascii="思源黑体 CN Normal" w:eastAsia="思源黑体 CN Normal" w:hAnsi="思源黑体 CN Normal"/>
                <w:color w:val="000000" w:themeColor="text1"/>
                <w:sz w:val="17"/>
                <w:szCs w:val="17"/>
              </w:rPr>
              <w:t>}}</w:t>
            </w:r>
          </w:p>
          <w:p w14:paraId="01539064" w14:textId="521BC90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0EFCF23C" w14:textId="088CCF68" w:rsid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in [“BRCA1”, “BRCA2”]%}</w:t>
            </w:r>
          </w:p>
          <w:p w14:paraId="3600D0CB" w14:textId="77777777"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未检测到致病性、疑似致病性、意义不明确胚系变异</w:t>
            </w:r>
          </w:p>
          <w:p w14:paraId="6C1862BD" w14:textId="5856DB81"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未检测到具有临床意义、临床意义不明的体细胞变异</w:t>
            </w:r>
          </w:p>
          <w:p w14:paraId="4EAFB8FB" w14:textId="0D222E1D" w:rsidR="00F51FF9" w:rsidRP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74C5E470"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未检测到具有临床意义或临床意义不明的变异</w:t>
            </w:r>
          </w:p>
          <w:p w14:paraId="59237B41" w14:textId="7799C3D3"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1469" w:type="dxa"/>
            <w:shd w:val="clear" w:color="auto" w:fill="auto"/>
            <w:tcMar>
              <w:top w:w="28" w:type="dxa"/>
              <w:bottom w:w="28" w:type="dxa"/>
            </w:tcMar>
            <w:vAlign w:val="center"/>
          </w:tcPr>
          <w:p w14:paraId="1B47663E"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63A563C2" w14:textId="3F53938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4A9745AF" w14:textId="52F7ED6F"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a.freq</w:t>
            </w:r>
            <w:proofErr w:type="spellEnd"/>
            <w:r w:rsidRPr="003C7868">
              <w:rPr>
                <w:rFonts w:ascii="思源黑体 CN Normal" w:eastAsia="思源黑体 CN Normal" w:hAnsi="思源黑体 CN Normal"/>
                <w:color w:val="000000" w:themeColor="text1"/>
                <w:sz w:val="17"/>
                <w:szCs w:val="17"/>
              </w:rPr>
              <w:t>&gt;=0.85%}纯合{%else%}杂合{%endif%}</w:t>
            </w:r>
          </w:p>
          <w:p w14:paraId="61B71C5A"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681C8FF" w14:textId="3E57DF5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8198697"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5C1C52"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2FABD534" w14:textId="77777777" w:rsidR="0021792D" w:rsidRDefault="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3C604E" w14:textId="15436CEE" w:rsidR="0021792D" w:rsidRPr="003C7868" w:rsidRDefault="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2742" w:type="dxa"/>
            <w:shd w:val="clear" w:color="auto" w:fill="auto"/>
            <w:tcMar>
              <w:top w:w="28" w:type="dxa"/>
              <w:bottom w:w="28" w:type="dxa"/>
            </w:tcMar>
            <w:vAlign w:val="center"/>
          </w:tcPr>
          <w:p w14:paraId="0272363F"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1BF39F66" w14:textId="77A2AC9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72106E92" w14:textId="5C7E8D46" w:rsidR="003C7868"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 5%}</w:t>
            </w:r>
          </w:p>
          <w:p w14:paraId="7DFEA0D3" w14:textId="0550B655"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致病性变异</w:t>
            </w:r>
          </w:p>
          <w:p w14:paraId="046F9075" w14:textId="35364308"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DB6526F" w14:textId="21BF22EF"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4-疑似致病性</w:t>
            </w:r>
          </w:p>
          <w:p w14:paraId="36F2F277" w14:textId="40A94B77" w:rsidR="004D1EDC" w:rsidRP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6158354"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D03807D" w14:textId="4E570578" w:rsidR="003C7868"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 xml:space="preserve">{%p if </w:t>
            </w:r>
            <w:proofErr w:type="spellStart"/>
            <w:r w:rsidRPr="004D1EDC">
              <w:rPr>
                <w:rFonts w:ascii="思源黑体 CN Normal" w:eastAsia="思源黑体 CN Normal" w:hAnsi="思源黑体 CN Normal"/>
                <w:color w:val="000000" w:themeColor="text1"/>
                <w:sz w:val="17"/>
                <w:szCs w:val="17"/>
              </w:rPr>
              <w:t>a.evi_sum.evi_split</w:t>
            </w:r>
            <w:proofErr w:type="spellEnd"/>
            <w:r w:rsidRPr="004D1EDC">
              <w:rPr>
                <w:rFonts w:ascii="思源黑体 CN Normal" w:eastAsia="思源黑体 CN Normal" w:hAnsi="思源黑体 CN Normal"/>
                <w:color w:val="000000" w:themeColor="text1"/>
                <w:sz w:val="17"/>
                <w:szCs w:val="17"/>
              </w:rPr>
              <w:t xml:space="preserve"> and (</w:t>
            </w:r>
            <w:proofErr w:type="spellStart"/>
            <w:r w:rsidRPr="004D1EDC">
              <w:rPr>
                <w:rFonts w:ascii="思源黑体 CN Normal" w:eastAsia="思源黑体 CN Normal" w:hAnsi="思源黑体 CN Normal"/>
                <w:color w:val="000000" w:themeColor="text1"/>
                <w:sz w:val="17"/>
                <w:szCs w:val="17"/>
              </w:rPr>
              <w:t>a.evi_sum.evi_</w:t>
            </w:r>
            <w:proofErr w:type="gramStart"/>
            <w:r w:rsidRPr="004D1EDC">
              <w:rPr>
                <w:rFonts w:ascii="思源黑体 CN Normal" w:eastAsia="思源黑体 CN Normal" w:hAnsi="思源黑体 CN Normal"/>
                <w:color w:val="000000" w:themeColor="text1"/>
                <w:sz w:val="17"/>
                <w:szCs w:val="17"/>
              </w:rPr>
              <w:t>split.Predictive</w:t>
            </w:r>
            <w:proofErr w:type="spellEnd"/>
            <w:proofErr w:type="gram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a.evi_sum.evi_split.Prognostic</w:t>
            </w:r>
            <w:proofErr w:type="spell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a.evi_sum.evi_split.Diagnostic</w:t>
            </w:r>
            <w:proofErr w:type="spellEnd"/>
            <w:r w:rsidRPr="004D1EDC">
              <w:rPr>
                <w:rFonts w:ascii="思源黑体 CN Normal" w:eastAsia="思源黑体 CN Normal" w:hAnsi="思源黑体 CN Normal"/>
                <w:color w:val="000000" w:themeColor="text1"/>
                <w:sz w:val="17"/>
                <w:szCs w:val="17"/>
              </w:rPr>
              <w:t>)%}</w:t>
            </w:r>
          </w:p>
          <w:p w14:paraId="7B79B3EB" w14:textId="04122676"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_num_s</w:t>
            </w:r>
            <w:proofErr w:type="spellEnd"/>
            <w:r>
              <w:rPr>
                <w:rFonts w:ascii="思源黑体 CN Normal" w:eastAsia="思源黑体 CN Normal" w:hAnsi="思源黑体 CN Normal"/>
                <w:color w:val="000000" w:themeColor="text1"/>
                <w:sz w:val="17"/>
                <w:szCs w:val="17"/>
              </w:rPr>
              <w:t xml:space="preserve"> == 5%}</w:t>
            </w:r>
          </w:p>
          <w:p w14:paraId="6574EA13" w14:textId="2AC5855A"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I类-强临床意义</w:t>
            </w:r>
          </w:p>
          <w:p w14:paraId="76999C98" w14:textId="765970B1"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04526C4" w14:textId="5DCCC2ED"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sidRPr="00FD3DB6">
              <w:rPr>
                <w:rFonts w:cs="Times New Roman (正文 CS 字体)" w:hint="eastAsia"/>
                <w:snapToGrid w:val="0"/>
                <w:spacing w:val="6"/>
                <w:sz w:val="17"/>
                <w:szCs w:val="17"/>
              </w:rPr>
              <w:t>II类-潜在临床意义</w:t>
            </w:r>
          </w:p>
          <w:p w14:paraId="56BD2E88" w14:textId="2F0F8699"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9B563A5" w14:textId="70EAB1EB"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7E6D" w14:textId="7051A6C2"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III类-临床意义不明</w:t>
            </w:r>
          </w:p>
          <w:p w14:paraId="67AFCADA" w14:textId="302D7A01"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D9B49E9"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1D163CB"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48EE21D6"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475532" w14:textId="7294E655" w:rsidR="0021792D" w:rsidRPr="003C7868"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r>
      <w:tr w:rsidR="003C7868" w14:paraId="62C1B996" w14:textId="77777777" w:rsidTr="00D61AD6">
        <w:trPr>
          <w:trHeight w:val="340"/>
        </w:trPr>
        <w:tc>
          <w:tcPr>
            <w:tcW w:w="10159" w:type="dxa"/>
            <w:gridSpan w:val="4"/>
            <w:shd w:val="clear" w:color="auto" w:fill="auto"/>
            <w:tcMar>
              <w:top w:w="28" w:type="dxa"/>
              <w:bottom w:w="28" w:type="dxa"/>
            </w:tcMar>
            <w:vAlign w:val="center"/>
          </w:tcPr>
          <w:p w14:paraId="3F74111F" w14:textId="18F29DEA"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63CC5A2" w14:textId="044E1C98" w:rsidR="00986AD5" w:rsidRDefault="00B85C6E">
      <w:pPr>
        <w:rPr>
          <w:b/>
          <w:bCs/>
          <w:color w:val="31849B"/>
        </w:rPr>
      </w:pPr>
      <w:r>
        <w:rPr>
          <w:b/>
          <w:bCs/>
          <w:color w:val="31849B"/>
        </w:rPr>
        <w:t>3.</w:t>
      </w:r>
      <w:r w:rsidR="000D453D">
        <w:rPr>
          <w:b/>
          <w:bCs/>
          <w:color w:val="31849B"/>
        </w:rPr>
        <w:t>6</w:t>
      </w:r>
      <w:r>
        <w:rPr>
          <w:b/>
          <w:bCs/>
          <w:color w:val="31849B"/>
        </w:rPr>
        <w:t xml:space="preserve"> </w:t>
      </w:r>
      <w:r>
        <w:rPr>
          <w:rFonts w:hint="eastAsia"/>
          <w:b/>
          <w:bCs/>
          <w:color w:val="31849B"/>
        </w:rPr>
        <w:t>变异解读及基因介绍</w:t>
      </w:r>
    </w:p>
    <w:p w14:paraId="4476D668" w14:textId="03B94E8F" w:rsidR="00986AD5" w:rsidRPr="00906E69"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 xml:space="preserve">.1 </w:t>
      </w:r>
      <w:r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w:t>
            </w:r>
            <w:r>
              <w:rPr>
                <w:rFonts w:cs="Times New Roman (正文 CS 字体)" w:hint="eastAsia"/>
                <w:snapToGrid w:val="0"/>
                <w:spacing w:val="6"/>
                <w:sz w:val="18"/>
                <w:szCs w:val="18"/>
              </w:rPr>
              <w:lastRenderedPageBreak/>
              <w:t>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t>{%p endif%}</w:t>
            </w:r>
          </w:p>
        </w:tc>
      </w:tr>
    </w:tbl>
    <w:p w14:paraId="16F95A6C" w14:textId="1380A69A" w:rsidR="00986AD5"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w:t>
      </w:r>
      <w:r w:rsidRPr="00906E69">
        <w:rPr>
          <w:rFonts w:hint="eastAsia"/>
          <w:b/>
          <w:bCs/>
          <w:color w:val="31849B"/>
          <w:sz w:val="22"/>
          <w:szCs w:val="22"/>
        </w:rPr>
        <w:t>2</w:t>
      </w:r>
      <w:r w:rsidRPr="00906E69">
        <w:rPr>
          <w:b/>
          <w:bCs/>
          <w:color w:val="31849B"/>
          <w:sz w:val="22"/>
          <w:szCs w:val="22"/>
        </w:rPr>
        <w:t xml:space="preserve"> </w:t>
      </w:r>
      <w:r w:rsidRPr="00906E69">
        <w:rPr>
          <w:rFonts w:hint="eastAsia"/>
          <w:b/>
          <w:bCs/>
          <w:color w:val="31849B"/>
          <w:sz w:val="22"/>
          <w:szCs w:val="22"/>
        </w:rPr>
        <w:t>BRCA1和BRCA2基因</w:t>
      </w:r>
      <w:r w:rsidRPr="00906E69">
        <w:rPr>
          <w:rFonts w:cstheme="minorBidi" w:hint="eastAsia"/>
          <w:b/>
          <w:bCs/>
          <w:color w:val="31849B"/>
          <w:kern w:val="2"/>
          <w:sz w:val="22"/>
          <w:szCs w:val="22"/>
        </w:rPr>
        <w:t>致病性、疑似致病性胚系变异详细解读</w:t>
      </w:r>
    </w:p>
    <w:p w14:paraId="4A8B219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5694126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07714484"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70EA232" w14:textId="171842F0"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7954776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5E223E" w14:textId="71B2EBFD"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0344F52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875337C" w14:textId="2F0F73B6"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r w:rsidR="00986AD5" w14:paraId="523EAB0E"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7D186F"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9CAD82C"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5D3DD2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BD84B2F"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53C90305"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185B274"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11BEB9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ACEFFF8" w14:textId="072A3629" w:rsidR="00986AD5" w:rsidRPr="004A5103" w:rsidRDefault="003458DB" w:rsidP="003458DB">
            <w:pPr>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986AD5" w14:paraId="6433716B"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998A5A" w14:textId="77777777" w:rsidR="003458DB" w:rsidRDefault="00B85C6E" w:rsidP="003458DB">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sidR="003458DB" w:rsidRPr="0016078B">
              <w:rPr>
                <w:rFonts w:cs="Times New Roman (正文 CS 字体)"/>
                <w:snapToGrid w:val="0"/>
                <w:spacing w:val="6"/>
                <w:sz w:val="18"/>
                <w:szCs w:val="18"/>
              </w:rPr>
              <w:t xml:space="preserve">{% for b in </w:t>
            </w:r>
            <w:proofErr w:type="spellStart"/>
            <w:r w:rsidR="003458DB" w:rsidRPr="0016078B">
              <w:rPr>
                <w:rFonts w:cs="Times New Roman (正文 CS 字体)"/>
                <w:snapToGrid w:val="0"/>
                <w:spacing w:val="6"/>
                <w:sz w:val="18"/>
                <w:szCs w:val="18"/>
              </w:rPr>
              <w:t>a.evi_sum.evi_</w:t>
            </w:r>
            <w:proofErr w:type="gramStart"/>
            <w:r w:rsidR="003458DB" w:rsidRPr="0016078B">
              <w:rPr>
                <w:rFonts w:cs="Times New Roman (正文 CS 字体)"/>
                <w:snapToGrid w:val="0"/>
                <w:spacing w:val="6"/>
                <w:sz w:val="18"/>
                <w:szCs w:val="18"/>
              </w:rPr>
              <w:t>split.Predisposing</w:t>
            </w:r>
            <w:proofErr w:type="spellEnd"/>
            <w:proofErr w:type="gramEnd"/>
            <w:r w:rsidR="003458DB" w:rsidRPr="0016078B">
              <w:rPr>
                <w:rFonts w:cs="Times New Roman (正文 CS 字体)"/>
                <w:snapToGrid w:val="0"/>
                <w:spacing w:val="6"/>
                <w:sz w:val="18"/>
                <w:szCs w:val="18"/>
              </w:rPr>
              <w:t xml:space="preserve"> %}{{</w:t>
            </w:r>
            <w:proofErr w:type="spellStart"/>
            <w:r w:rsidR="003458DB" w:rsidRPr="0016078B">
              <w:rPr>
                <w:rFonts w:cs="Times New Roman (正文 CS 字体)"/>
                <w:snapToGrid w:val="0"/>
                <w:spacing w:val="6"/>
                <w:sz w:val="18"/>
                <w:szCs w:val="18"/>
              </w:rPr>
              <w:t>b.evi_interpretation</w:t>
            </w:r>
            <w:proofErr w:type="spellEnd"/>
            <w:r w:rsidR="003458DB" w:rsidRPr="0016078B">
              <w:rPr>
                <w:rFonts w:cs="Times New Roman (正文 CS 字体)"/>
                <w:snapToGrid w:val="0"/>
                <w:spacing w:val="6"/>
                <w:sz w:val="18"/>
                <w:szCs w:val="18"/>
              </w:rPr>
              <w:t xml:space="preserve"> |e}}{% </w:t>
            </w:r>
            <w:proofErr w:type="spellStart"/>
            <w:r w:rsidR="003458DB" w:rsidRPr="0016078B">
              <w:rPr>
                <w:rFonts w:cs="Times New Roman (正文 CS 字体)"/>
                <w:snapToGrid w:val="0"/>
                <w:spacing w:val="6"/>
                <w:sz w:val="18"/>
                <w:szCs w:val="18"/>
              </w:rPr>
              <w:t>endfor</w:t>
            </w:r>
            <w:proofErr w:type="spellEnd"/>
            <w:r w:rsidR="003458DB" w:rsidRPr="0016078B">
              <w:rPr>
                <w:rFonts w:cs="Times New Roman (正文 CS 字体)"/>
                <w:snapToGrid w:val="0"/>
                <w:spacing w:val="6"/>
                <w:sz w:val="18"/>
                <w:szCs w:val="18"/>
              </w:rPr>
              <w:t>%}</w:t>
            </w:r>
          </w:p>
          <w:p w14:paraId="12B5D184" w14:textId="645D83FF" w:rsidR="00986AD5" w:rsidRDefault="003458DB" w:rsidP="003458D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6263C34" w14:textId="77777777" w:rsidR="003458DB" w:rsidRDefault="003458DB" w:rsidP="003458DB">
      <w:pPr>
        <w:rPr>
          <w:sz w:val="18"/>
          <w:szCs w:val="18"/>
        </w:rPr>
      </w:pPr>
    </w:p>
    <w:p w14:paraId="23E06891"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31835B3" w14:textId="77777777" w:rsidR="003458DB" w:rsidRPr="00C805BE"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3C507330"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6761D57" w14:textId="5C83624D"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78D9168A"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55FD772" w14:textId="16B5512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r>
              <w:rPr>
                <w:rFonts w:cs="Times New Roman (正文 CS 字体)"/>
                <w:snapToGrid w:val="0"/>
                <w:spacing w:val="6"/>
                <w:sz w:val="18"/>
                <w:szCs w:val="18"/>
              </w:rPr>
              <w:t>-</w:t>
            </w:r>
          </w:p>
        </w:tc>
      </w:tr>
      <w:tr w:rsidR="003458DB" w14:paraId="056D4CED"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B429C27" w14:textId="23043140"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r w:rsidR="003458DB" w14:paraId="522A4F4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19E9C7" w14:textId="65E8B63A" w:rsidR="003458DB" w:rsidRP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3458DB" w14:paraId="24F58C3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472034E" w14:textId="5D57D222" w:rsid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524734C0" w14:textId="77777777" w:rsidR="003458DB" w:rsidRPr="00C805BE" w:rsidRDefault="003458DB" w:rsidP="003458DB">
      <w:pPr>
        <w:rPr>
          <w:sz w:val="18"/>
          <w:szCs w:val="18"/>
        </w:rPr>
      </w:pPr>
    </w:p>
    <w:p w14:paraId="10BF8CE2"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2493061E" w14:textId="0A60A268"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375E641F" w14:textId="1CC43475" w:rsidR="00986AD5" w:rsidRDefault="00B85C6E">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.3</w:t>
      </w:r>
      <w:r w:rsidRPr="00906E69">
        <w:rPr>
          <w:rFonts w:hint="eastAsia"/>
          <w:b/>
          <w:bCs/>
          <w:color w:val="31849B"/>
          <w:sz w:val="22"/>
          <w:szCs w:val="22"/>
        </w:rPr>
        <w:t>BRCA1和BRCA2基因</w:t>
      </w:r>
      <w:r w:rsidRPr="00906E69">
        <w:rPr>
          <w:rFonts w:cstheme="minorBidi" w:hint="eastAsia"/>
          <w:b/>
          <w:bCs/>
          <w:color w:val="31849B"/>
          <w:kern w:val="2"/>
          <w:sz w:val="22"/>
          <w:szCs w:val="22"/>
        </w:rPr>
        <w:t>意义不明确胚系变异详细解读</w:t>
      </w:r>
    </w:p>
    <w:p w14:paraId="4D26C2C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630AC5D9"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4D75C6C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B33CE15" w14:textId="5D9B5713"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5491AD86"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57C79D" w14:textId="6A12E8F4"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5E45F958"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BABF33" w14:textId="7EF3F989"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bl>
    <w:p w14:paraId="2FBA0994" w14:textId="77777777" w:rsidR="003458DB" w:rsidRDefault="003458DB" w:rsidP="003458DB">
      <w:pPr>
        <w:rPr>
          <w:sz w:val="18"/>
          <w:szCs w:val="18"/>
        </w:rPr>
      </w:pPr>
    </w:p>
    <w:p w14:paraId="0F0E45A4"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1925402" w14:textId="487906B6" w:rsidR="003458DB"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700B5E2C"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1C51034" w14:textId="03719D66"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59BBC1A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28C287" w14:textId="0368706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3458DB" w14:paraId="55B1E80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022E2B" w14:textId="7DE495E3"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26DD7240" w14:textId="77777777" w:rsidR="003458DB" w:rsidRPr="00C805BE" w:rsidRDefault="003458DB" w:rsidP="003458DB">
      <w:pPr>
        <w:rPr>
          <w:sz w:val="18"/>
          <w:szCs w:val="18"/>
        </w:rPr>
      </w:pPr>
    </w:p>
    <w:p w14:paraId="1874D399"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3D7B7B83" w14:textId="2F1DE272"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p>
    <w:p w14:paraId="0180A4CE" w14:textId="5C3E9BC2" w:rsidR="00DB43EC" w:rsidRDefault="00DB43EC" w:rsidP="00DB43EC">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w:t>
      </w:r>
      <w:r w:rsidRPr="00906E69">
        <w:rPr>
          <w:rFonts w:cstheme="minorBidi"/>
          <w:b/>
          <w:bCs/>
          <w:color w:val="31849B"/>
          <w:kern w:val="2"/>
          <w:sz w:val="22"/>
          <w:szCs w:val="22"/>
        </w:rPr>
        <w:t>4</w:t>
      </w:r>
      <w:r w:rsidRPr="00906E69">
        <w:rPr>
          <w:rFonts w:hint="eastAsia"/>
          <w:b/>
          <w:bCs/>
          <w:color w:val="31849B"/>
          <w:sz w:val="22"/>
          <w:szCs w:val="22"/>
        </w:rPr>
        <w:t xml:space="preserve"> BRCA1和BRCA2</w:t>
      </w:r>
      <w:r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600D81B5"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5</w:t>
      </w:r>
      <w:r>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lastRenderedPageBreak/>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0092DF3E"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6</w:t>
      </w:r>
      <w:r>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4" w:name="Germline_Variants_GeTable_remove"/>
      <w:r>
        <w:rPr>
          <w:rFonts w:cs="Menlo"/>
          <w:snapToGrid w:val="0"/>
          <w:color w:val="FF0000"/>
          <w:sz w:val="18"/>
          <w:szCs w:val="18"/>
        </w:rPr>
        <w:br w:type="page"/>
      </w:r>
    </w:p>
    <w:p w14:paraId="78B29761" w14:textId="62939D6A" w:rsidR="00986AD5" w:rsidRDefault="00B85C6E">
      <w:pPr>
        <w:rPr>
          <w:rFonts w:cs="Menlo"/>
          <w:snapToGrid w:val="0"/>
          <w:color w:val="404040"/>
          <w:sz w:val="18"/>
          <w:szCs w:val="18"/>
        </w:rPr>
      </w:pPr>
      <w:r>
        <w:rPr>
          <w:rFonts w:cstheme="minorBidi"/>
          <w:b/>
          <w:bCs/>
          <w:color w:val="31849B"/>
          <w:kern w:val="2"/>
        </w:rPr>
        <w:lastRenderedPageBreak/>
        <w:t>3.</w:t>
      </w:r>
      <w:r w:rsidR="009E2B23">
        <w:rPr>
          <w:rFonts w:cstheme="minorBidi"/>
          <w:b/>
          <w:bCs/>
          <w:color w:val="31849B"/>
          <w:kern w:val="2"/>
        </w:rPr>
        <w:t>7</w:t>
      </w:r>
      <w:r>
        <w:rPr>
          <w:rFonts w:cstheme="minorBidi"/>
          <w:b/>
          <w:bCs/>
          <w:color w:val="31849B"/>
          <w:kern w:val="2"/>
        </w:rPr>
        <w:t xml:space="preserve">. </w:t>
      </w:r>
      <w:r>
        <w:rPr>
          <w:rFonts w:cstheme="minorBidi" w:hint="eastAsia"/>
          <w:b/>
          <w:bCs/>
          <w:color w:val="31849B"/>
          <w:kern w:val="2"/>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77777777" w:rsidR="00986AD5" w:rsidRDefault="00986AD5">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5"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6" w:name="QC_TumorPercent"/>
            <w:bookmarkEnd w:id="16"/>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7" w:name="QC_DNAVol"/>
            <w:bookmarkEnd w:id="17"/>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8" w:name="QC_AMP_Total_Qty"/>
            <w:bookmarkEnd w:id="18"/>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19" w:name="QC_MEAN_DP"/>
            <w:bookmarkEnd w:id="19"/>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0" w:name="QC_InsertSize"/>
            <w:bookmarkEnd w:id="20"/>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1" w:name="QC_DP_GE_20_PCT"/>
            <w:bookmarkEnd w:id="21"/>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2" w:name="QC_MappingPercent"/>
            <w:bookmarkEnd w:id="22"/>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3" w:name="QC_QCResult"/>
            <w:bookmarkEnd w:id="23"/>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5"/>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4" w:name="Sample_Main_Qc_footnote"/>
      <w:bookmarkEnd w:id="24"/>
    </w:p>
    <w:p w14:paraId="3126414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恶性肿瘤细胞占比：经HE染色评估，该样本中恶性肿瘤细胞占比。</w:t>
      </w:r>
      <w:r>
        <w:rPr>
          <w:rFonts w:ascii="微软雅黑" w:hAnsi="微软雅黑" w:cs="Times New Roman" w:hint="eastAsia"/>
          <w:b w:val="0"/>
          <w:bCs/>
          <w:snapToGrid w:val="0"/>
          <w:color w:val="auto"/>
          <w:spacing w:val="6"/>
          <w:sz w:val="16"/>
          <w:szCs w:val="16"/>
        </w:rPr>
        <w:t>如果检测样本的恶性肿瘤细胞占比低于30%，可能影响HRD检测结果的准确性</w:t>
      </w:r>
      <w:r>
        <w:rPr>
          <w:rFonts w:ascii="微软雅黑" w:hAnsi="微软雅黑" w:cs="Times New Roman"/>
          <w:b w:val="0"/>
          <w:bCs/>
          <w:snapToGrid w:val="0"/>
          <w:color w:val="auto"/>
          <w:spacing w:val="6"/>
          <w:sz w:val="16"/>
          <w:szCs w:val="16"/>
        </w:rPr>
        <w:t>。</w:t>
      </w:r>
    </w:p>
    <w:p w14:paraId="23A3B73C"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DNA总量：送检样本提取的DNA总量。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40219A0C" w14:textId="7777777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77777777" w:rsidR="00986AD5" w:rsidRDefault="00B85C6E">
      <w:pPr>
        <w:rPr>
          <w:rFonts w:cs="Menlo"/>
          <w:snapToGrid w:val="0"/>
          <w:color w:val="404040"/>
          <w:sz w:val="18"/>
          <w:szCs w:val="18"/>
        </w:rPr>
      </w:pPr>
      <w:r>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5" w:name="Detaction_Declaration_Table1_name"/>
            <w:bookmarkStart w:id="26" w:name="Detaction_Declaration_Table1"/>
            <w:bookmarkEnd w:id="25"/>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710A6A95" w14:textId="401667F6" w:rsidR="00986AD5" w:rsidRDefault="00B85C6E">
      <w:pPr>
        <w:spacing w:before="60" w:after="120"/>
        <w:ind w:firstLineChars="250" w:firstLine="480"/>
        <w:rPr>
          <w:snapToGrid w:val="0"/>
          <w:spacing w:val="6"/>
          <w:sz w:val="18"/>
          <w:szCs w:val="18"/>
        </w:rPr>
      </w:pPr>
      <w:bookmarkStart w:id="27" w:name="Detaction_Declaration_val1"/>
      <w:bookmarkEnd w:id="26"/>
      <w:bookmarkEnd w:id="27"/>
      <w:r>
        <w:rPr>
          <w:rFonts w:hint="eastAsia"/>
          <w:snapToGrid w:val="0"/>
          <w:spacing w:val="6"/>
          <w:sz w:val="18"/>
          <w:szCs w:val="18"/>
        </w:rPr>
        <w:t>本次检测是采用扩增子建库技术和高通量测序技术（NGS）对样本进行检测。</w:t>
      </w:r>
    </w:p>
    <w:p w14:paraId="37A7D32F" w14:textId="77777777" w:rsidR="00986AD5" w:rsidRDefault="00B85C6E">
      <w:pPr>
        <w:spacing w:before="60" w:after="120"/>
        <w:ind w:firstLineChars="250" w:firstLine="480"/>
        <w:rPr>
          <w:snapToGrid w:val="0"/>
          <w:spacing w:val="6"/>
          <w:sz w:val="18"/>
          <w:szCs w:val="18"/>
        </w:rPr>
      </w:pPr>
      <w:r>
        <w:rPr>
          <w:rFonts w:hint="eastAsia"/>
          <w:snapToGrid w:val="0"/>
          <w:spacing w:val="6"/>
          <w:sz w:val="18"/>
          <w:szCs w:val="18"/>
        </w:rPr>
        <w:t>本检测可以检测BRCA1和BRCA2基因全编码区（包括BRCA1基因（NM_007294）外显子2、3、5~24，BRCA2基因（NM_000059）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C5D920F" w14:textId="77777777" w:rsidR="00986AD5" w:rsidRDefault="00B85C6E">
      <w:pPr>
        <w:spacing w:before="60" w:after="120"/>
        <w:ind w:firstLineChars="250" w:firstLine="450"/>
        <w:rPr>
          <w:snapToGrid w:val="0"/>
          <w:spacing w:val="6"/>
          <w:sz w:val="18"/>
          <w:szCs w:val="18"/>
        </w:rPr>
      </w:pPr>
      <w:r>
        <w:rPr>
          <w:rFonts w:ascii="思源黑体 CN Normal" w:eastAsia="思源黑体 CN Normal" w:hAnsi="思源黑体 CN Normal" w:hint="eastAsia"/>
          <w:sz w:val="18"/>
          <w:szCs w:val="18"/>
        </w:rPr>
        <w:t>附赠检测可同时检测目标基因（详见基因列表）的单核苷酸变异（SNV）、小片段插入/缺失变异（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8" w:name="Detaction_Declaration_Table2_name"/>
            <w:bookmarkEnd w:id="28"/>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0DC68ADE"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4CA2D02"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2B2D6EB5"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08FCEC73"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07B152"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本检测的BRCA1和BRCA2基因胚系变异检测限为25%，低于此检测限，无法检出；不适用于低比例体细胞嵌合情况的样本检测，如遇到此类样本，可能存在漏检风险。</w:t>
      </w:r>
    </w:p>
    <w:p w14:paraId="442A83CF"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E0F810E"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23D6BC4C" w14:textId="1C9B1AB3"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A0268B">
        <w:rPr>
          <w:rFonts w:hint="eastAsia"/>
          <w:snapToGrid w:val="0"/>
          <w:spacing w:val="6"/>
          <w:sz w:val="18"/>
          <w:szCs w:val="18"/>
        </w:rPr>
        <w:t>，</w:t>
      </w:r>
      <w:r>
        <w:rPr>
          <w:rFonts w:hint="eastAsia"/>
          <w:snapToGrid w:val="0"/>
          <w:spacing w:val="6"/>
          <w:sz w:val="18"/>
          <w:szCs w:val="18"/>
        </w:rPr>
        <w:t>检测性能可能因样本降解程度受到影响，不适用于主要片段分布&lt;500 bp的样本检测，</w:t>
      </w:r>
      <w:r>
        <w:rPr>
          <w:rFonts w:ascii="思源黑体 CN Normal" w:eastAsia="思源黑体 CN Normal" w:hAnsi="思源黑体 CN Normal" w:hint="eastAsia"/>
          <w:sz w:val="18"/>
          <w:szCs w:val="18"/>
        </w:rPr>
        <w:t>当插入/缺失区域发生在产品连续的两条探针的引物上时，可能导致假阴性结果。</w:t>
      </w:r>
    </w:p>
    <w:p w14:paraId="00026AA8"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7C26799"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780D5E1A" w14:textId="77777777" w:rsidR="00986AD5" w:rsidRDefault="00986AD5">
      <w:pPr>
        <w:adjustRightInd w:val="0"/>
        <w:snapToGrid w:val="0"/>
        <w:spacing w:before="60" w:after="120" w:line="300" w:lineRule="exact"/>
        <w:ind w:left="400"/>
        <w:rPr>
          <w:snapToGrid w:val="0"/>
          <w:spacing w:val="6"/>
          <w:sz w:val="18"/>
          <w:szCs w:val="18"/>
        </w:rPr>
      </w:pPr>
    </w:p>
    <w:p w14:paraId="33E00D72" w14:textId="77777777" w:rsidR="00986AD5" w:rsidRDefault="00B85C6E">
      <w:pPr>
        <w:rPr>
          <w:rFonts w:cstheme="minorBidi"/>
          <w:b/>
          <w:bCs/>
          <w:color w:val="31849B"/>
          <w:kern w:val="2"/>
        </w:rPr>
      </w:pPr>
      <w:r>
        <w:rPr>
          <w:rFonts w:cstheme="minorBidi"/>
          <w:b/>
          <w:bCs/>
          <w:color w:val="31849B"/>
          <w:kern w:val="2"/>
        </w:rPr>
        <w:t xml:space="preserve">5. </w:t>
      </w:r>
      <w:r>
        <w:rPr>
          <w:rFonts w:cstheme="minorBidi" w:hint="eastAsia"/>
          <w:b/>
          <w:bCs/>
          <w:color w:val="31849B"/>
          <w:kern w:val="2"/>
        </w:rPr>
        <w:t>基因列表</w:t>
      </w:r>
    </w:p>
    <w:p w14:paraId="3570ADF3" w14:textId="77777777" w:rsidR="00986AD5" w:rsidRDefault="00B85C6E">
      <w:pPr>
        <w:rPr>
          <w:rFonts w:cstheme="minorBidi"/>
          <w:b/>
          <w:bCs/>
          <w:color w:val="31849B"/>
          <w:kern w:val="2"/>
        </w:rPr>
      </w:pPr>
      <w:r>
        <w:rPr>
          <w:rFonts w:cstheme="minorBidi"/>
          <w:b/>
          <w:bCs/>
          <w:color w:val="31849B"/>
          <w:kern w:val="2"/>
        </w:rPr>
        <w:t xml:space="preserve">5.1 </w:t>
      </w:r>
      <w:r>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703"/>
        <w:gridCol w:w="1991"/>
        <w:gridCol w:w="6719"/>
      </w:tblGrid>
      <w:tr w:rsidR="00986AD5" w14:paraId="4D5FC2CF" w14:textId="77777777">
        <w:trPr>
          <w:trHeight w:val="90"/>
        </w:trPr>
        <w:tc>
          <w:tcPr>
            <w:tcW w:w="1703"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trPr>
          <w:trHeight w:val="90"/>
        </w:trPr>
        <w:tc>
          <w:tcPr>
            <w:tcW w:w="1703"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trPr>
          <w:trHeight w:val="90"/>
        </w:trPr>
        <w:tc>
          <w:tcPr>
            <w:tcW w:w="1703"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trPr>
          <w:trHeight w:val="90"/>
        </w:trPr>
        <w:tc>
          <w:tcPr>
            <w:tcW w:w="10413"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77777777" w:rsidR="00986AD5" w:rsidRDefault="00B85C6E">
      <w:pPr>
        <w:rPr>
          <w:rFonts w:cstheme="minorBidi"/>
          <w:b/>
          <w:bCs/>
          <w:color w:val="31849B"/>
          <w:kern w:val="2"/>
        </w:rPr>
      </w:pPr>
      <w:r>
        <w:rPr>
          <w:rFonts w:cstheme="minorBidi"/>
          <w:b/>
          <w:bCs/>
          <w:color w:val="31849B"/>
          <w:kern w:val="2"/>
        </w:rPr>
        <w:lastRenderedPageBreak/>
        <w:t xml:space="preserve">5.2 </w:t>
      </w:r>
      <w:r>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703"/>
        <w:gridCol w:w="1991"/>
        <w:gridCol w:w="6719"/>
      </w:tblGrid>
      <w:tr w:rsidR="00986AD5" w:rsidRPr="00C672ED" w14:paraId="730075B5" w14:textId="77777777">
        <w:trPr>
          <w:trHeight w:val="90"/>
        </w:trPr>
        <w:tc>
          <w:tcPr>
            <w:tcW w:w="1703"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trPr>
          <w:trHeight w:val="90"/>
        </w:trPr>
        <w:tc>
          <w:tcPr>
            <w:tcW w:w="1703"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91"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719"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trPr>
          <w:trHeight w:val="90"/>
        </w:trPr>
        <w:tc>
          <w:tcPr>
            <w:tcW w:w="1703"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91"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719"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trPr>
          <w:trHeight w:val="90"/>
        </w:trPr>
        <w:tc>
          <w:tcPr>
            <w:tcW w:w="1703"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trPr>
          <w:trHeight w:val="90"/>
        </w:trPr>
        <w:tc>
          <w:tcPr>
            <w:tcW w:w="1703"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trPr>
          <w:trHeight w:val="90"/>
        </w:trPr>
        <w:tc>
          <w:tcPr>
            <w:tcW w:w="1703"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91"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719"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trPr>
          <w:trHeight w:val="90"/>
        </w:trPr>
        <w:tc>
          <w:tcPr>
            <w:tcW w:w="1703"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91"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719"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trPr>
          <w:trHeight w:val="90"/>
        </w:trPr>
        <w:tc>
          <w:tcPr>
            <w:tcW w:w="1703"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91"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719"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trPr>
          <w:trHeight w:val="90"/>
        </w:trPr>
        <w:tc>
          <w:tcPr>
            <w:tcW w:w="1703"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91"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719"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trPr>
          <w:trHeight w:val="90"/>
        </w:trPr>
        <w:tc>
          <w:tcPr>
            <w:tcW w:w="1703"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91"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719"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trPr>
          <w:trHeight w:val="90"/>
        </w:trPr>
        <w:tc>
          <w:tcPr>
            <w:tcW w:w="1703"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91"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719"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trPr>
          <w:trHeight w:val="90"/>
        </w:trPr>
        <w:tc>
          <w:tcPr>
            <w:tcW w:w="1703"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91"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719"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trPr>
          <w:trHeight w:val="90"/>
        </w:trPr>
        <w:tc>
          <w:tcPr>
            <w:tcW w:w="1703"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91"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719"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trPr>
          <w:trHeight w:val="90"/>
        </w:trPr>
        <w:tc>
          <w:tcPr>
            <w:tcW w:w="1703"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91"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719"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trPr>
          <w:trHeight w:val="90"/>
        </w:trPr>
        <w:tc>
          <w:tcPr>
            <w:tcW w:w="1703"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91"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719"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trPr>
          <w:trHeight w:val="90"/>
        </w:trPr>
        <w:tc>
          <w:tcPr>
            <w:tcW w:w="1703"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91"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719"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trPr>
          <w:trHeight w:val="90"/>
        </w:trPr>
        <w:tc>
          <w:tcPr>
            <w:tcW w:w="1703"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91"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719"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trPr>
          <w:trHeight w:val="90"/>
        </w:trPr>
        <w:tc>
          <w:tcPr>
            <w:tcW w:w="1703"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91"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719"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trPr>
          <w:trHeight w:val="90"/>
        </w:trPr>
        <w:tc>
          <w:tcPr>
            <w:tcW w:w="1703"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91"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719"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trPr>
          <w:trHeight w:val="90"/>
        </w:trPr>
        <w:tc>
          <w:tcPr>
            <w:tcW w:w="1703"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91"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719"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trPr>
          <w:trHeight w:val="90"/>
        </w:trPr>
        <w:tc>
          <w:tcPr>
            <w:tcW w:w="1703"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91"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719"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trPr>
          <w:trHeight w:val="90"/>
        </w:trPr>
        <w:tc>
          <w:tcPr>
            <w:tcW w:w="10413"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77777777" w:rsidR="00986AD5" w:rsidRDefault="00986AD5">
      <w:pPr>
        <w:rPr>
          <w:rFonts w:cstheme="minorBidi"/>
          <w:b/>
          <w:bCs/>
          <w:color w:val="31849B"/>
          <w:kern w:val="2"/>
        </w:rPr>
      </w:pPr>
    </w:p>
    <w:tbl>
      <w:tblPr>
        <w:tblStyle w:val="1fb"/>
        <w:tblW w:w="10479" w:type="dxa"/>
        <w:tblLook w:val="04A0" w:firstRow="1" w:lastRow="0" w:firstColumn="1" w:lastColumn="0" w:noHBand="0" w:noVBand="1"/>
      </w:tblPr>
      <w:tblGrid>
        <w:gridCol w:w="1712"/>
        <w:gridCol w:w="8767"/>
      </w:tblGrid>
      <w:tr w:rsidR="00986AD5" w14:paraId="72748840" w14:textId="77777777">
        <w:trPr>
          <w:trHeight w:val="319"/>
        </w:trPr>
        <w:tc>
          <w:tcPr>
            <w:tcW w:w="10479" w:type="dxa"/>
            <w:gridSpan w:val="2"/>
            <w:vAlign w:val="center"/>
          </w:tcPr>
          <w:p w14:paraId="68D29A40" w14:textId="77777777" w:rsidR="00986AD5" w:rsidRPr="00BF3DCC" w:rsidRDefault="00B85C6E">
            <w:pPr>
              <w:rPr>
                <w:rFonts w:cs="Calibri"/>
                <w:color w:val="000000"/>
                <w:sz w:val="18"/>
                <w:szCs w:val="18"/>
              </w:rPr>
            </w:pPr>
            <w:r w:rsidRPr="00BF3DCC">
              <w:rPr>
                <w:rFonts w:cs="Calibri" w:hint="eastAsia"/>
                <w:color w:val="000000"/>
                <w:sz w:val="18"/>
                <w:szCs w:val="18"/>
              </w:rPr>
              <w:t>基因组瘢痕评分（</w:t>
            </w:r>
            <w:r w:rsidRPr="00BF3DCC">
              <w:rPr>
                <w:rFonts w:cs="Calibri"/>
                <w:color w:val="000000"/>
                <w:sz w:val="18"/>
                <w:szCs w:val="18"/>
              </w:rPr>
              <w:t>GSS</w:t>
            </w:r>
            <w:r w:rsidRPr="00BF3DCC">
              <w:rPr>
                <w:rFonts w:cs="Calibri" w:hint="eastAsia"/>
                <w:color w:val="000000"/>
                <w:sz w:val="18"/>
                <w:szCs w:val="18"/>
              </w:rPr>
              <w:t>）</w:t>
            </w:r>
          </w:p>
        </w:tc>
      </w:tr>
      <w:tr w:rsidR="00986AD5" w14:paraId="23B34771" w14:textId="77777777">
        <w:trPr>
          <w:trHeight w:val="328"/>
        </w:trPr>
        <w:tc>
          <w:tcPr>
            <w:tcW w:w="1712" w:type="dxa"/>
            <w:vAlign w:val="center"/>
          </w:tcPr>
          <w:p w14:paraId="7B9BFAE1" w14:textId="77777777" w:rsidR="00986AD5" w:rsidRPr="00BF3DCC" w:rsidRDefault="00B85C6E">
            <w:pPr>
              <w:rPr>
                <w:rFonts w:cs="Calibri"/>
                <w:color w:val="000000"/>
                <w:sz w:val="18"/>
                <w:szCs w:val="18"/>
              </w:rPr>
            </w:pPr>
            <w:r w:rsidRPr="00BF3DCC">
              <w:rPr>
                <w:rFonts w:cs="Calibri" w:hint="eastAsia"/>
                <w:color w:val="000000"/>
                <w:sz w:val="18"/>
                <w:szCs w:val="18"/>
              </w:rPr>
              <w:t>检测范围</w:t>
            </w:r>
          </w:p>
        </w:tc>
        <w:tc>
          <w:tcPr>
            <w:tcW w:w="8767" w:type="dxa"/>
            <w:vAlign w:val="center"/>
          </w:tcPr>
          <w:p w14:paraId="29F47EDA" w14:textId="77777777" w:rsidR="00986AD5" w:rsidRPr="00BF3DCC" w:rsidRDefault="00B85C6E">
            <w:pPr>
              <w:rPr>
                <w:rFonts w:cs="Calibri"/>
                <w:color w:val="000000"/>
                <w:sz w:val="18"/>
                <w:szCs w:val="18"/>
              </w:rPr>
            </w:pPr>
            <w:r w:rsidRPr="00BF3DCC">
              <w:rPr>
                <w:rFonts w:cs="Calibri" w:hint="eastAsia"/>
                <w:color w:val="000000"/>
                <w:sz w:val="18"/>
                <w:szCs w:val="18"/>
              </w:rPr>
              <w:t>全基因组的</w:t>
            </w:r>
            <w:r w:rsidRPr="00BF3DCC">
              <w:rPr>
                <w:rFonts w:cs="Calibri"/>
                <w:color w:val="000000"/>
                <w:sz w:val="18"/>
                <w:szCs w:val="18"/>
              </w:rPr>
              <w:t>SNPs</w:t>
            </w:r>
            <w:r w:rsidRPr="00BF3DCC">
              <w:rPr>
                <w:rFonts w:cs="Calibri" w:hint="eastAsia"/>
                <w:color w:val="000000"/>
                <w:sz w:val="18"/>
                <w:szCs w:val="18"/>
              </w:rPr>
              <w:t>位点</w:t>
            </w:r>
          </w:p>
        </w:tc>
      </w:tr>
    </w:tbl>
    <w:p w14:paraId="4168B10B" w14:textId="77777777" w:rsidR="00986AD5" w:rsidRDefault="00986AD5">
      <w:pPr>
        <w:adjustRightInd w:val="0"/>
        <w:snapToGrid w:val="0"/>
        <w:spacing w:before="60" w:after="120" w:line="300" w:lineRule="exact"/>
        <w:rPr>
          <w:snapToGrid w:val="0"/>
          <w:sz w:val="10"/>
          <w:szCs w:val="10"/>
        </w:rPr>
      </w:pPr>
      <w:bookmarkStart w:id="29" w:name="Gene_List_Table1_Row"/>
      <w:bookmarkEnd w:id="14"/>
      <w:bookmarkEnd w:id="29"/>
    </w:p>
    <w:sectPr w:rsidR="00986AD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47CAF" w14:textId="77777777" w:rsidR="00681526" w:rsidRDefault="00681526">
      <w:r>
        <w:separator/>
      </w:r>
    </w:p>
  </w:endnote>
  <w:endnote w:type="continuationSeparator" w:id="0">
    <w:p w14:paraId="3EC37AB4" w14:textId="77777777" w:rsidR="00681526" w:rsidRDefault="00681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387124B8"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241CDF">
      <w:rPr>
        <w:rFonts w:ascii="微软雅黑" w:eastAsia="微软雅黑" w:hAnsi="微软雅黑"/>
        <w:noProof/>
        <w:color w:val="0D0D0D" w:themeColor="text1" w:themeTint="F2"/>
        <w:sz w:val="16"/>
        <w:szCs w:val="16"/>
      </w:rPr>
      <w:t>20</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057E2" w14:textId="77777777" w:rsidR="00681526" w:rsidRDefault="00681526">
      <w:r>
        <w:separator/>
      </w:r>
    </w:p>
  </w:footnote>
  <w:footnote w:type="continuationSeparator" w:id="0">
    <w:p w14:paraId="0F064FA4" w14:textId="77777777" w:rsidR="00681526" w:rsidRDefault="00681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214311A2"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Pr>
        <w:rFonts w:hint="eastAsia"/>
        <w:sz w:val="16"/>
        <w:szCs w:val="16"/>
      </w:rPr>
      <w:t>样本编号：{{</w:t>
    </w:r>
    <w:proofErr w:type="spellStart"/>
    <w:r>
      <w:rPr>
        <w:sz w:val="16"/>
        <w:szCs w:val="16"/>
      </w:rPr>
      <w:t>sample.sample_id</w:t>
    </w:r>
    <w:proofErr w:type="spellEnd"/>
    <w:r>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3" w15:restartNumberingAfterBreak="0">
    <w:nsid w:val="E721755C"/>
    <w:multiLevelType w:val="singleLevel"/>
    <w:tmpl w:val="E721755C"/>
    <w:lvl w:ilvl="0">
      <w:start w:val="1"/>
      <w:numFmt w:val="decimal"/>
      <w:suff w:val="space"/>
      <w:lvlText w:val="%1."/>
      <w:lvlJc w:val="left"/>
    </w:lvl>
  </w:abstractNum>
  <w:abstractNum w:abstractNumId="4" w15:restartNumberingAfterBreak="0">
    <w:nsid w:val="EC379BEA"/>
    <w:multiLevelType w:val="singleLevel"/>
    <w:tmpl w:val="EC379BEA"/>
    <w:lvl w:ilvl="0">
      <w:start w:val="1"/>
      <w:numFmt w:val="decimal"/>
      <w:suff w:val="space"/>
      <w:lvlText w:val="%1."/>
      <w:lvlJc w:val="left"/>
    </w:lvl>
  </w:abstractNum>
  <w:abstractNum w:abstractNumId="5"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4"/>
  </w:num>
  <w:num w:numId="3">
    <w:abstractNumId w:val="3"/>
  </w:num>
  <w:num w:numId="4">
    <w:abstractNumId w:val="2"/>
  </w:num>
  <w:num w:numId="5">
    <w:abstractNumId w:val="1"/>
  </w:num>
  <w:num w:numId="6">
    <w:abstractNumId w:val="0"/>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69"/>
    <w:rsid w:val="000A3DC1"/>
    <w:rsid w:val="000A48A5"/>
    <w:rsid w:val="000A48D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1CDF"/>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2E40"/>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1526"/>
    <w:rsid w:val="00682F2A"/>
    <w:rsid w:val="006835C0"/>
    <w:rsid w:val="0068370C"/>
    <w:rsid w:val="00684279"/>
    <w:rsid w:val="00684F7D"/>
    <w:rsid w:val="0068633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6B0"/>
    <w:rsid w:val="00720570"/>
    <w:rsid w:val="00720887"/>
    <w:rsid w:val="00722052"/>
    <w:rsid w:val="007225B9"/>
    <w:rsid w:val="00722847"/>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50F3"/>
    <w:rsid w:val="0075644E"/>
    <w:rsid w:val="0075654C"/>
    <w:rsid w:val="0075655E"/>
    <w:rsid w:val="00756B00"/>
    <w:rsid w:val="00757BD4"/>
    <w:rsid w:val="00760C6B"/>
    <w:rsid w:val="0076166B"/>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23D1"/>
    <w:rsid w:val="008C27FB"/>
    <w:rsid w:val="008C2C01"/>
    <w:rsid w:val="008C2D1F"/>
    <w:rsid w:val="008C33BC"/>
    <w:rsid w:val="008C4386"/>
    <w:rsid w:val="008C4798"/>
    <w:rsid w:val="008C4DD2"/>
    <w:rsid w:val="008C56F9"/>
    <w:rsid w:val="008C58EF"/>
    <w:rsid w:val="008C5C06"/>
    <w:rsid w:val="008D0381"/>
    <w:rsid w:val="008D0F11"/>
    <w:rsid w:val="008D1D17"/>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328A"/>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86AD5"/>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20</Pages>
  <Words>3558</Words>
  <Characters>20281</Characters>
  <Application>Microsoft Office Word</Application>
  <DocSecurity>0</DocSecurity>
  <Lines>169</Lines>
  <Paragraphs>47</Paragraphs>
  <ScaleCrop>false</ScaleCrop>
  <Company/>
  <LinksUpToDate>false</LinksUpToDate>
  <CharactersWithSpaces>23792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371</cp:revision>
  <cp:lastPrinted>2021-04-20T17:15:00Z</cp:lastPrinted>
  <dcterms:created xsi:type="dcterms:W3CDTF">2023-04-07T00:37:00Z</dcterms:created>
  <dcterms:modified xsi:type="dcterms:W3CDTF">2025-12-18T06:47:00Z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