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90BFBE" w14:textId="6A11E1AF" w:rsidR="006E3CD8" w:rsidRDefault="00C77C6C">
      <w:pPr>
        <w:rPr>
          <w:rFonts w:cs="Menlo"/>
          <w:snapToGrid w:val="0"/>
          <w:color w:val="404040"/>
          <w:sz w:val="18"/>
          <w:szCs w:val="18"/>
        </w:rPr>
      </w:pPr>
      <w:ins w:id="0" w:author="陈艳芳" w:date="2025-12-10T23:28:00Z">
        <w:r>
          <w:rPr>
            <w:noProof/>
          </w:rPr>
          <w:drawing>
            <wp:anchor distT="0" distB="0" distL="114300" distR="114300" simplePos="0" relativeHeight="251659264" behindDoc="0" locked="0" layoutInCell="1" allowOverlap="1" wp14:anchorId="4B0BDA87" wp14:editId="07B3417E">
              <wp:simplePos x="0" y="0"/>
              <wp:positionH relativeFrom="column">
                <wp:posOffset>-532765</wp:posOffset>
              </wp:positionH>
              <wp:positionV relativeFrom="paragraph">
                <wp:posOffset>-414020</wp:posOffset>
              </wp:positionV>
              <wp:extent cx="7552800" cy="10684800"/>
              <wp:effectExtent l="0" t="0" r="0" b="2540"/>
              <wp:wrapNone/>
              <wp:docPr id="3" name="图片 3" descr="C:/Users/chenyf/Desktop/图片1.png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C:/Users/chenyf/Desktop/图片1.png图片1"/>
                      <pic:cNvPicPr>
                        <a:picLocks noChangeAspect="1"/>
                      </pic:cNvPicPr>
                    </pic:nvPicPr>
                    <pic:blipFill>
                      <a:blip r:embed="rId8"/>
                      <a:srcRect t="17" b="17"/>
                      <a:stretch>
                        <a:fillRect/>
                      </a:stretch>
                    </pic:blipFill>
                    <pic:spPr>
                      <a:xfrm>
                        <a:off x="0" y="0"/>
                        <a:ext cx="7552800" cy="10684800"/>
                      </a:xfrm>
                      <a:prstGeom prst="rect">
                        <a:avLst/>
                      </a:prstGeom>
                    </pic:spPr>
                  </pic:pic>
                </a:graphicData>
              </a:graphic>
              <wp14:sizeRelH relativeFrom="margin">
                <wp14:pctWidth>0</wp14:pctWidth>
              </wp14:sizeRelH>
              <wp14:sizeRelV relativeFrom="margin">
                <wp14:pctHeight>0</wp14:pctHeight>
              </wp14:sizeRelV>
            </wp:anchor>
          </w:drawing>
        </w:r>
      </w:ins>
    </w:p>
    <w:p w14:paraId="301898DE" w14:textId="77777777" w:rsidR="006E3CD8" w:rsidRDefault="006E3CD8">
      <w:pPr>
        <w:rPr>
          <w:rFonts w:cs="Menlo"/>
          <w:snapToGrid w:val="0"/>
          <w:color w:val="404040"/>
          <w:sz w:val="18"/>
          <w:szCs w:val="18"/>
        </w:rPr>
      </w:pPr>
    </w:p>
    <w:p w14:paraId="3AAD4302" w14:textId="77777777" w:rsidR="006E3CD8" w:rsidRDefault="006E3CD8">
      <w:pPr>
        <w:rPr>
          <w:snapToGrid w:val="0"/>
        </w:rPr>
      </w:pPr>
    </w:p>
    <w:p w14:paraId="23F06CB5" w14:textId="77777777" w:rsidR="006E3CD8" w:rsidRDefault="006E3CD8">
      <w:pPr>
        <w:rPr>
          <w:snapToGrid w:val="0"/>
          <w:color w:val="595959" w:themeColor="text1" w:themeTint="A6"/>
          <w:sz w:val="20"/>
          <w:szCs w:val="20"/>
        </w:rPr>
      </w:pPr>
    </w:p>
    <w:p w14:paraId="59873272" w14:textId="77777777" w:rsidR="006E3CD8" w:rsidRDefault="006E3CD8">
      <w:pPr>
        <w:rPr>
          <w:snapToGrid w:val="0"/>
          <w:sz w:val="20"/>
          <w:szCs w:val="20"/>
        </w:rPr>
      </w:pPr>
    </w:p>
    <w:p w14:paraId="32A71F53" w14:textId="77777777" w:rsidR="006E3CD8" w:rsidRDefault="006E3CD8">
      <w:pPr>
        <w:rPr>
          <w:snapToGrid w:val="0"/>
          <w:color w:val="595959" w:themeColor="text1" w:themeTint="A6"/>
          <w:sz w:val="16"/>
          <w:szCs w:val="16"/>
        </w:rPr>
      </w:pPr>
      <w:bookmarkStart w:id="1" w:name="ImprintMainBody"/>
      <w:bookmarkEnd w:id="1"/>
    </w:p>
    <w:p w14:paraId="506979CF" w14:textId="77777777" w:rsidR="006E3CD8" w:rsidRDefault="006E3CD8">
      <w:pPr>
        <w:rPr>
          <w:snapToGrid w:val="0"/>
          <w:color w:val="595959" w:themeColor="text1" w:themeTint="A6"/>
          <w:sz w:val="16"/>
          <w:szCs w:val="16"/>
        </w:rPr>
      </w:pPr>
    </w:p>
    <w:p w14:paraId="7972DF0D" w14:textId="77777777" w:rsidR="006E3CD8" w:rsidRDefault="006E3CD8">
      <w:pPr>
        <w:rPr>
          <w:snapToGrid w:val="0"/>
          <w:color w:val="595959" w:themeColor="text1" w:themeTint="A6"/>
          <w:sz w:val="16"/>
          <w:szCs w:val="16"/>
        </w:rPr>
      </w:pPr>
    </w:p>
    <w:p w14:paraId="46E3E24B" w14:textId="77777777" w:rsidR="006E3CD8" w:rsidRDefault="006E3CD8">
      <w:pPr>
        <w:rPr>
          <w:snapToGrid w:val="0"/>
        </w:rPr>
      </w:pPr>
    </w:p>
    <w:p w14:paraId="2F6D38BB" w14:textId="77777777" w:rsidR="006E3CD8" w:rsidRDefault="006E3CD8">
      <w:pPr>
        <w:rPr>
          <w:snapToGrid w:val="0"/>
        </w:rPr>
      </w:pPr>
    </w:p>
    <w:p w14:paraId="0C261D7A" w14:textId="77777777" w:rsidR="006E3CD8" w:rsidRDefault="006E3CD8">
      <w:pPr>
        <w:rPr>
          <w:snapToGrid w:val="0"/>
        </w:rPr>
      </w:pPr>
    </w:p>
    <w:p w14:paraId="2D4585FF" w14:textId="77777777" w:rsidR="006E3CD8" w:rsidRDefault="006E3CD8">
      <w:pPr>
        <w:rPr>
          <w:snapToGrid w:val="0"/>
        </w:rPr>
      </w:pPr>
    </w:p>
    <w:p w14:paraId="5F3255B6" w14:textId="77777777" w:rsidR="006E3CD8" w:rsidRDefault="006E3CD8">
      <w:pPr>
        <w:rPr>
          <w:snapToGrid w:val="0"/>
        </w:rPr>
      </w:pPr>
    </w:p>
    <w:p w14:paraId="290F0B4C" w14:textId="77777777" w:rsidR="006E3CD8" w:rsidRDefault="006E3CD8">
      <w:pPr>
        <w:rPr>
          <w:snapToGrid w:val="0"/>
        </w:rPr>
      </w:pPr>
    </w:p>
    <w:p w14:paraId="413136D4" w14:textId="77777777" w:rsidR="006E3CD8" w:rsidRDefault="006E3CD8">
      <w:pPr>
        <w:rPr>
          <w:snapToGrid w:val="0"/>
        </w:rPr>
      </w:pPr>
    </w:p>
    <w:p w14:paraId="18114327" w14:textId="77777777" w:rsidR="006E3CD8" w:rsidRDefault="00BC147C">
      <w:pPr>
        <w:rPr>
          <w:snapToGrid w:val="0"/>
        </w:rPr>
      </w:pPr>
      <w:r>
        <w:rPr>
          <w:snapToGrid w:val="0"/>
        </w:rPr>
        <w:br w:type="page"/>
      </w:r>
    </w:p>
    <w:p w14:paraId="6949E45D" w14:textId="77777777" w:rsidR="006E3CD8" w:rsidRDefault="00BC147C">
      <w:pPr>
        <w:rPr>
          <w:snapToGrid w:val="0"/>
        </w:rPr>
      </w:pPr>
      <w:r>
        <w:rPr>
          <w:rFonts w:cstheme="minorBidi"/>
          <w:b/>
          <w:bCs/>
          <w:color w:val="31849B"/>
          <w:kern w:val="2"/>
        </w:rPr>
        <w:lastRenderedPageBreak/>
        <w:t>基本信息</w:t>
      </w:r>
    </w:p>
    <w:tbl>
      <w:tblPr>
        <w:tblStyle w:val="afffd"/>
        <w:tblW w:w="0" w:type="auto"/>
        <w:tblInd w:w="198" w:type="dxa"/>
        <w:tblBorders>
          <w:top w:val="single" w:sz="4" w:space="0" w:color="31849B"/>
          <w:left w:val="none" w:sz="0" w:space="0" w:color="auto"/>
          <w:bottom w:val="single" w:sz="4" w:space="0" w:color="31849B"/>
          <w:right w:val="none" w:sz="0" w:space="0" w:color="auto"/>
          <w:insideH w:val="single" w:sz="4" w:space="0" w:color="31849B"/>
          <w:insideV w:val="single" w:sz="4" w:space="0" w:color="31849B"/>
        </w:tblBorders>
        <w:shd w:val="clear" w:color="auto" w:fill="DAEFF4"/>
        <w:tblLayout w:type="fixed"/>
        <w:tblCellMar>
          <w:left w:w="60" w:type="dxa"/>
          <w:right w:w="60" w:type="dxa"/>
        </w:tblCellMar>
        <w:tblLook w:val="04A0" w:firstRow="1" w:lastRow="0" w:firstColumn="1" w:lastColumn="0" w:noHBand="0" w:noVBand="1"/>
      </w:tblPr>
      <w:tblGrid>
        <w:gridCol w:w="2297"/>
        <w:gridCol w:w="3119"/>
        <w:gridCol w:w="4536"/>
      </w:tblGrid>
      <w:tr w:rsidR="006E3CD8" w14:paraId="076A13E5" w14:textId="77777777">
        <w:trPr>
          <w:trHeight w:val="397"/>
        </w:trPr>
        <w:tc>
          <w:tcPr>
            <w:tcW w:w="2297" w:type="dxa"/>
            <w:shd w:val="clear" w:color="auto" w:fill="DAEFF4"/>
            <w:tcMar>
              <w:top w:w="28" w:type="dxa"/>
              <w:left w:w="85" w:type="dxa"/>
              <w:bottom w:w="28" w:type="dxa"/>
              <w:right w:w="85" w:type="dxa"/>
            </w:tcMar>
            <w:vAlign w:val="center"/>
          </w:tcPr>
          <w:p w14:paraId="52CAC2A3" w14:textId="02DBD7F8" w:rsidR="006E3CD8" w:rsidRDefault="00BC147C">
            <w:pPr>
              <w:spacing w:line="240" w:lineRule="exact"/>
              <w:rPr>
                <w:rFonts w:cs="Times New Roman (正文 CS 字体)"/>
                <w:b/>
                <w:spacing w:val="6"/>
                <w:sz w:val="18"/>
                <w:szCs w:val="18"/>
              </w:rPr>
            </w:pPr>
            <w:r>
              <w:rPr>
                <w:rFonts w:cs="Times New Roman (正文 CS 字体)"/>
                <w:b/>
                <w:spacing w:val="6"/>
                <w:sz w:val="18"/>
                <w:szCs w:val="18"/>
              </w:rPr>
              <w:t>姓名</w:t>
            </w:r>
            <w:r>
              <w:rPr>
                <w:rFonts w:cs="Times New Roman (正文 CS 字体)" w:hint="eastAsia"/>
                <w:b/>
                <w:spacing w:val="6"/>
                <w:sz w:val="18"/>
                <w:szCs w:val="18"/>
              </w:rPr>
              <w:t>：</w:t>
            </w:r>
            <w:r w:rsidR="007B3EF6" w:rsidRPr="007B3EF6">
              <w:rPr>
                <w:rFonts w:cs="Times New Roman (正文 CS 字体)"/>
                <w:spacing w:val="6"/>
                <w:sz w:val="18"/>
                <w:szCs w:val="18"/>
              </w:rPr>
              <w:t>{{</w:t>
            </w:r>
            <w:proofErr w:type="spellStart"/>
            <w:proofErr w:type="gramStart"/>
            <w:r w:rsidR="007B3EF6" w:rsidRPr="007B3EF6">
              <w:rPr>
                <w:rFonts w:cs="Times New Roman (正文 CS 字体)"/>
                <w:spacing w:val="6"/>
                <w:sz w:val="18"/>
                <w:szCs w:val="18"/>
              </w:rPr>
              <w:t>sample.patient</w:t>
            </w:r>
            <w:proofErr w:type="gramEnd"/>
            <w:r w:rsidR="007B3EF6" w:rsidRPr="007B3EF6">
              <w:rPr>
                <w:rFonts w:cs="Times New Roman (正文 CS 字体)"/>
                <w:spacing w:val="6"/>
                <w:sz w:val="18"/>
                <w:szCs w:val="18"/>
              </w:rPr>
              <w:t>_name</w:t>
            </w:r>
            <w:proofErr w:type="spellEnd"/>
            <w:r w:rsidR="007B3EF6" w:rsidRPr="007B3EF6">
              <w:rPr>
                <w:rFonts w:cs="Times New Roman (正文 CS 字体)"/>
                <w:spacing w:val="6"/>
                <w:sz w:val="18"/>
                <w:szCs w:val="18"/>
              </w:rPr>
              <w:t>}}</w:t>
            </w:r>
          </w:p>
        </w:tc>
        <w:tc>
          <w:tcPr>
            <w:tcW w:w="3119" w:type="dxa"/>
            <w:shd w:val="clear" w:color="auto" w:fill="DAEFF4"/>
            <w:tcMar>
              <w:top w:w="28" w:type="dxa"/>
              <w:left w:w="85" w:type="dxa"/>
              <w:bottom w:w="28" w:type="dxa"/>
              <w:right w:w="85" w:type="dxa"/>
            </w:tcMar>
            <w:vAlign w:val="center"/>
          </w:tcPr>
          <w:p w14:paraId="4799D4E9" w14:textId="28ED8AE8" w:rsidR="006E3CD8" w:rsidRDefault="005F7A24">
            <w:pPr>
              <w:spacing w:line="240" w:lineRule="exact"/>
              <w:rPr>
                <w:rFonts w:cs="Times New Roman (正文 CS 字体)"/>
                <w:b/>
                <w:spacing w:val="6"/>
                <w:sz w:val="18"/>
                <w:szCs w:val="18"/>
              </w:rPr>
            </w:pPr>
            <w:r>
              <w:rPr>
                <w:rFonts w:cs="Times New Roman (正文 CS 字体)" w:hint="eastAsia"/>
                <w:b/>
                <w:spacing w:val="6"/>
                <w:sz w:val="18"/>
                <w:szCs w:val="18"/>
              </w:rPr>
              <w:t>标本</w:t>
            </w:r>
            <w:r w:rsidR="00BC147C">
              <w:rPr>
                <w:rFonts w:cs="Times New Roman (正文 CS 字体)" w:hint="eastAsia"/>
                <w:b/>
                <w:spacing w:val="6"/>
                <w:sz w:val="18"/>
                <w:szCs w:val="18"/>
              </w:rPr>
              <w:t>编号：</w:t>
            </w:r>
            <w:r w:rsidR="007B3EF6" w:rsidRPr="007B3EF6">
              <w:rPr>
                <w:rFonts w:cs="Times New Roman (正文 CS 字体)"/>
                <w:bCs/>
                <w:spacing w:val="6"/>
                <w:sz w:val="18"/>
                <w:szCs w:val="18"/>
              </w:rPr>
              <w:t>{{</w:t>
            </w:r>
            <w:proofErr w:type="spellStart"/>
            <w:r w:rsidR="007B3EF6" w:rsidRPr="007B3EF6">
              <w:rPr>
                <w:rFonts w:cs="Times New Roman (正文 CS 字体)"/>
                <w:bCs/>
                <w:spacing w:val="6"/>
                <w:sz w:val="18"/>
                <w:szCs w:val="18"/>
              </w:rPr>
              <w:t>sample.sample_id</w:t>
            </w:r>
            <w:proofErr w:type="spellEnd"/>
            <w:r w:rsidR="007B3EF6" w:rsidRPr="007B3EF6">
              <w:rPr>
                <w:rFonts w:cs="Times New Roman (正文 CS 字体)"/>
                <w:bCs/>
                <w:spacing w:val="6"/>
                <w:sz w:val="18"/>
                <w:szCs w:val="18"/>
              </w:rPr>
              <w:t>}}</w:t>
            </w:r>
          </w:p>
        </w:tc>
        <w:tc>
          <w:tcPr>
            <w:tcW w:w="4536" w:type="dxa"/>
            <w:shd w:val="clear" w:color="auto" w:fill="DAEFF4"/>
            <w:tcMar>
              <w:top w:w="28" w:type="dxa"/>
              <w:left w:w="85" w:type="dxa"/>
              <w:bottom w:w="28" w:type="dxa"/>
              <w:right w:w="85" w:type="dxa"/>
            </w:tcMar>
            <w:vAlign w:val="center"/>
          </w:tcPr>
          <w:p w14:paraId="7389C57C" w14:textId="1559F7CD" w:rsidR="006E3CD8" w:rsidRDefault="00BC147C">
            <w:pPr>
              <w:spacing w:line="240" w:lineRule="exact"/>
              <w:rPr>
                <w:rFonts w:cs="Times New Roman (正文 CS 字体)"/>
                <w:b/>
                <w:spacing w:val="6"/>
                <w:sz w:val="18"/>
                <w:szCs w:val="18"/>
              </w:rPr>
            </w:pPr>
            <w:r>
              <w:rPr>
                <w:rFonts w:cs="Times New Roman (正文 CS 字体)" w:hint="eastAsia"/>
                <w:b/>
                <w:spacing w:val="6"/>
                <w:sz w:val="18"/>
                <w:szCs w:val="18"/>
              </w:rPr>
              <w:t>门诊/住院号：</w:t>
            </w:r>
            <w:r w:rsidR="00722B3C" w:rsidRPr="007B3EF6">
              <w:rPr>
                <w:rFonts w:cs="Times New Roman (正文 CS 字体)"/>
                <w:bCs/>
                <w:spacing w:val="6"/>
                <w:sz w:val="18"/>
                <w:szCs w:val="18"/>
              </w:rPr>
              <w:t>{{</w:t>
            </w:r>
            <w:proofErr w:type="spellStart"/>
            <w:proofErr w:type="gramStart"/>
            <w:r w:rsidR="00722B3C" w:rsidRPr="007B3EF6">
              <w:rPr>
                <w:rFonts w:cs="Times New Roman (正文 CS 字体)"/>
                <w:bCs/>
                <w:spacing w:val="6"/>
                <w:sz w:val="18"/>
                <w:szCs w:val="18"/>
              </w:rPr>
              <w:t>sample.</w:t>
            </w:r>
            <w:r w:rsidR="00722B3C" w:rsidRPr="00722B3C">
              <w:rPr>
                <w:rFonts w:cs="Times New Roman (正文 CS 字体)"/>
                <w:bCs/>
                <w:spacing w:val="6"/>
                <w:sz w:val="18"/>
                <w:szCs w:val="18"/>
              </w:rPr>
              <w:t>outpatient</w:t>
            </w:r>
            <w:proofErr w:type="gramEnd"/>
            <w:r w:rsidR="00722B3C" w:rsidRPr="00722B3C">
              <w:rPr>
                <w:rFonts w:cs="Times New Roman (正文 CS 字体)"/>
                <w:bCs/>
                <w:spacing w:val="6"/>
                <w:sz w:val="18"/>
                <w:szCs w:val="18"/>
              </w:rPr>
              <w:t>_hospitalization_no</w:t>
            </w:r>
            <w:proofErr w:type="spellEnd"/>
            <w:r w:rsidR="00722B3C" w:rsidRPr="007B3EF6">
              <w:rPr>
                <w:rFonts w:cs="Times New Roman (正文 CS 字体)"/>
                <w:bCs/>
                <w:spacing w:val="6"/>
                <w:sz w:val="18"/>
                <w:szCs w:val="18"/>
              </w:rPr>
              <w:t>}}</w:t>
            </w:r>
          </w:p>
        </w:tc>
      </w:tr>
      <w:tr w:rsidR="006E3CD8" w14:paraId="7A0BCBF2" w14:textId="77777777">
        <w:trPr>
          <w:trHeight w:val="397"/>
        </w:trPr>
        <w:tc>
          <w:tcPr>
            <w:tcW w:w="2297" w:type="dxa"/>
            <w:shd w:val="clear" w:color="auto" w:fill="DAEFF4"/>
            <w:tcMar>
              <w:top w:w="28" w:type="dxa"/>
              <w:left w:w="85" w:type="dxa"/>
              <w:bottom w:w="28" w:type="dxa"/>
              <w:right w:w="85" w:type="dxa"/>
            </w:tcMar>
            <w:vAlign w:val="center"/>
          </w:tcPr>
          <w:p w14:paraId="0B89F6C3" w14:textId="405E6223" w:rsidR="006E3CD8" w:rsidRDefault="00BC147C">
            <w:pPr>
              <w:spacing w:line="240" w:lineRule="exact"/>
              <w:rPr>
                <w:rFonts w:cs="Times New Roman (正文 CS 字体)"/>
                <w:b/>
                <w:spacing w:val="6"/>
                <w:sz w:val="18"/>
                <w:szCs w:val="18"/>
              </w:rPr>
            </w:pPr>
            <w:r>
              <w:rPr>
                <w:rFonts w:cs="Times New Roman (正文 CS 字体)"/>
                <w:b/>
                <w:spacing w:val="6"/>
                <w:sz w:val="18"/>
                <w:szCs w:val="18"/>
              </w:rPr>
              <w:t>性别</w:t>
            </w:r>
            <w:r>
              <w:rPr>
                <w:rFonts w:cs="Times New Roman (正文 CS 字体)" w:hint="eastAsia"/>
                <w:b/>
                <w:spacing w:val="6"/>
                <w:sz w:val="18"/>
                <w:szCs w:val="18"/>
              </w:rPr>
              <w:t>：</w:t>
            </w:r>
            <w:r w:rsidR="007B3EF6" w:rsidRPr="007B3EF6">
              <w:rPr>
                <w:rFonts w:cs="Times New Roman (正文 CS 字体)"/>
                <w:spacing w:val="6"/>
                <w:sz w:val="18"/>
                <w:szCs w:val="18"/>
              </w:rPr>
              <w:t>{{</w:t>
            </w:r>
            <w:proofErr w:type="spellStart"/>
            <w:proofErr w:type="gramStart"/>
            <w:r w:rsidR="007B3EF6" w:rsidRPr="007B3EF6">
              <w:rPr>
                <w:rFonts w:cs="Times New Roman (正文 CS 字体)"/>
                <w:spacing w:val="6"/>
                <w:sz w:val="18"/>
                <w:szCs w:val="18"/>
              </w:rPr>
              <w:t>sample.gender</w:t>
            </w:r>
            <w:proofErr w:type="spellEnd"/>
            <w:proofErr w:type="gramEnd"/>
            <w:r w:rsidR="007B3EF6" w:rsidRPr="007B3EF6">
              <w:rPr>
                <w:rFonts w:cs="Times New Roman (正文 CS 字体)"/>
                <w:spacing w:val="6"/>
                <w:sz w:val="18"/>
                <w:szCs w:val="18"/>
              </w:rPr>
              <w:t>}}</w:t>
            </w:r>
          </w:p>
        </w:tc>
        <w:tc>
          <w:tcPr>
            <w:tcW w:w="3119" w:type="dxa"/>
            <w:shd w:val="clear" w:color="auto" w:fill="DAEFF4"/>
            <w:tcMar>
              <w:top w:w="28" w:type="dxa"/>
              <w:left w:w="85" w:type="dxa"/>
              <w:bottom w:w="28" w:type="dxa"/>
              <w:right w:w="85" w:type="dxa"/>
            </w:tcMar>
            <w:vAlign w:val="center"/>
          </w:tcPr>
          <w:p w14:paraId="46CC3DA7" w14:textId="03E1DAB0" w:rsidR="006E3CD8" w:rsidRDefault="005F7A24">
            <w:pPr>
              <w:spacing w:line="240" w:lineRule="exact"/>
              <w:rPr>
                <w:rFonts w:cs="Times New Roman (正文 CS 字体)"/>
                <w:b/>
                <w:spacing w:val="6"/>
                <w:sz w:val="18"/>
                <w:szCs w:val="18"/>
              </w:rPr>
            </w:pPr>
            <w:r>
              <w:rPr>
                <w:rFonts w:cs="Times New Roman (正文 CS 字体)"/>
                <w:b/>
                <w:spacing w:val="6"/>
                <w:sz w:val="18"/>
                <w:szCs w:val="18"/>
              </w:rPr>
              <w:t>标本</w:t>
            </w:r>
            <w:r w:rsidR="00BC147C">
              <w:rPr>
                <w:rFonts w:cs="Times New Roman (正文 CS 字体)"/>
                <w:b/>
                <w:spacing w:val="6"/>
                <w:sz w:val="18"/>
                <w:szCs w:val="18"/>
              </w:rPr>
              <w:t>类型</w:t>
            </w:r>
            <w:r w:rsidR="00BC147C">
              <w:rPr>
                <w:rFonts w:cs="Times New Roman (正文 CS 字体)" w:hint="eastAsia"/>
                <w:b/>
                <w:spacing w:val="6"/>
                <w:sz w:val="18"/>
                <w:szCs w:val="18"/>
              </w:rPr>
              <w:t>：</w:t>
            </w:r>
            <w:r w:rsidR="007B3EF6" w:rsidRPr="007B3EF6">
              <w:rPr>
                <w:rFonts w:cs="Times New Roman (正文 CS 字体)"/>
                <w:bCs/>
                <w:spacing w:val="6"/>
                <w:sz w:val="18"/>
                <w:szCs w:val="18"/>
              </w:rPr>
              <w:t>{{</w:t>
            </w:r>
            <w:proofErr w:type="spellStart"/>
            <w:r w:rsidR="007B3EF6" w:rsidRPr="007B3EF6">
              <w:rPr>
                <w:rFonts w:cs="Times New Roman (正文 CS 字体)"/>
                <w:bCs/>
                <w:spacing w:val="6"/>
                <w:sz w:val="18"/>
                <w:szCs w:val="18"/>
              </w:rPr>
              <w:t>sample.sample_type</w:t>
            </w:r>
            <w:proofErr w:type="spellEnd"/>
            <w:r w:rsidR="007B3EF6" w:rsidRPr="007B3EF6">
              <w:rPr>
                <w:rFonts w:cs="Times New Roman (正文 CS 字体)"/>
                <w:bCs/>
                <w:spacing w:val="6"/>
                <w:sz w:val="18"/>
                <w:szCs w:val="18"/>
              </w:rPr>
              <w:t>}}</w:t>
            </w:r>
          </w:p>
        </w:tc>
        <w:tc>
          <w:tcPr>
            <w:tcW w:w="4536" w:type="dxa"/>
            <w:shd w:val="clear" w:color="auto" w:fill="DAEFF4"/>
            <w:tcMar>
              <w:top w:w="28" w:type="dxa"/>
              <w:left w:w="85" w:type="dxa"/>
              <w:bottom w:w="28" w:type="dxa"/>
              <w:right w:w="85" w:type="dxa"/>
            </w:tcMar>
            <w:vAlign w:val="center"/>
          </w:tcPr>
          <w:p w14:paraId="24660CF5" w14:textId="47DC76AB" w:rsidR="006E3CD8" w:rsidRDefault="00BC147C">
            <w:pPr>
              <w:spacing w:line="240" w:lineRule="exact"/>
              <w:rPr>
                <w:rFonts w:cs="Times New Roman (正文 CS 字体)"/>
                <w:b/>
                <w:spacing w:val="6"/>
                <w:sz w:val="18"/>
                <w:szCs w:val="18"/>
              </w:rPr>
            </w:pPr>
            <w:r>
              <w:rPr>
                <w:rFonts w:cs="Times New Roman (正文 CS 字体)" w:hint="eastAsia"/>
                <w:b/>
                <w:spacing w:val="6"/>
                <w:sz w:val="18"/>
                <w:szCs w:val="18"/>
              </w:rPr>
              <w:t>送检项目：</w:t>
            </w:r>
            <w:r w:rsidR="00C77C6C">
              <w:rPr>
                <w:rFonts w:cs="Times New Roman (正文 CS 字体)" w:hint="eastAsia"/>
                <w:spacing w:val="6"/>
                <w:sz w:val="18"/>
                <w:szCs w:val="18"/>
              </w:rPr>
              <w:t>BRCA1/2基因高通量测序</w:t>
            </w:r>
          </w:p>
        </w:tc>
      </w:tr>
      <w:tr w:rsidR="006E3CD8" w14:paraId="67D0A9F1" w14:textId="77777777">
        <w:trPr>
          <w:trHeight w:val="397"/>
        </w:trPr>
        <w:tc>
          <w:tcPr>
            <w:tcW w:w="2297" w:type="dxa"/>
            <w:shd w:val="clear" w:color="auto" w:fill="DAEFF4"/>
            <w:tcMar>
              <w:top w:w="28" w:type="dxa"/>
              <w:left w:w="85" w:type="dxa"/>
              <w:bottom w:w="28" w:type="dxa"/>
              <w:right w:w="85" w:type="dxa"/>
            </w:tcMar>
            <w:vAlign w:val="center"/>
          </w:tcPr>
          <w:p w14:paraId="319C04EA" w14:textId="2774DD12" w:rsidR="006E3CD8" w:rsidRDefault="00BC147C">
            <w:pPr>
              <w:spacing w:line="240" w:lineRule="exact"/>
              <w:rPr>
                <w:rFonts w:cs="Times New Roman (正文 CS 字体)"/>
                <w:b/>
                <w:spacing w:val="6"/>
                <w:sz w:val="18"/>
                <w:szCs w:val="18"/>
              </w:rPr>
            </w:pPr>
            <w:r>
              <w:rPr>
                <w:rFonts w:cs="Times New Roman (正文 CS 字体)"/>
                <w:b/>
                <w:spacing w:val="6"/>
                <w:sz w:val="18"/>
                <w:szCs w:val="18"/>
              </w:rPr>
              <w:t>年龄</w:t>
            </w:r>
            <w:r>
              <w:rPr>
                <w:rFonts w:cs="Times New Roman (正文 CS 字体)" w:hint="eastAsia"/>
                <w:b/>
                <w:spacing w:val="6"/>
                <w:sz w:val="18"/>
                <w:szCs w:val="18"/>
              </w:rPr>
              <w:t>：</w:t>
            </w:r>
            <w:r w:rsidR="007B3EF6" w:rsidRPr="007B3EF6">
              <w:rPr>
                <w:rFonts w:cs="Times New Roman (正文 CS 字体)"/>
                <w:spacing w:val="6"/>
                <w:sz w:val="18"/>
                <w:szCs w:val="18"/>
              </w:rPr>
              <w:t>{{</w:t>
            </w:r>
            <w:proofErr w:type="spellStart"/>
            <w:r w:rsidR="007B3EF6" w:rsidRPr="007B3EF6">
              <w:rPr>
                <w:rFonts w:cs="Times New Roman (正文 CS 字体)"/>
                <w:spacing w:val="6"/>
                <w:sz w:val="18"/>
                <w:szCs w:val="18"/>
              </w:rPr>
              <w:t>sample.age</w:t>
            </w:r>
            <w:proofErr w:type="spellEnd"/>
            <w:r w:rsidR="007B3EF6" w:rsidRPr="007B3EF6">
              <w:rPr>
                <w:rFonts w:cs="Times New Roman (正文 CS 字体)"/>
                <w:spacing w:val="6"/>
                <w:sz w:val="18"/>
                <w:szCs w:val="18"/>
              </w:rPr>
              <w:t>}}</w:t>
            </w:r>
          </w:p>
        </w:tc>
        <w:tc>
          <w:tcPr>
            <w:tcW w:w="3119" w:type="dxa"/>
            <w:shd w:val="clear" w:color="auto" w:fill="DAEFF4"/>
            <w:tcMar>
              <w:top w:w="28" w:type="dxa"/>
              <w:left w:w="85" w:type="dxa"/>
              <w:bottom w:w="28" w:type="dxa"/>
              <w:right w:w="85" w:type="dxa"/>
            </w:tcMar>
            <w:vAlign w:val="center"/>
          </w:tcPr>
          <w:p w14:paraId="4975648B" w14:textId="47AB7059" w:rsidR="006E3CD8" w:rsidRDefault="00BC147C">
            <w:pPr>
              <w:spacing w:line="240" w:lineRule="exact"/>
              <w:rPr>
                <w:rFonts w:cs="Times New Roman (正文 CS 字体)"/>
                <w:b/>
                <w:spacing w:val="6"/>
                <w:sz w:val="18"/>
                <w:szCs w:val="18"/>
              </w:rPr>
            </w:pPr>
            <w:r>
              <w:rPr>
                <w:rFonts w:cs="Times New Roman (正文 CS 字体)" w:hint="eastAsia"/>
                <w:b/>
                <w:spacing w:val="6"/>
                <w:sz w:val="18"/>
                <w:szCs w:val="18"/>
              </w:rPr>
              <w:t>病理号：</w:t>
            </w:r>
            <w:r w:rsidR="007B3EF6" w:rsidRPr="007B3EF6">
              <w:rPr>
                <w:rFonts w:cs="Times New Roman (正文 CS 字体)"/>
                <w:spacing w:val="6"/>
                <w:sz w:val="18"/>
                <w:szCs w:val="18"/>
              </w:rPr>
              <w:t>{{</w:t>
            </w:r>
            <w:proofErr w:type="spellStart"/>
            <w:proofErr w:type="gramStart"/>
            <w:r w:rsidR="007B3EF6" w:rsidRPr="007B3EF6">
              <w:rPr>
                <w:rFonts w:cs="Times New Roman (正文 CS 字体)"/>
                <w:spacing w:val="6"/>
                <w:sz w:val="18"/>
                <w:szCs w:val="18"/>
              </w:rPr>
              <w:t>sample.pathological</w:t>
            </w:r>
            <w:proofErr w:type="gramEnd"/>
            <w:r w:rsidR="007B3EF6" w:rsidRPr="007B3EF6">
              <w:rPr>
                <w:rFonts w:cs="Times New Roman (正文 CS 字体)"/>
                <w:spacing w:val="6"/>
                <w:sz w:val="18"/>
                <w:szCs w:val="18"/>
              </w:rPr>
              <w:t>_id</w:t>
            </w:r>
            <w:proofErr w:type="spellEnd"/>
            <w:r w:rsidR="007B3EF6" w:rsidRPr="007B3EF6">
              <w:rPr>
                <w:rFonts w:cs="Times New Roman (正文 CS 字体)"/>
                <w:spacing w:val="6"/>
                <w:sz w:val="18"/>
                <w:szCs w:val="18"/>
              </w:rPr>
              <w:t>}}</w:t>
            </w:r>
          </w:p>
        </w:tc>
        <w:tc>
          <w:tcPr>
            <w:tcW w:w="4536" w:type="dxa"/>
            <w:shd w:val="clear" w:color="auto" w:fill="DAEFF4"/>
            <w:tcMar>
              <w:top w:w="28" w:type="dxa"/>
              <w:left w:w="85" w:type="dxa"/>
              <w:bottom w:w="28" w:type="dxa"/>
              <w:right w:w="85" w:type="dxa"/>
            </w:tcMar>
            <w:vAlign w:val="center"/>
          </w:tcPr>
          <w:p w14:paraId="379EF2AD" w14:textId="6E6F343E" w:rsidR="006E3CD8" w:rsidRDefault="00BC147C">
            <w:pPr>
              <w:spacing w:line="240" w:lineRule="exact"/>
              <w:rPr>
                <w:rFonts w:cs="Times New Roman (正文 CS 字体)"/>
                <w:b/>
                <w:spacing w:val="6"/>
                <w:sz w:val="18"/>
                <w:szCs w:val="18"/>
              </w:rPr>
            </w:pPr>
            <w:r>
              <w:rPr>
                <w:rFonts w:cs="Times New Roman (正文 CS 字体)" w:hint="eastAsia"/>
                <w:b/>
                <w:spacing w:val="6"/>
                <w:sz w:val="18"/>
                <w:szCs w:val="18"/>
              </w:rPr>
              <w:t>检测方法：</w:t>
            </w:r>
            <w:r w:rsidR="005F3960">
              <w:rPr>
                <w:rFonts w:cs="Times New Roman (正文 CS 字体)" w:hint="eastAsia"/>
                <w:spacing w:val="6"/>
                <w:sz w:val="18"/>
                <w:szCs w:val="18"/>
              </w:rPr>
              <w:t>高通量测序</w:t>
            </w:r>
          </w:p>
        </w:tc>
      </w:tr>
      <w:tr w:rsidR="006E3CD8" w14:paraId="723FA72C" w14:textId="77777777">
        <w:trPr>
          <w:trHeight w:val="397"/>
        </w:trPr>
        <w:tc>
          <w:tcPr>
            <w:tcW w:w="2297" w:type="dxa"/>
            <w:tcBorders>
              <w:bottom w:val="single" w:sz="4" w:space="0" w:color="31849B"/>
            </w:tcBorders>
            <w:shd w:val="clear" w:color="auto" w:fill="DAEFF4"/>
            <w:tcMar>
              <w:top w:w="28" w:type="dxa"/>
              <w:left w:w="85" w:type="dxa"/>
              <w:bottom w:w="28" w:type="dxa"/>
              <w:right w:w="85" w:type="dxa"/>
            </w:tcMar>
            <w:vAlign w:val="center"/>
          </w:tcPr>
          <w:p w14:paraId="4B146D40" w14:textId="5A32F1C3" w:rsidR="006E3CD8" w:rsidRDefault="00BC147C">
            <w:pPr>
              <w:spacing w:line="240" w:lineRule="exact"/>
              <w:rPr>
                <w:rFonts w:cs="Times New Roman (正文 CS 字体)"/>
                <w:b/>
                <w:spacing w:val="6"/>
                <w:sz w:val="18"/>
                <w:szCs w:val="18"/>
              </w:rPr>
            </w:pPr>
            <w:r>
              <w:rPr>
                <w:rFonts w:cs="Times New Roman (正文 CS 字体)" w:hint="eastAsia"/>
                <w:b/>
                <w:spacing w:val="6"/>
                <w:sz w:val="18"/>
                <w:szCs w:val="18"/>
              </w:rPr>
              <w:t>送检科室：</w:t>
            </w:r>
            <w:r w:rsidR="007B3EF6" w:rsidRPr="007B3EF6">
              <w:rPr>
                <w:rFonts w:cs="Times New Roman (正文 CS 字体)"/>
                <w:spacing w:val="6"/>
                <w:sz w:val="18"/>
                <w:szCs w:val="18"/>
              </w:rPr>
              <w:t>{{</w:t>
            </w:r>
            <w:proofErr w:type="spellStart"/>
            <w:proofErr w:type="gramStart"/>
            <w:r w:rsidR="007B3EF6" w:rsidRPr="007B3EF6">
              <w:rPr>
                <w:rFonts w:cs="Times New Roman (正文 CS 字体)"/>
                <w:spacing w:val="6"/>
                <w:sz w:val="18"/>
                <w:szCs w:val="18"/>
              </w:rPr>
              <w:t>sample.submission</w:t>
            </w:r>
            <w:proofErr w:type="gramEnd"/>
            <w:r w:rsidR="007B3EF6" w:rsidRPr="007B3EF6">
              <w:rPr>
                <w:rFonts w:cs="Times New Roman (正文 CS 字体)"/>
                <w:spacing w:val="6"/>
                <w:sz w:val="18"/>
                <w:szCs w:val="18"/>
              </w:rPr>
              <w:t>_department</w:t>
            </w:r>
            <w:proofErr w:type="spellEnd"/>
            <w:r w:rsidR="007B3EF6" w:rsidRPr="007B3EF6">
              <w:rPr>
                <w:rFonts w:cs="Times New Roman (正文 CS 字体)"/>
                <w:spacing w:val="6"/>
                <w:sz w:val="18"/>
                <w:szCs w:val="18"/>
              </w:rPr>
              <w:t>}}</w:t>
            </w:r>
          </w:p>
        </w:tc>
        <w:tc>
          <w:tcPr>
            <w:tcW w:w="3119" w:type="dxa"/>
            <w:tcBorders>
              <w:bottom w:val="single" w:sz="4" w:space="0" w:color="31849B"/>
            </w:tcBorders>
            <w:shd w:val="clear" w:color="auto" w:fill="DAEFF4"/>
            <w:tcMar>
              <w:top w:w="28" w:type="dxa"/>
              <w:left w:w="85" w:type="dxa"/>
              <w:bottom w:w="28" w:type="dxa"/>
              <w:right w:w="85" w:type="dxa"/>
            </w:tcMar>
            <w:vAlign w:val="center"/>
          </w:tcPr>
          <w:p w14:paraId="69AFFCE6" w14:textId="0FC3A798" w:rsidR="006E3CD8" w:rsidRDefault="00BC147C">
            <w:pPr>
              <w:spacing w:line="240" w:lineRule="exact"/>
              <w:rPr>
                <w:rFonts w:cs="Times New Roman (正文 CS 字体)"/>
                <w:b/>
                <w:spacing w:val="6"/>
                <w:sz w:val="18"/>
                <w:szCs w:val="18"/>
              </w:rPr>
            </w:pPr>
            <w:r>
              <w:rPr>
                <w:rFonts w:cs="Times New Roman (正文 CS 字体)" w:hint="eastAsia"/>
                <w:b/>
                <w:spacing w:val="6"/>
                <w:sz w:val="18"/>
                <w:szCs w:val="18"/>
              </w:rPr>
              <w:t>送检医生：</w:t>
            </w:r>
            <w:r w:rsidR="007B3EF6" w:rsidRPr="007B3EF6">
              <w:rPr>
                <w:rFonts w:cs="Times New Roman (正文 CS 字体)"/>
                <w:spacing w:val="6"/>
                <w:sz w:val="18"/>
                <w:szCs w:val="18"/>
              </w:rPr>
              <w:t>{{</w:t>
            </w:r>
            <w:proofErr w:type="spellStart"/>
            <w:proofErr w:type="gramStart"/>
            <w:r w:rsidR="007B3EF6" w:rsidRPr="007B3EF6">
              <w:rPr>
                <w:rFonts w:cs="Times New Roman (正文 CS 字体)"/>
                <w:spacing w:val="6"/>
                <w:sz w:val="18"/>
                <w:szCs w:val="18"/>
              </w:rPr>
              <w:t>sample.submission</w:t>
            </w:r>
            <w:proofErr w:type="gramEnd"/>
            <w:r w:rsidR="007B3EF6" w:rsidRPr="007B3EF6">
              <w:rPr>
                <w:rFonts w:cs="Times New Roman (正文 CS 字体)"/>
                <w:spacing w:val="6"/>
                <w:sz w:val="18"/>
                <w:szCs w:val="18"/>
              </w:rPr>
              <w:t>_doctor</w:t>
            </w:r>
            <w:proofErr w:type="spellEnd"/>
            <w:r w:rsidR="007B3EF6" w:rsidRPr="007B3EF6">
              <w:rPr>
                <w:rFonts w:cs="Times New Roman (正文 CS 字体)"/>
                <w:spacing w:val="6"/>
                <w:sz w:val="18"/>
                <w:szCs w:val="18"/>
              </w:rPr>
              <w:t>}}</w:t>
            </w:r>
          </w:p>
        </w:tc>
        <w:tc>
          <w:tcPr>
            <w:tcW w:w="4536" w:type="dxa"/>
            <w:tcBorders>
              <w:bottom w:val="single" w:sz="4" w:space="0" w:color="31849B"/>
            </w:tcBorders>
            <w:shd w:val="clear" w:color="auto" w:fill="DAEFF4"/>
            <w:tcMar>
              <w:top w:w="28" w:type="dxa"/>
              <w:left w:w="85" w:type="dxa"/>
              <w:bottom w:w="28" w:type="dxa"/>
              <w:right w:w="85" w:type="dxa"/>
            </w:tcMar>
            <w:vAlign w:val="center"/>
          </w:tcPr>
          <w:p w14:paraId="1F85FCCA" w14:textId="59926AF8" w:rsidR="006E3CD8" w:rsidRDefault="00BC147C">
            <w:pPr>
              <w:spacing w:line="240" w:lineRule="exact"/>
              <w:rPr>
                <w:rFonts w:cs="Times New Roman (正文 CS 字体)"/>
                <w:b/>
                <w:spacing w:val="6"/>
                <w:sz w:val="18"/>
                <w:szCs w:val="18"/>
              </w:rPr>
            </w:pPr>
            <w:r>
              <w:rPr>
                <w:rFonts w:cs="Times New Roman (正文 CS 字体)" w:hint="eastAsia"/>
                <w:b/>
                <w:spacing w:val="6"/>
                <w:sz w:val="18"/>
                <w:szCs w:val="18"/>
              </w:rPr>
              <w:t>送检时间：</w:t>
            </w:r>
            <w:r w:rsidR="00722B3C" w:rsidRPr="007B3EF6">
              <w:rPr>
                <w:rFonts w:cs="Times New Roman (正文 CS 字体)"/>
                <w:bCs/>
                <w:spacing w:val="6"/>
                <w:sz w:val="18"/>
                <w:szCs w:val="18"/>
              </w:rPr>
              <w:t>{{</w:t>
            </w:r>
            <w:proofErr w:type="spellStart"/>
            <w:proofErr w:type="gramStart"/>
            <w:r w:rsidR="00722B3C" w:rsidRPr="007B3EF6">
              <w:rPr>
                <w:rFonts w:cs="Times New Roman (正文 CS 字体)"/>
                <w:bCs/>
                <w:spacing w:val="6"/>
                <w:sz w:val="18"/>
                <w:szCs w:val="18"/>
              </w:rPr>
              <w:t>sample.</w:t>
            </w:r>
            <w:r w:rsidR="00722B3C" w:rsidRPr="00722B3C">
              <w:rPr>
                <w:rFonts w:cs="Times New Roman (正文 CS 字体)"/>
                <w:bCs/>
                <w:spacing w:val="6"/>
                <w:sz w:val="18"/>
                <w:szCs w:val="18"/>
              </w:rPr>
              <w:t>submission</w:t>
            </w:r>
            <w:proofErr w:type="gramEnd"/>
            <w:r w:rsidR="00722B3C" w:rsidRPr="00722B3C">
              <w:rPr>
                <w:rFonts w:cs="Times New Roman (正文 CS 字体)"/>
                <w:bCs/>
                <w:spacing w:val="6"/>
                <w:sz w:val="18"/>
                <w:szCs w:val="18"/>
              </w:rPr>
              <w:t>_date</w:t>
            </w:r>
            <w:proofErr w:type="spellEnd"/>
            <w:r w:rsidR="00722B3C" w:rsidRPr="007B3EF6">
              <w:rPr>
                <w:rFonts w:cs="Times New Roman (正文 CS 字体)"/>
                <w:bCs/>
                <w:spacing w:val="6"/>
                <w:sz w:val="18"/>
                <w:szCs w:val="18"/>
              </w:rPr>
              <w:t>}}</w:t>
            </w:r>
          </w:p>
        </w:tc>
      </w:tr>
      <w:tr w:rsidR="006E3CD8" w14:paraId="79E5994E" w14:textId="77777777">
        <w:trPr>
          <w:trHeight w:val="397"/>
        </w:trPr>
        <w:tc>
          <w:tcPr>
            <w:tcW w:w="9952" w:type="dxa"/>
            <w:gridSpan w:val="3"/>
            <w:shd w:val="clear" w:color="auto" w:fill="DAEFF4"/>
            <w:tcMar>
              <w:top w:w="28" w:type="dxa"/>
              <w:left w:w="85" w:type="dxa"/>
              <w:bottom w:w="28" w:type="dxa"/>
              <w:right w:w="85" w:type="dxa"/>
            </w:tcMar>
            <w:vAlign w:val="center"/>
          </w:tcPr>
          <w:p w14:paraId="691230C3" w14:textId="0F4AD8FA" w:rsidR="006E3CD8" w:rsidRDefault="00BC147C">
            <w:pPr>
              <w:spacing w:line="240" w:lineRule="exact"/>
              <w:rPr>
                <w:rFonts w:cs="Times New Roman (正文 CS 字体)"/>
                <w:b/>
                <w:spacing w:val="6"/>
                <w:sz w:val="18"/>
                <w:szCs w:val="18"/>
              </w:rPr>
            </w:pPr>
            <w:r>
              <w:rPr>
                <w:rFonts w:cs="Times New Roman (正文 CS 字体)" w:hint="eastAsia"/>
                <w:b/>
                <w:spacing w:val="6"/>
                <w:sz w:val="18"/>
                <w:szCs w:val="18"/>
              </w:rPr>
              <w:t>病理学评估：</w:t>
            </w:r>
            <w:r w:rsidR="007B3EF6" w:rsidRPr="007B3EF6">
              <w:rPr>
                <w:rFonts w:cs="Times New Roman (正文 CS 字体)"/>
                <w:bCs/>
                <w:spacing w:val="6"/>
                <w:sz w:val="18"/>
                <w:szCs w:val="18"/>
              </w:rPr>
              <w:t>{{</w:t>
            </w:r>
            <w:proofErr w:type="spellStart"/>
            <w:proofErr w:type="gramStart"/>
            <w:r w:rsidR="007B3EF6" w:rsidRPr="007B3EF6">
              <w:rPr>
                <w:rFonts w:cs="Times New Roman (正文 CS 字体)"/>
                <w:bCs/>
                <w:spacing w:val="6"/>
                <w:sz w:val="18"/>
                <w:szCs w:val="18"/>
              </w:rPr>
              <w:t>sample.pathol</w:t>
            </w:r>
            <w:proofErr w:type="gramEnd"/>
            <w:r w:rsidR="007B3EF6" w:rsidRPr="007B3EF6">
              <w:rPr>
                <w:rFonts w:cs="Times New Roman (正文 CS 字体)"/>
                <w:bCs/>
                <w:spacing w:val="6"/>
                <w:sz w:val="18"/>
                <w:szCs w:val="18"/>
              </w:rPr>
              <w:t>_diagn</w:t>
            </w:r>
            <w:proofErr w:type="spellEnd"/>
            <w:r w:rsidR="007B3EF6" w:rsidRPr="007B3EF6">
              <w:rPr>
                <w:rFonts w:cs="Times New Roman (正文 CS 字体)"/>
                <w:bCs/>
                <w:spacing w:val="6"/>
                <w:sz w:val="18"/>
                <w:szCs w:val="18"/>
              </w:rPr>
              <w:t>}}</w:t>
            </w:r>
          </w:p>
        </w:tc>
      </w:tr>
    </w:tbl>
    <w:p w14:paraId="783737D3" w14:textId="77777777" w:rsidR="006E3CD8" w:rsidRDefault="006E3CD8">
      <w:pPr>
        <w:rPr>
          <w:rFonts w:cs="Times New Roman (正文 CS 字体)"/>
          <w:snapToGrid w:val="0"/>
          <w:spacing w:val="6"/>
          <w:sz w:val="18"/>
          <w:szCs w:val="18"/>
        </w:rPr>
      </w:pPr>
    </w:p>
    <w:p w14:paraId="79658878" w14:textId="77777777" w:rsidR="006E3CD8" w:rsidRDefault="00BC147C">
      <w:pPr>
        <w:rPr>
          <w:snapToGrid w:val="0"/>
        </w:rPr>
      </w:pPr>
      <w:r>
        <w:rPr>
          <w:rFonts w:cstheme="minorBidi"/>
          <w:b/>
          <w:bCs/>
          <w:color w:val="31849B"/>
          <w:kern w:val="2"/>
        </w:rPr>
        <w:t>检测</w:t>
      </w:r>
      <w:r>
        <w:rPr>
          <w:rFonts w:cstheme="minorBidi" w:hint="eastAsia"/>
          <w:b/>
          <w:bCs/>
          <w:color w:val="31849B"/>
          <w:kern w:val="2"/>
        </w:rPr>
        <w:t>内容</w:t>
      </w:r>
    </w:p>
    <w:p w14:paraId="3DDD93FA" w14:textId="2E2C5CC1" w:rsidR="006E3CD8" w:rsidRDefault="00BC147C">
      <w:pPr>
        <w:rPr>
          <w:rFonts w:cs="Times New Roman (正文 CS 字体)"/>
          <w:snapToGrid w:val="0"/>
          <w:spacing w:val="6"/>
          <w:sz w:val="18"/>
          <w:szCs w:val="18"/>
        </w:rPr>
      </w:pPr>
      <w:r>
        <w:rPr>
          <w:rFonts w:cs="Times New Roman (正文 CS 字体)" w:hint="eastAsia"/>
          <w:snapToGrid w:val="0"/>
          <w:spacing w:val="6"/>
          <w:sz w:val="18"/>
          <w:szCs w:val="18"/>
        </w:rPr>
        <w:t>本项目检测BRCA1和BRCA2</w:t>
      </w:r>
      <w:proofErr w:type="gramStart"/>
      <w:r>
        <w:rPr>
          <w:rFonts w:cs="Times New Roman (正文 CS 字体)" w:hint="eastAsia"/>
          <w:snapToGrid w:val="0"/>
          <w:spacing w:val="6"/>
          <w:sz w:val="18"/>
          <w:szCs w:val="18"/>
        </w:rPr>
        <w:t>两个</w:t>
      </w:r>
      <w:proofErr w:type="gramEnd"/>
      <w:r>
        <w:rPr>
          <w:rFonts w:cs="Times New Roman (正文 CS 字体)" w:hint="eastAsia"/>
          <w:snapToGrid w:val="0"/>
          <w:spacing w:val="6"/>
          <w:sz w:val="18"/>
          <w:szCs w:val="18"/>
        </w:rPr>
        <w:t>基因，</w:t>
      </w:r>
      <w:r>
        <w:rPr>
          <w:rFonts w:cs="Times New Roman (正文 CS 字体)"/>
          <w:snapToGrid w:val="0"/>
          <w:spacing w:val="6"/>
          <w:sz w:val="18"/>
          <w:szCs w:val="18"/>
        </w:rPr>
        <w:t>利用</w:t>
      </w:r>
      <w:r>
        <w:rPr>
          <w:rFonts w:cs="Times New Roman (正文 CS 字体)" w:hint="eastAsia"/>
          <w:snapToGrid w:val="0"/>
          <w:spacing w:val="6"/>
          <w:sz w:val="18"/>
          <w:szCs w:val="18"/>
        </w:rPr>
        <w:t>扩增子</w:t>
      </w:r>
      <w:r w:rsidR="005F3960">
        <w:rPr>
          <w:rFonts w:cs="Times New Roman (正文 CS 字体)" w:hint="eastAsia"/>
          <w:snapToGrid w:val="0"/>
          <w:spacing w:val="6"/>
          <w:sz w:val="18"/>
          <w:szCs w:val="18"/>
        </w:rPr>
        <w:t>建库</w:t>
      </w:r>
      <w:r>
        <w:rPr>
          <w:rFonts w:cs="Times New Roman (正文 CS 字体)"/>
          <w:snapToGrid w:val="0"/>
          <w:spacing w:val="6"/>
          <w:sz w:val="18"/>
          <w:szCs w:val="18"/>
        </w:rPr>
        <w:t>和高通量测序法检测</w:t>
      </w:r>
      <w:r>
        <w:rPr>
          <w:rFonts w:cs="Times New Roman (正文 CS 字体)" w:hint="eastAsia"/>
          <w:snapToGrid w:val="0"/>
          <w:spacing w:val="6"/>
          <w:sz w:val="18"/>
          <w:szCs w:val="18"/>
        </w:rPr>
        <w:t>BRCA1基因和BRCA2基因全编码区（包括BRCA1基因（NM_007294）外显子2、3、5~24，BRCA2基因（NM_000059）外显子2-27）、外显子-内含子连接区、UTR区（非翻译区）和启动子区域上的单核苷酸变异（SNV）和小片段插入/缺失变异（</w:t>
      </w:r>
      <w:proofErr w:type="spellStart"/>
      <w:r>
        <w:rPr>
          <w:rFonts w:cs="Times New Roman (正文 CS 字体)" w:hint="eastAsia"/>
          <w:snapToGrid w:val="0"/>
          <w:spacing w:val="6"/>
          <w:sz w:val="18"/>
          <w:szCs w:val="18"/>
        </w:rPr>
        <w:t>InDel</w:t>
      </w:r>
      <w:proofErr w:type="spellEnd"/>
      <w:r>
        <w:rPr>
          <w:rFonts w:cs="Times New Roman (正文 CS 字体)" w:hint="eastAsia"/>
          <w:snapToGrid w:val="0"/>
          <w:spacing w:val="6"/>
          <w:sz w:val="18"/>
          <w:szCs w:val="18"/>
        </w:rPr>
        <w:t>）。</w:t>
      </w:r>
      <w:r>
        <w:rPr>
          <w:rFonts w:cs="Times New Roman (正文 CS 字体)"/>
          <w:snapToGrid w:val="0"/>
          <w:spacing w:val="6"/>
          <w:sz w:val="18"/>
          <w:szCs w:val="18"/>
        </w:rPr>
        <w:br w:type="page"/>
      </w:r>
    </w:p>
    <w:p w14:paraId="7882BE06" w14:textId="77777777" w:rsidR="006E3CD8" w:rsidRDefault="00BC147C">
      <w:pPr>
        <w:numPr>
          <w:ilvl w:val="0"/>
          <w:numId w:val="2"/>
        </w:numPr>
        <w:rPr>
          <w:rFonts w:cstheme="minorBidi"/>
          <w:b/>
          <w:bCs/>
          <w:color w:val="31849B"/>
          <w:kern w:val="2"/>
        </w:rPr>
      </w:pPr>
      <w:r>
        <w:rPr>
          <w:rFonts w:cstheme="minorBidi" w:hint="eastAsia"/>
          <w:b/>
          <w:bCs/>
          <w:color w:val="31849B"/>
          <w:kern w:val="2"/>
        </w:rPr>
        <w:lastRenderedPageBreak/>
        <w:t>检测</w:t>
      </w:r>
      <w:r>
        <w:rPr>
          <w:rFonts w:cstheme="minorBidi"/>
          <w:b/>
          <w:bCs/>
          <w:color w:val="31849B"/>
          <w:kern w:val="2"/>
        </w:rPr>
        <w:t>结果</w:t>
      </w:r>
    </w:p>
    <w:p w14:paraId="4AC0F513" w14:textId="77777777" w:rsidR="006E3CD8" w:rsidRDefault="00BC147C">
      <w:pPr>
        <w:jc w:val="center"/>
        <w:rPr>
          <w:rFonts w:cstheme="minorBidi"/>
          <w:b/>
          <w:bCs/>
          <w:color w:val="31849B"/>
          <w:kern w:val="2"/>
          <w:sz w:val="22"/>
          <w:szCs w:val="22"/>
        </w:rPr>
      </w:pPr>
      <w:r>
        <w:rPr>
          <w:rFonts w:cstheme="minorBidi" w:hint="eastAsia"/>
          <w:b/>
          <w:bCs/>
          <w:color w:val="31849B"/>
          <w:kern w:val="2"/>
          <w:sz w:val="22"/>
          <w:szCs w:val="22"/>
        </w:rPr>
        <w:t>1.1检测结果小结</w:t>
      </w:r>
    </w:p>
    <w:tbl>
      <w:tblPr>
        <w:tblStyle w:val="afffd"/>
        <w:tblW w:w="10653" w:type="dxa"/>
        <w:jc w:val="center"/>
        <w:tblBorders>
          <w:top w:val="single" w:sz="4" w:space="0" w:color="31849B"/>
          <w:left w:val="none" w:sz="0" w:space="0" w:color="auto"/>
          <w:bottom w:val="single" w:sz="4" w:space="0" w:color="31849B"/>
          <w:right w:val="none" w:sz="0" w:space="0" w:color="auto"/>
          <w:insideH w:val="single" w:sz="4" w:space="0" w:color="31849B"/>
          <w:insideV w:val="none" w:sz="0" w:space="0" w:color="auto"/>
        </w:tblBorders>
        <w:tblLayout w:type="fixed"/>
        <w:tblLook w:val="04A0" w:firstRow="1" w:lastRow="0" w:firstColumn="1" w:lastColumn="0" w:noHBand="0" w:noVBand="1"/>
      </w:tblPr>
      <w:tblGrid>
        <w:gridCol w:w="1058"/>
        <w:gridCol w:w="2691"/>
        <w:gridCol w:w="1100"/>
        <w:gridCol w:w="973"/>
        <w:gridCol w:w="1473"/>
        <w:gridCol w:w="3358"/>
      </w:tblGrid>
      <w:tr w:rsidR="006E3CD8" w14:paraId="65E4EAAD" w14:textId="77777777">
        <w:trPr>
          <w:trHeight w:hRule="exact" w:val="336"/>
          <w:jc w:val="center"/>
        </w:trPr>
        <w:tc>
          <w:tcPr>
            <w:tcW w:w="1058" w:type="dxa"/>
            <w:tcBorders>
              <w:top w:val="single" w:sz="4" w:space="0" w:color="31849B"/>
              <w:left w:val="nil"/>
              <w:bottom w:val="single" w:sz="4" w:space="0" w:color="31849B"/>
              <w:right w:val="nil"/>
            </w:tcBorders>
            <w:shd w:val="clear" w:color="auto" w:fill="DBEFF4"/>
            <w:tcMar>
              <w:top w:w="60" w:type="dxa"/>
              <w:bottom w:w="60" w:type="dxa"/>
            </w:tcMar>
            <w:vAlign w:val="center"/>
          </w:tcPr>
          <w:p w14:paraId="6786AE58" w14:textId="77777777" w:rsidR="006E3CD8" w:rsidRDefault="00BC147C">
            <w:pPr>
              <w:spacing w:line="240" w:lineRule="exact"/>
              <w:jc w:val="center"/>
              <w:rPr>
                <w:b/>
                <w:snapToGrid w:val="0"/>
                <w:color w:val="31849B"/>
                <w:spacing w:val="6"/>
                <w:sz w:val="18"/>
                <w:szCs w:val="18"/>
              </w:rPr>
            </w:pPr>
            <w:r>
              <w:rPr>
                <w:b/>
                <w:snapToGrid w:val="0"/>
                <w:color w:val="31849B"/>
                <w:spacing w:val="6"/>
                <w:sz w:val="18"/>
                <w:szCs w:val="18"/>
              </w:rPr>
              <w:t>基因</w:t>
            </w:r>
          </w:p>
        </w:tc>
        <w:tc>
          <w:tcPr>
            <w:tcW w:w="2691" w:type="dxa"/>
            <w:tcBorders>
              <w:top w:val="single" w:sz="4" w:space="0" w:color="31849B"/>
              <w:left w:val="nil"/>
              <w:bottom w:val="single" w:sz="4" w:space="0" w:color="31849B"/>
              <w:right w:val="nil"/>
            </w:tcBorders>
            <w:shd w:val="clear" w:color="auto" w:fill="DBEFF4"/>
            <w:vAlign w:val="center"/>
          </w:tcPr>
          <w:p w14:paraId="34DB5B02" w14:textId="77777777" w:rsidR="006E3CD8" w:rsidRDefault="00BC147C">
            <w:pPr>
              <w:spacing w:line="240" w:lineRule="exact"/>
              <w:jc w:val="center"/>
              <w:rPr>
                <w:b/>
                <w:snapToGrid w:val="0"/>
                <w:color w:val="31849B"/>
                <w:spacing w:val="6"/>
                <w:sz w:val="18"/>
                <w:szCs w:val="18"/>
              </w:rPr>
            </w:pPr>
            <w:r>
              <w:rPr>
                <w:rFonts w:hint="eastAsia"/>
                <w:b/>
                <w:snapToGrid w:val="0"/>
                <w:color w:val="31849B"/>
                <w:spacing w:val="6"/>
                <w:sz w:val="18"/>
                <w:szCs w:val="18"/>
              </w:rPr>
              <w:t>检测结果</w:t>
            </w:r>
          </w:p>
        </w:tc>
        <w:tc>
          <w:tcPr>
            <w:tcW w:w="1100" w:type="dxa"/>
            <w:tcBorders>
              <w:top w:val="single" w:sz="4" w:space="0" w:color="31849B"/>
              <w:left w:val="nil"/>
              <w:bottom w:val="single" w:sz="4" w:space="0" w:color="31849B"/>
              <w:right w:val="nil"/>
            </w:tcBorders>
            <w:shd w:val="clear" w:color="auto" w:fill="DBEFF4"/>
            <w:tcMar>
              <w:top w:w="60" w:type="dxa"/>
              <w:bottom w:w="60" w:type="dxa"/>
            </w:tcMar>
            <w:vAlign w:val="center"/>
          </w:tcPr>
          <w:p w14:paraId="5E3F2AED" w14:textId="77777777" w:rsidR="006E3CD8" w:rsidRDefault="00BC147C">
            <w:pPr>
              <w:spacing w:line="240" w:lineRule="exact"/>
              <w:jc w:val="center"/>
              <w:rPr>
                <w:b/>
                <w:snapToGrid w:val="0"/>
                <w:color w:val="31849B"/>
                <w:spacing w:val="6"/>
                <w:sz w:val="18"/>
                <w:szCs w:val="18"/>
              </w:rPr>
            </w:pPr>
            <w:r>
              <w:rPr>
                <w:rFonts w:hint="eastAsia"/>
                <w:b/>
                <w:snapToGrid w:val="0"/>
                <w:color w:val="31849B"/>
                <w:spacing w:val="6"/>
                <w:sz w:val="18"/>
                <w:szCs w:val="18"/>
              </w:rPr>
              <w:t>变异来源</w:t>
            </w:r>
          </w:p>
        </w:tc>
        <w:tc>
          <w:tcPr>
            <w:tcW w:w="973" w:type="dxa"/>
            <w:tcBorders>
              <w:top w:val="single" w:sz="4" w:space="0" w:color="31849B"/>
              <w:left w:val="nil"/>
              <w:bottom w:val="single" w:sz="4" w:space="0" w:color="31849B"/>
              <w:right w:val="nil"/>
            </w:tcBorders>
            <w:shd w:val="clear" w:color="auto" w:fill="DBEFF4"/>
            <w:tcMar>
              <w:top w:w="60" w:type="dxa"/>
              <w:bottom w:w="60" w:type="dxa"/>
            </w:tcMar>
            <w:vAlign w:val="center"/>
          </w:tcPr>
          <w:p w14:paraId="385E9FB6" w14:textId="77777777" w:rsidR="006E3CD8" w:rsidRDefault="00BC147C">
            <w:pPr>
              <w:spacing w:line="240" w:lineRule="exact"/>
              <w:jc w:val="center"/>
              <w:rPr>
                <w:b/>
                <w:snapToGrid w:val="0"/>
                <w:color w:val="31849B"/>
                <w:spacing w:val="6"/>
                <w:sz w:val="18"/>
                <w:szCs w:val="18"/>
              </w:rPr>
            </w:pPr>
            <w:r>
              <w:rPr>
                <w:rFonts w:hint="eastAsia"/>
                <w:b/>
                <w:snapToGrid w:val="0"/>
                <w:color w:val="31849B"/>
                <w:spacing w:val="6"/>
                <w:sz w:val="18"/>
                <w:szCs w:val="18"/>
              </w:rPr>
              <w:t>基因型</w:t>
            </w:r>
          </w:p>
        </w:tc>
        <w:tc>
          <w:tcPr>
            <w:tcW w:w="1473" w:type="dxa"/>
            <w:tcBorders>
              <w:top w:val="single" w:sz="4" w:space="0" w:color="31849B"/>
              <w:left w:val="nil"/>
              <w:bottom w:val="single" w:sz="4" w:space="0" w:color="31849B"/>
              <w:right w:val="nil"/>
            </w:tcBorders>
            <w:shd w:val="clear" w:color="auto" w:fill="DBEFF4"/>
            <w:tcMar>
              <w:top w:w="60" w:type="dxa"/>
              <w:bottom w:w="60" w:type="dxa"/>
            </w:tcMar>
            <w:vAlign w:val="center"/>
          </w:tcPr>
          <w:p w14:paraId="2121EC40" w14:textId="77777777" w:rsidR="006E3CD8" w:rsidRDefault="00BC147C">
            <w:pPr>
              <w:spacing w:line="240" w:lineRule="exact"/>
              <w:jc w:val="center"/>
              <w:rPr>
                <w:b/>
                <w:snapToGrid w:val="0"/>
                <w:color w:val="31849B"/>
                <w:spacing w:val="6"/>
                <w:sz w:val="18"/>
                <w:szCs w:val="18"/>
              </w:rPr>
            </w:pPr>
            <w:r>
              <w:rPr>
                <w:rFonts w:hint="eastAsia"/>
                <w:b/>
                <w:snapToGrid w:val="0"/>
                <w:color w:val="31849B"/>
                <w:spacing w:val="6"/>
                <w:sz w:val="18"/>
                <w:szCs w:val="18"/>
              </w:rPr>
              <w:t>变异解读</w:t>
            </w:r>
          </w:p>
        </w:tc>
        <w:tc>
          <w:tcPr>
            <w:tcW w:w="3358" w:type="dxa"/>
            <w:tcBorders>
              <w:top w:val="single" w:sz="4" w:space="0" w:color="31849B"/>
              <w:left w:val="nil"/>
              <w:bottom w:val="single" w:sz="4" w:space="0" w:color="31849B"/>
              <w:right w:val="nil"/>
            </w:tcBorders>
            <w:shd w:val="clear" w:color="auto" w:fill="DBEFF4"/>
            <w:tcMar>
              <w:top w:w="60" w:type="dxa"/>
              <w:bottom w:w="60" w:type="dxa"/>
            </w:tcMar>
            <w:vAlign w:val="center"/>
          </w:tcPr>
          <w:p w14:paraId="2D7112A4" w14:textId="77777777" w:rsidR="006E3CD8" w:rsidRDefault="00BC147C">
            <w:pPr>
              <w:spacing w:line="240" w:lineRule="exact"/>
              <w:jc w:val="center"/>
              <w:rPr>
                <w:b/>
                <w:snapToGrid w:val="0"/>
                <w:color w:val="31849B"/>
                <w:spacing w:val="6"/>
                <w:sz w:val="18"/>
                <w:szCs w:val="18"/>
              </w:rPr>
            </w:pPr>
            <w:r>
              <w:rPr>
                <w:rFonts w:hint="eastAsia"/>
                <w:b/>
                <w:snapToGrid w:val="0"/>
                <w:color w:val="31849B"/>
                <w:spacing w:val="6"/>
                <w:sz w:val="18"/>
                <w:szCs w:val="18"/>
              </w:rPr>
              <w:t>临床提示（耐药/敏感，证据等级）</w:t>
            </w:r>
          </w:p>
        </w:tc>
      </w:tr>
      <w:tr w:rsidR="000B6A17" w14:paraId="029B5D4B" w14:textId="77777777" w:rsidTr="001832F6">
        <w:trPr>
          <w:trHeight w:val="567"/>
          <w:jc w:val="center"/>
        </w:trPr>
        <w:tc>
          <w:tcPr>
            <w:tcW w:w="10653" w:type="dxa"/>
            <w:gridSpan w:val="6"/>
            <w:shd w:val="clear" w:color="auto" w:fill="auto"/>
            <w:tcMar>
              <w:top w:w="28" w:type="dxa"/>
              <w:bottom w:w="28" w:type="dxa"/>
            </w:tcMar>
            <w:vAlign w:val="center"/>
          </w:tcPr>
          <w:p w14:paraId="4C701325" w14:textId="5E70CCF4" w:rsidR="000B6A17" w:rsidRDefault="000B6A17">
            <w:pPr>
              <w:spacing w:line="240" w:lineRule="exact"/>
              <w:jc w:val="center"/>
              <w:rPr>
                <w:rFonts w:cs="Times New Roman (正文 CS 字体)"/>
                <w:snapToGrid w:val="0"/>
                <w:spacing w:val="6"/>
                <w:sz w:val="18"/>
                <w:szCs w:val="18"/>
              </w:rPr>
            </w:pPr>
            <w:r w:rsidRPr="000B6A17">
              <w:rPr>
                <w:rFonts w:cs="Times New Roman (正文 CS 字体)"/>
                <w:snapToGrid w:val="0"/>
                <w:spacing w:val="6"/>
                <w:sz w:val="18"/>
                <w:szCs w:val="18"/>
              </w:rPr>
              <w:t>{%tr if var_brca.snv_</w:t>
            </w:r>
            <w:proofErr w:type="gramStart"/>
            <w:r w:rsidRPr="000B6A17">
              <w:rPr>
                <w:rFonts w:cs="Times New Roman (正文 CS 字体)"/>
                <w:snapToGrid w:val="0"/>
                <w:spacing w:val="6"/>
                <w:sz w:val="18"/>
                <w:szCs w:val="18"/>
              </w:rPr>
              <w:t>s.B</w:t>
            </w:r>
            <w:proofErr w:type="gramEnd"/>
            <w:r w:rsidRPr="000B6A17">
              <w:rPr>
                <w:rFonts w:cs="Times New Roman (正文 CS 字体)"/>
                <w:snapToGrid w:val="0"/>
                <w:spacing w:val="6"/>
                <w:sz w:val="18"/>
                <w:szCs w:val="18"/>
              </w:rPr>
              <w:t xml:space="preserve">1_L5 + var_brca.snv_s.B1_L4 </w:t>
            </w:r>
            <w:r w:rsidR="001A3C61" w:rsidRPr="000B6A17">
              <w:rPr>
                <w:rFonts w:cs="Times New Roman (正文 CS 字体)"/>
                <w:snapToGrid w:val="0"/>
                <w:spacing w:val="6"/>
                <w:sz w:val="18"/>
                <w:szCs w:val="18"/>
              </w:rPr>
              <w:t>+ var_brca.snv_s.B1_L</w:t>
            </w:r>
            <w:r w:rsidR="001A3C61">
              <w:rPr>
                <w:rFonts w:cs="Times New Roman (正文 CS 字体)"/>
                <w:snapToGrid w:val="0"/>
                <w:spacing w:val="6"/>
                <w:sz w:val="18"/>
                <w:szCs w:val="18"/>
              </w:rPr>
              <w:t>3</w:t>
            </w:r>
            <w:r w:rsidRPr="000B6A17">
              <w:rPr>
                <w:rFonts w:cs="Times New Roman (正文 CS 字体)"/>
                <w:snapToGrid w:val="0"/>
                <w:spacing w:val="6"/>
                <w:sz w:val="18"/>
                <w:szCs w:val="18"/>
              </w:rPr>
              <w:t>%}</w:t>
            </w:r>
          </w:p>
        </w:tc>
      </w:tr>
      <w:tr w:rsidR="000B6A17" w14:paraId="44266593" w14:textId="77777777" w:rsidTr="001832F6">
        <w:trPr>
          <w:trHeight w:val="567"/>
          <w:jc w:val="center"/>
        </w:trPr>
        <w:tc>
          <w:tcPr>
            <w:tcW w:w="10653" w:type="dxa"/>
            <w:gridSpan w:val="6"/>
            <w:shd w:val="clear" w:color="auto" w:fill="auto"/>
            <w:tcMar>
              <w:top w:w="28" w:type="dxa"/>
              <w:bottom w:w="28" w:type="dxa"/>
            </w:tcMar>
            <w:vAlign w:val="center"/>
          </w:tcPr>
          <w:p w14:paraId="2B7860CD" w14:textId="51CBA58A" w:rsidR="000B6A17" w:rsidRPr="000B6A17" w:rsidRDefault="000B6A17">
            <w:pPr>
              <w:spacing w:line="240" w:lineRule="exact"/>
              <w:jc w:val="center"/>
              <w:rPr>
                <w:rFonts w:cs="Times New Roman (正文 CS 字体)"/>
                <w:snapToGrid w:val="0"/>
                <w:spacing w:val="6"/>
                <w:sz w:val="18"/>
                <w:szCs w:val="18"/>
              </w:rPr>
            </w:pPr>
            <w:r w:rsidRPr="000B6A17">
              <w:rPr>
                <w:rFonts w:cs="Times New Roman (正文 CS 字体)"/>
                <w:snapToGrid w:val="0"/>
                <w:spacing w:val="6"/>
                <w:sz w:val="18"/>
                <w:szCs w:val="18"/>
              </w:rPr>
              <w:t xml:space="preserve">{%tr </w:t>
            </w:r>
            <w:r>
              <w:rPr>
                <w:rFonts w:cs="Times New Roman (正文 CS 字体)" w:hint="eastAsia"/>
                <w:snapToGrid w:val="0"/>
                <w:spacing w:val="6"/>
                <w:sz w:val="18"/>
                <w:szCs w:val="18"/>
              </w:rPr>
              <w:t>for</w:t>
            </w:r>
            <w:r>
              <w:rPr>
                <w:rFonts w:cs="Times New Roman (正文 CS 字体)"/>
                <w:snapToGrid w:val="0"/>
                <w:spacing w:val="6"/>
                <w:sz w:val="18"/>
                <w:szCs w:val="18"/>
              </w:rPr>
              <w:t xml:space="preserve"> a in</w:t>
            </w:r>
            <w:r w:rsidRPr="000B6A17">
              <w:rPr>
                <w:rFonts w:cs="Times New Roman (正文 CS 字体)"/>
                <w:snapToGrid w:val="0"/>
                <w:spacing w:val="6"/>
                <w:sz w:val="18"/>
                <w:szCs w:val="18"/>
              </w:rPr>
              <w:t xml:space="preserve"> var_brca.snv_</w:t>
            </w:r>
            <w:proofErr w:type="gramStart"/>
            <w:r w:rsidRPr="000B6A17">
              <w:rPr>
                <w:rFonts w:cs="Times New Roman (正文 CS 字体)"/>
                <w:snapToGrid w:val="0"/>
                <w:spacing w:val="6"/>
                <w:sz w:val="18"/>
                <w:szCs w:val="18"/>
              </w:rPr>
              <w:t>s.B</w:t>
            </w:r>
            <w:proofErr w:type="gramEnd"/>
            <w:r w:rsidRPr="000B6A17">
              <w:rPr>
                <w:rFonts w:cs="Times New Roman (正文 CS 字体)"/>
                <w:snapToGrid w:val="0"/>
                <w:spacing w:val="6"/>
                <w:sz w:val="18"/>
                <w:szCs w:val="18"/>
              </w:rPr>
              <w:t xml:space="preserve">1_L5 + var_brca.snv_s.B1_L4 </w:t>
            </w:r>
            <w:r w:rsidR="001A3C61" w:rsidRPr="000B6A17">
              <w:rPr>
                <w:rFonts w:cs="Times New Roman (正文 CS 字体)"/>
                <w:snapToGrid w:val="0"/>
                <w:spacing w:val="6"/>
                <w:sz w:val="18"/>
                <w:szCs w:val="18"/>
              </w:rPr>
              <w:t>+ var_brca.snv_s.B1_L</w:t>
            </w:r>
            <w:r w:rsidR="001A3C61">
              <w:rPr>
                <w:rFonts w:cs="Times New Roman (正文 CS 字体)"/>
                <w:snapToGrid w:val="0"/>
                <w:spacing w:val="6"/>
                <w:sz w:val="18"/>
                <w:szCs w:val="18"/>
              </w:rPr>
              <w:t>3</w:t>
            </w:r>
            <w:r w:rsidRPr="000B6A17">
              <w:rPr>
                <w:rFonts w:cs="Times New Roman (正文 CS 字体)"/>
                <w:snapToGrid w:val="0"/>
                <w:spacing w:val="6"/>
                <w:sz w:val="18"/>
                <w:szCs w:val="18"/>
              </w:rPr>
              <w:t>%}</w:t>
            </w:r>
          </w:p>
        </w:tc>
      </w:tr>
      <w:tr w:rsidR="000B6A17" w14:paraId="1377B59F" w14:textId="77777777" w:rsidTr="000B6A17">
        <w:trPr>
          <w:trHeight w:val="567"/>
          <w:jc w:val="center"/>
        </w:trPr>
        <w:tc>
          <w:tcPr>
            <w:tcW w:w="1058" w:type="dxa"/>
            <w:shd w:val="clear" w:color="auto" w:fill="auto"/>
            <w:tcMar>
              <w:top w:w="28" w:type="dxa"/>
              <w:bottom w:w="28" w:type="dxa"/>
            </w:tcMar>
            <w:vAlign w:val="center"/>
          </w:tcPr>
          <w:p w14:paraId="462B71BE" w14:textId="5598C528" w:rsidR="000B6A17" w:rsidRDefault="007C0D48">
            <w:pPr>
              <w:spacing w:line="240" w:lineRule="exact"/>
              <w:jc w:val="center"/>
              <w:rPr>
                <w:rFonts w:cs="Times New Roman (正文 CS 字体)"/>
                <w:snapToGrid w:val="0"/>
                <w:spacing w:val="6"/>
                <w:sz w:val="18"/>
                <w:szCs w:val="18"/>
              </w:rPr>
            </w:pPr>
            <w:r w:rsidRPr="007C0D48">
              <w:rPr>
                <w:rFonts w:cs="Times New Roman (正文 CS 字体)"/>
                <w:snapToGrid w:val="0"/>
                <w:spacing w:val="6"/>
                <w:sz w:val="18"/>
                <w:szCs w:val="18"/>
              </w:rPr>
              <w:t>{{</w:t>
            </w:r>
            <w:proofErr w:type="spellStart"/>
            <w:proofErr w:type="gramStart"/>
            <w:r w:rsidRPr="007C0D48">
              <w:rPr>
                <w:rFonts w:cs="Times New Roman (正文 CS 字体)"/>
                <w:snapToGrid w:val="0"/>
                <w:spacing w:val="6"/>
                <w:sz w:val="18"/>
                <w:szCs w:val="18"/>
              </w:rPr>
              <w:t>a.gene</w:t>
            </w:r>
            <w:proofErr w:type="gramEnd"/>
            <w:r w:rsidRPr="007C0D48">
              <w:rPr>
                <w:rFonts w:cs="Times New Roman (正文 CS 字体)"/>
                <w:snapToGrid w:val="0"/>
                <w:spacing w:val="6"/>
                <w:sz w:val="18"/>
                <w:szCs w:val="18"/>
              </w:rPr>
              <w:t>_symbol</w:t>
            </w:r>
            <w:proofErr w:type="spellEnd"/>
            <w:r w:rsidRPr="007C0D48">
              <w:rPr>
                <w:rFonts w:cs="Times New Roman (正文 CS 字体)"/>
                <w:snapToGrid w:val="0"/>
                <w:spacing w:val="6"/>
                <w:sz w:val="18"/>
                <w:szCs w:val="18"/>
              </w:rPr>
              <w:t>}}</w:t>
            </w:r>
          </w:p>
        </w:tc>
        <w:tc>
          <w:tcPr>
            <w:tcW w:w="2691" w:type="dxa"/>
            <w:vAlign w:val="center"/>
          </w:tcPr>
          <w:p w14:paraId="16D4DB50" w14:textId="77777777" w:rsidR="006D7528" w:rsidRPr="006D7528" w:rsidRDefault="006D7528" w:rsidP="006D7528">
            <w:pPr>
              <w:spacing w:line="240" w:lineRule="exact"/>
              <w:jc w:val="center"/>
              <w:rPr>
                <w:snapToGrid w:val="0"/>
                <w:spacing w:val="6"/>
                <w:sz w:val="18"/>
                <w:szCs w:val="18"/>
              </w:rPr>
            </w:pPr>
            <w:r w:rsidRPr="006D7528">
              <w:rPr>
                <w:snapToGrid w:val="0"/>
                <w:spacing w:val="6"/>
                <w:sz w:val="18"/>
                <w:szCs w:val="18"/>
              </w:rPr>
              <w:t>{{</w:t>
            </w:r>
            <w:proofErr w:type="spellStart"/>
            <w:proofErr w:type="gramStart"/>
            <w:r w:rsidRPr="006D7528">
              <w:rPr>
                <w:snapToGrid w:val="0"/>
                <w:spacing w:val="6"/>
                <w:sz w:val="18"/>
                <w:szCs w:val="18"/>
              </w:rPr>
              <w:t>a.gene</w:t>
            </w:r>
            <w:proofErr w:type="gramEnd"/>
            <w:r w:rsidRPr="006D7528">
              <w:rPr>
                <w:snapToGrid w:val="0"/>
                <w:spacing w:val="6"/>
                <w:sz w:val="18"/>
                <w:szCs w:val="18"/>
              </w:rPr>
              <w:t>_region</w:t>
            </w:r>
            <w:proofErr w:type="spellEnd"/>
            <w:r w:rsidRPr="006D7528">
              <w:rPr>
                <w:snapToGrid w:val="0"/>
                <w:spacing w:val="6"/>
                <w:sz w:val="18"/>
                <w:szCs w:val="18"/>
              </w:rPr>
              <w:t>}} {{</w:t>
            </w:r>
            <w:proofErr w:type="spellStart"/>
            <w:r w:rsidRPr="006D7528">
              <w:rPr>
                <w:snapToGrid w:val="0"/>
                <w:spacing w:val="6"/>
                <w:sz w:val="18"/>
                <w:szCs w:val="18"/>
              </w:rPr>
              <w:t>a.hgvs_c</w:t>
            </w:r>
            <w:proofErr w:type="spellEnd"/>
            <w:r w:rsidRPr="006D7528">
              <w:rPr>
                <w:snapToGrid w:val="0"/>
                <w:spacing w:val="6"/>
                <w:sz w:val="18"/>
                <w:szCs w:val="18"/>
              </w:rPr>
              <w:t xml:space="preserve">}}{%if </w:t>
            </w:r>
            <w:proofErr w:type="spellStart"/>
            <w:r w:rsidRPr="006D7528">
              <w:rPr>
                <w:snapToGrid w:val="0"/>
                <w:spacing w:val="6"/>
                <w:sz w:val="18"/>
                <w:szCs w:val="18"/>
              </w:rPr>
              <w:t>a.hgvs_p</w:t>
            </w:r>
            <w:proofErr w:type="spellEnd"/>
            <w:r w:rsidRPr="006D7528">
              <w:rPr>
                <w:snapToGrid w:val="0"/>
                <w:spacing w:val="6"/>
                <w:sz w:val="18"/>
                <w:szCs w:val="18"/>
              </w:rPr>
              <w:t xml:space="preserve"> != “p.?”%} {{</w:t>
            </w:r>
            <w:proofErr w:type="spellStart"/>
            <w:r w:rsidRPr="006D7528">
              <w:rPr>
                <w:snapToGrid w:val="0"/>
                <w:spacing w:val="6"/>
                <w:sz w:val="18"/>
                <w:szCs w:val="18"/>
              </w:rPr>
              <w:t>a.hgvs_p</w:t>
            </w:r>
            <w:proofErr w:type="spellEnd"/>
            <w:r w:rsidRPr="006D7528">
              <w:rPr>
                <w:snapToGrid w:val="0"/>
                <w:spacing w:val="6"/>
                <w:sz w:val="18"/>
                <w:szCs w:val="18"/>
              </w:rPr>
              <w:t>}}{%endif%}</w:t>
            </w:r>
          </w:p>
          <w:p w14:paraId="0BB74D6F" w14:textId="7EEE3A97" w:rsidR="000B6A17" w:rsidRDefault="006D7528" w:rsidP="006D7528">
            <w:pPr>
              <w:spacing w:line="240" w:lineRule="exact"/>
              <w:jc w:val="center"/>
              <w:rPr>
                <w:snapToGrid w:val="0"/>
                <w:spacing w:val="6"/>
                <w:sz w:val="18"/>
                <w:szCs w:val="18"/>
              </w:rPr>
            </w:pPr>
            <w:r w:rsidRPr="006D7528">
              <w:rPr>
                <w:snapToGrid w:val="0"/>
                <w:spacing w:val="6"/>
                <w:sz w:val="18"/>
                <w:szCs w:val="18"/>
              </w:rPr>
              <w:t>{{</w:t>
            </w:r>
            <w:proofErr w:type="spellStart"/>
            <w:proofErr w:type="gramStart"/>
            <w:r w:rsidRPr="006D7528">
              <w:rPr>
                <w:snapToGrid w:val="0"/>
                <w:spacing w:val="6"/>
                <w:sz w:val="18"/>
                <w:szCs w:val="18"/>
              </w:rPr>
              <w:t>a.transcript</w:t>
            </w:r>
            <w:proofErr w:type="gramEnd"/>
            <w:r w:rsidRPr="006D7528">
              <w:rPr>
                <w:snapToGrid w:val="0"/>
                <w:spacing w:val="6"/>
                <w:sz w:val="18"/>
                <w:szCs w:val="18"/>
              </w:rPr>
              <w:t>_primary</w:t>
            </w:r>
            <w:proofErr w:type="spellEnd"/>
            <w:r w:rsidRPr="006D7528">
              <w:rPr>
                <w:snapToGrid w:val="0"/>
                <w:spacing w:val="6"/>
                <w:sz w:val="18"/>
                <w:szCs w:val="18"/>
              </w:rPr>
              <w:t>}}</w:t>
            </w:r>
          </w:p>
        </w:tc>
        <w:tc>
          <w:tcPr>
            <w:tcW w:w="1100" w:type="dxa"/>
            <w:shd w:val="clear" w:color="auto" w:fill="auto"/>
            <w:tcMar>
              <w:top w:w="28" w:type="dxa"/>
              <w:bottom w:w="28" w:type="dxa"/>
            </w:tcMar>
            <w:vAlign w:val="center"/>
          </w:tcPr>
          <w:p w14:paraId="122252C6" w14:textId="4D2C88EA" w:rsidR="000B6A17" w:rsidRDefault="006D7528">
            <w:pPr>
              <w:spacing w:line="240" w:lineRule="exact"/>
              <w:jc w:val="center"/>
              <w:rPr>
                <w:snapToGrid w:val="0"/>
                <w:spacing w:val="6"/>
                <w:sz w:val="18"/>
                <w:szCs w:val="18"/>
              </w:rPr>
            </w:pPr>
            <w:r>
              <w:rPr>
                <w:rFonts w:hint="eastAsia"/>
                <w:snapToGrid w:val="0"/>
                <w:spacing w:val="6"/>
                <w:sz w:val="18"/>
                <w:szCs w:val="18"/>
              </w:rPr>
              <w:t>胚系</w:t>
            </w:r>
          </w:p>
        </w:tc>
        <w:tc>
          <w:tcPr>
            <w:tcW w:w="973" w:type="dxa"/>
            <w:shd w:val="clear" w:color="auto" w:fill="auto"/>
            <w:tcMar>
              <w:top w:w="28" w:type="dxa"/>
              <w:bottom w:w="28" w:type="dxa"/>
            </w:tcMar>
            <w:vAlign w:val="center"/>
          </w:tcPr>
          <w:p w14:paraId="49CE394A" w14:textId="789B0430" w:rsidR="000B6A17" w:rsidRDefault="006D7528">
            <w:pPr>
              <w:spacing w:line="240" w:lineRule="exact"/>
              <w:jc w:val="center"/>
              <w:rPr>
                <w:snapToGrid w:val="0"/>
                <w:spacing w:val="6"/>
                <w:sz w:val="18"/>
                <w:szCs w:val="18"/>
              </w:rPr>
            </w:pPr>
            <w:r w:rsidRPr="006D7528">
              <w:rPr>
                <w:snapToGrid w:val="0"/>
                <w:spacing w:val="6"/>
                <w:sz w:val="18"/>
                <w:szCs w:val="18"/>
              </w:rPr>
              <w:t xml:space="preserve">{%if </w:t>
            </w:r>
            <w:proofErr w:type="spellStart"/>
            <w:r w:rsidRPr="006D7528">
              <w:rPr>
                <w:snapToGrid w:val="0"/>
                <w:spacing w:val="6"/>
                <w:sz w:val="18"/>
                <w:szCs w:val="18"/>
              </w:rPr>
              <w:t>a.freq</w:t>
            </w:r>
            <w:proofErr w:type="spellEnd"/>
            <w:r w:rsidRPr="006D7528">
              <w:rPr>
                <w:snapToGrid w:val="0"/>
                <w:spacing w:val="6"/>
                <w:sz w:val="18"/>
                <w:szCs w:val="18"/>
              </w:rPr>
              <w:t>&gt;=0.85%}纯合{%else%}杂合{%endif%}</w:t>
            </w:r>
          </w:p>
        </w:tc>
        <w:tc>
          <w:tcPr>
            <w:tcW w:w="1473" w:type="dxa"/>
            <w:shd w:val="clear" w:color="auto" w:fill="auto"/>
            <w:tcMar>
              <w:top w:w="28" w:type="dxa"/>
              <w:bottom w:w="28" w:type="dxa"/>
            </w:tcMar>
            <w:vAlign w:val="center"/>
          </w:tcPr>
          <w:p w14:paraId="4536F9BF" w14:textId="77777777" w:rsidR="006D7528" w:rsidRPr="006D7528" w:rsidRDefault="006D7528" w:rsidP="006D7528">
            <w:pPr>
              <w:spacing w:line="240" w:lineRule="exact"/>
              <w:jc w:val="center"/>
              <w:rPr>
                <w:snapToGrid w:val="0"/>
                <w:spacing w:val="6"/>
                <w:sz w:val="18"/>
                <w:szCs w:val="18"/>
              </w:rPr>
            </w:pPr>
            <w:r w:rsidRPr="006D7528">
              <w:rPr>
                <w:snapToGrid w:val="0"/>
                <w:spacing w:val="6"/>
                <w:sz w:val="18"/>
                <w:szCs w:val="18"/>
              </w:rPr>
              <w:t xml:space="preserve">{%p if </w:t>
            </w:r>
            <w:proofErr w:type="spellStart"/>
            <w:proofErr w:type="gramStart"/>
            <w:r w:rsidRPr="006D7528">
              <w:rPr>
                <w:snapToGrid w:val="0"/>
                <w:spacing w:val="6"/>
                <w:sz w:val="18"/>
                <w:szCs w:val="18"/>
              </w:rPr>
              <w:t>a.clinic</w:t>
            </w:r>
            <w:proofErr w:type="gramEnd"/>
            <w:r w:rsidRPr="006D7528">
              <w:rPr>
                <w:snapToGrid w:val="0"/>
                <w:spacing w:val="6"/>
                <w:sz w:val="18"/>
                <w:szCs w:val="18"/>
              </w:rPr>
              <w:t>_num_g</w:t>
            </w:r>
            <w:proofErr w:type="spellEnd"/>
            <w:r w:rsidRPr="006D7528">
              <w:rPr>
                <w:snapToGrid w:val="0"/>
                <w:spacing w:val="6"/>
                <w:sz w:val="18"/>
                <w:szCs w:val="18"/>
              </w:rPr>
              <w:t>==4%}</w:t>
            </w:r>
          </w:p>
          <w:p w14:paraId="6917EEE6" w14:textId="77777777" w:rsidR="006D7528" w:rsidRPr="006D7528" w:rsidRDefault="006D7528" w:rsidP="006D7528">
            <w:pPr>
              <w:spacing w:line="240" w:lineRule="exact"/>
              <w:jc w:val="center"/>
              <w:rPr>
                <w:snapToGrid w:val="0"/>
                <w:spacing w:val="6"/>
                <w:sz w:val="18"/>
                <w:szCs w:val="18"/>
              </w:rPr>
            </w:pPr>
            <w:r w:rsidRPr="006D7528">
              <w:rPr>
                <w:snapToGrid w:val="0"/>
                <w:spacing w:val="6"/>
                <w:sz w:val="18"/>
                <w:szCs w:val="18"/>
              </w:rPr>
              <w:t>4-疑似致病性</w:t>
            </w:r>
          </w:p>
          <w:p w14:paraId="5634D794" w14:textId="77777777" w:rsidR="006D7528" w:rsidRPr="006D7528" w:rsidRDefault="006D7528" w:rsidP="006D7528">
            <w:pPr>
              <w:spacing w:line="240" w:lineRule="exact"/>
              <w:jc w:val="center"/>
              <w:rPr>
                <w:snapToGrid w:val="0"/>
                <w:spacing w:val="6"/>
                <w:sz w:val="18"/>
                <w:szCs w:val="18"/>
              </w:rPr>
            </w:pPr>
            <w:r w:rsidRPr="006D7528">
              <w:rPr>
                <w:snapToGrid w:val="0"/>
                <w:spacing w:val="6"/>
                <w:sz w:val="18"/>
                <w:szCs w:val="18"/>
              </w:rPr>
              <w:t xml:space="preserve">{%p </w:t>
            </w:r>
            <w:proofErr w:type="spellStart"/>
            <w:r w:rsidRPr="006D7528">
              <w:rPr>
                <w:snapToGrid w:val="0"/>
                <w:spacing w:val="6"/>
                <w:sz w:val="18"/>
                <w:szCs w:val="18"/>
              </w:rPr>
              <w:t>elif</w:t>
            </w:r>
            <w:proofErr w:type="spellEnd"/>
            <w:r w:rsidRPr="006D7528">
              <w:rPr>
                <w:snapToGrid w:val="0"/>
                <w:spacing w:val="6"/>
                <w:sz w:val="18"/>
                <w:szCs w:val="18"/>
              </w:rPr>
              <w:t xml:space="preserve"> </w:t>
            </w:r>
            <w:proofErr w:type="spellStart"/>
            <w:proofErr w:type="gramStart"/>
            <w:r w:rsidRPr="006D7528">
              <w:rPr>
                <w:snapToGrid w:val="0"/>
                <w:spacing w:val="6"/>
                <w:sz w:val="18"/>
                <w:szCs w:val="18"/>
              </w:rPr>
              <w:t>a.clinic</w:t>
            </w:r>
            <w:proofErr w:type="gramEnd"/>
            <w:r w:rsidRPr="006D7528">
              <w:rPr>
                <w:snapToGrid w:val="0"/>
                <w:spacing w:val="6"/>
                <w:sz w:val="18"/>
                <w:szCs w:val="18"/>
              </w:rPr>
              <w:t>_num_g</w:t>
            </w:r>
            <w:proofErr w:type="spellEnd"/>
            <w:r w:rsidRPr="006D7528">
              <w:rPr>
                <w:snapToGrid w:val="0"/>
                <w:spacing w:val="6"/>
                <w:sz w:val="18"/>
                <w:szCs w:val="18"/>
              </w:rPr>
              <w:t>==5%}</w:t>
            </w:r>
          </w:p>
          <w:p w14:paraId="443F236E" w14:textId="77777777" w:rsidR="006D7528" w:rsidRPr="006D7528" w:rsidRDefault="006D7528" w:rsidP="006D7528">
            <w:pPr>
              <w:spacing w:line="240" w:lineRule="exact"/>
              <w:jc w:val="center"/>
              <w:rPr>
                <w:snapToGrid w:val="0"/>
                <w:spacing w:val="6"/>
                <w:sz w:val="18"/>
                <w:szCs w:val="18"/>
              </w:rPr>
            </w:pPr>
            <w:r w:rsidRPr="006D7528">
              <w:rPr>
                <w:snapToGrid w:val="0"/>
                <w:spacing w:val="6"/>
                <w:sz w:val="18"/>
                <w:szCs w:val="18"/>
              </w:rPr>
              <w:t>5-致病性</w:t>
            </w:r>
          </w:p>
          <w:p w14:paraId="453F048F" w14:textId="77777777" w:rsidR="006D7528" w:rsidRPr="006D7528" w:rsidRDefault="006D7528" w:rsidP="006D7528">
            <w:pPr>
              <w:spacing w:line="240" w:lineRule="exact"/>
              <w:jc w:val="center"/>
              <w:rPr>
                <w:snapToGrid w:val="0"/>
                <w:spacing w:val="6"/>
                <w:sz w:val="18"/>
                <w:szCs w:val="18"/>
              </w:rPr>
            </w:pPr>
            <w:r w:rsidRPr="006D7528">
              <w:rPr>
                <w:snapToGrid w:val="0"/>
                <w:spacing w:val="6"/>
                <w:sz w:val="18"/>
                <w:szCs w:val="18"/>
              </w:rPr>
              <w:t>{%p else%}</w:t>
            </w:r>
          </w:p>
          <w:p w14:paraId="1D9EB45F" w14:textId="6389086A" w:rsidR="006D7528" w:rsidRPr="006D7528" w:rsidRDefault="006D7528" w:rsidP="006D7528">
            <w:pPr>
              <w:spacing w:line="240" w:lineRule="exact"/>
              <w:jc w:val="center"/>
              <w:rPr>
                <w:snapToGrid w:val="0"/>
                <w:spacing w:val="6"/>
                <w:sz w:val="18"/>
                <w:szCs w:val="18"/>
              </w:rPr>
            </w:pPr>
            <w:r>
              <w:rPr>
                <w:snapToGrid w:val="0"/>
                <w:spacing w:val="6"/>
                <w:sz w:val="18"/>
                <w:szCs w:val="18"/>
              </w:rPr>
              <w:t>3</w:t>
            </w:r>
            <w:r w:rsidRPr="006D7528">
              <w:rPr>
                <w:snapToGrid w:val="0"/>
                <w:spacing w:val="6"/>
                <w:sz w:val="18"/>
                <w:szCs w:val="18"/>
              </w:rPr>
              <w:t>-意义不明确</w:t>
            </w:r>
          </w:p>
          <w:p w14:paraId="0778B10A" w14:textId="6C7A72DB" w:rsidR="000B6A17" w:rsidRDefault="006D7528" w:rsidP="006D7528">
            <w:pPr>
              <w:spacing w:line="240" w:lineRule="exact"/>
              <w:jc w:val="center"/>
              <w:rPr>
                <w:snapToGrid w:val="0"/>
                <w:spacing w:val="6"/>
                <w:sz w:val="18"/>
                <w:szCs w:val="18"/>
              </w:rPr>
            </w:pPr>
            <w:r w:rsidRPr="006D7528">
              <w:rPr>
                <w:snapToGrid w:val="0"/>
                <w:spacing w:val="6"/>
                <w:sz w:val="18"/>
                <w:szCs w:val="18"/>
              </w:rPr>
              <w:t>{%p endif%}</w:t>
            </w:r>
          </w:p>
        </w:tc>
        <w:tc>
          <w:tcPr>
            <w:tcW w:w="3358" w:type="dxa"/>
            <w:shd w:val="clear" w:color="auto" w:fill="auto"/>
            <w:tcMar>
              <w:top w:w="28" w:type="dxa"/>
              <w:bottom w:w="28" w:type="dxa"/>
            </w:tcMar>
            <w:vAlign w:val="center"/>
          </w:tcPr>
          <w:p w14:paraId="6E8754D6" w14:textId="77777777" w:rsidR="006D7528" w:rsidRPr="006D7528" w:rsidRDefault="006D7528" w:rsidP="006D7528">
            <w:pPr>
              <w:spacing w:line="240" w:lineRule="exact"/>
              <w:jc w:val="center"/>
              <w:rPr>
                <w:rFonts w:cs="Times New Roman (正文 CS 字体)"/>
                <w:snapToGrid w:val="0"/>
                <w:spacing w:val="6"/>
                <w:sz w:val="18"/>
                <w:szCs w:val="18"/>
              </w:rPr>
            </w:pPr>
            <w:r w:rsidRPr="006D7528">
              <w:rPr>
                <w:rFonts w:cs="Times New Roman (正文 CS 字体)"/>
                <w:snapToGrid w:val="0"/>
                <w:spacing w:val="6"/>
                <w:sz w:val="18"/>
                <w:szCs w:val="18"/>
              </w:rPr>
              <w:t>{%p if (</w:t>
            </w:r>
            <w:proofErr w:type="spellStart"/>
            <w:proofErr w:type="gramStart"/>
            <w:r w:rsidRPr="006D7528">
              <w:rPr>
                <w:rFonts w:cs="Times New Roman (正文 CS 字体)"/>
                <w:snapToGrid w:val="0"/>
                <w:spacing w:val="6"/>
                <w:sz w:val="18"/>
                <w:szCs w:val="18"/>
              </w:rPr>
              <w:t>a.clinic</w:t>
            </w:r>
            <w:proofErr w:type="gramEnd"/>
            <w:r w:rsidRPr="006D7528">
              <w:rPr>
                <w:rFonts w:cs="Times New Roman (正文 CS 字体)"/>
                <w:snapToGrid w:val="0"/>
                <w:spacing w:val="6"/>
                <w:sz w:val="18"/>
                <w:szCs w:val="18"/>
              </w:rPr>
              <w:t>_num_g</w:t>
            </w:r>
            <w:proofErr w:type="spellEnd"/>
            <w:r w:rsidRPr="006D7528">
              <w:rPr>
                <w:rFonts w:cs="Times New Roman (正文 CS 字体)"/>
                <w:snapToGrid w:val="0"/>
                <w:spacing w:val="6"/>
                <w:sz w:val="18"/>
                <w:szCs w:val="18"/>
              </w:rPr>
              <w:t xml:space="preserve">==4 or </w:t>
            </w:r>
            <w:proofErr w:type="spellStart"/>
            <w:r w:rsidRPr="006D7528">
              <w:rPr>
                <w:rFonts w:cs="Times New Roman (正文 CS 字体)"/>
                <w:snapToGrid w:val="0"/>
                <w:spacing w:val="6"/>
                <w:sz w:val="18"/>
                <w:szCs w:val="18"/>
              </w:rPr>
              <w:t>a.clinic_num_g</w:t>
            </w:r>
            <w:proofErr w:type="spellEnd"/>
            <w:r w:rsidRPr="006D7528">
              <w:rPr>
                <w:rFonts w:cs="Times New Roman (正文 CS 字体)"/>
                <w:snapToGrid w:val="0"/>
                <w:spacing w:val="6"/>
                <w:sz w:val="18"/>
                <w:szCs w:val="18"/>
              </w:rPr>
              <w:t xml:space="preserve">==5) and </w:t>
            </w:r>
            <w:proofErr w:type="spellStart"/>
            <w:r w:rsidRPr="006D7528">
              <w:rPr>
                <w:rFonts w:cs="Times New Roman (正文 CS 字体)"/>
                <w:snapToGrid w:val="0"/>
                <w:spacing w:val="6"/>
                <w:sz w:val="18"/>
                <w:szCs w:val="18"/>
              </w:rPr>
              <w:t>a.evi_sum.evi_split</w:t>
            </w:r>
            <w:proofErr w:type="spellEnd"/>
            <w:r w:rsidRPr="006D7528">
              <w:rPr>
                <w:rFonts w:cs="Times New Roman (正文 CS 字体)"/>
                <w:snapToGrid w:val="0"/>
                <w:spacing w:val="6"/>
                <w:sz w:val="18"/>
                <w:szCs w:val="18"/>
              </w:rPr>
              <w:t xml:space="preserve"> and </w:t>
            </w:r>
            <w:proofErr w:type="spellStart"/>
            <w:r w:rsidRPr="006D7528">
              <w:rPr>
                <w:rFonts w:cs="Times New Roman (正文 CS 字体)"/>
                <w:snapToGrid w:val="0"/>
                <w:spacing w:val="6"/>
                <w:sz w:val="18"/>
                <w:szCs w:val="18"/>
              </w:rPr>
              <w:t>a.evi_sum.evi_split.Predictive</w:t>
            </w:r>
            <w:proofErr w:type="spellEnd"/>
            <w:r w:rsidRPr="006D7528">
              <w:rPr>
                <w:rFonts w:cs="Times New Roman (正文 CS 字体)"/>
                <w:snapToGrid w:val="0"/>
                <w:spacing w:val="6"/>
                <w:sz w:val="18"/>
                <w:szCs w:val="18"/>
              </w:rPr>
              <w:t>%}</w:t>
            </w:r>
          </w:p>
          <w:p w14:paraId="58CE99C4" w14:textId="77777777" w:rsidR="006D7528" w:rsidRPr="006D7528" w:rsidRDefault="006D7528" w:rsidP="006D7528">
            <w:pPr>
              <w:spacing w:line="240" w:lineRule="exact"/>
              <w:jc w:val="center"/>
              <w:rPr>
                <w:rFonts w:cs="Times New Roman (正文 CS 字体)"/>
                <w:snapToGrid w:val="0"/>
                <w:spacing w:val="6"/>
                <w:sz w:val="18"/>
                <w:szCs w:val="18"/>
              </w:rPr>
            </w:pPr>
            <w:r w:rsidRPr="006D7528">
              <w:rPr>
                <w:rFonts w:cs="Times New Roman (正文 CS 字体)"/>
                <w:snapToGrid w:val="0"/>
                <w:spacing w:val="6"/>
                <w:sz w:val="18"/>
                <w:szCs w:val="18"/>
              </w:rPr>
              <w:t xml:space="preserve">{%p for b in </w:t>
            </w:r>
            <w:proofErr w:type="spellStart"/>
            <w:r w:rsidRPr="006D7528">
              <w:rPr>
                <w:rFonts w:cs="Times New Roman (正文 CS 字体)"/>
                <w:snapToGrid w:val="0"/>
                <w:spacing w:val="6"/>
                <w:sz w:val="18"/>
                <w:szCs w:val="18"/>
              </w:rPr>
              <w:t>a.evi_sum.evi_</w:t>
            </w:r>
            <w:proofErr w:type="gramStart"/>
            <w:r w:rsidRPr="006D7528">
              <w:rPr>
                <w:rFonts w:cs="Times New Roman (正文 CS 字体)"/>
                <w:snapToGrid w:val="0"/>
                <w:spacing w:val="6"/>
                <w:sz w:val="18"/>
                <w:szCs w:val="18"/>
              </w:rPr>
              <w:t>split.Predictive</w:t>
            </w:r>
            <w:proofErr w:type="spellEnd"/>
            <w:proofErr w:type="gramEnd"/>
            <w:r w:rsidRPr="006D7528">
              <w:rPr>
                <w:rFonts w:cs="Times New Roman (正文 CS 字体)"/>
                <w:snapToGrid w:val="0"/>
                <w:spacing w:val="6"/>
                <w:sz w:val="18"/>
                <w:szCs w:val="18"/>
              </w:rPr>
              <w:t>%}</w:t>
            </w:r>
          </w:p>
          <w:p w14:paraId="08EDD025" w14:textId="77777777" w:rsidR="006D7528" w:rsidRPr="006D7528" w:rsidRDefault="006D7528" w:rsidP="006D7528">
            <w:pPr>
              <w:spacing w:line="240" w:lineRule="exact"/>
              <w:jc w:val="center"/>
              <w:rPr>
                <w:rFonts w:cs="Times New Roman (正文 CS 字体)"/>
                <w:snapToGrid w:val="0"/>
                <w:spacing w:val="6"/>
                <w:sz w:val="18"/>
                <w:szCs w:val="18"/>
              </w:rPr>
            </w:pPr>
            <w:r w:rsidRPr="006D7528">
              <w:rPr>
                <w:rFonts w:cs="Times New Roman (正文 CS 字体)"/>
                <w:snapToGrid w:val="0"/>
                <w:spacing w:val="6"/>
                <w:sz w:val="18"/>
                <w:szCs w:val="18"/>
              </w:rPr>
              <w:t>{{</w:t>
            </w:r>
            <w:proofErr w:type="spellStart"/>
            <w:r w:rsidRPr="006D7528">
              <w:rPr>
                <w:rFonts w:cs="Times New Roman (正文 CS 字体)"/>
                <w:snapToGrid w:val="0"/>
                <w:spacing w:val="6"/>
                <w:sz w:val="18"/>
                <w:szCs w:val="18"/>
              </w:rPr>
              <w:t>b.regimen_name</w:t>
            </w:r>
            <w:proofErr w:type="spellEnd"/>
            <w:r w:rsidRPr="006D7528">
              <w:rPr>
                <w:rFonts w:cs="Times New Roman (正文 CS 字体)"/>
                <w:snapToGrid w:val="0"/>
                <w:spacing w:val="6"/>
                <w:sz w:val="18"/>
                <w:szCs w:val="18"/>
              </w:rPr>
              <w:t>}}（{{</w:t>
            </w:r>
            <w:proofErr w:type="spellStart"/>
            <w:r w:rsidRPr="006D7528">
              <w:rPr>
                <w:rFonts w:cs="Times New Roman (正文 CS 字体)"/>
                <w:snapToGrid w:val="0"/>
                <w:spacing w:val="6"/>
                <w:sz w:val="18"/>
                <w:szCs w:val="18"/>
              </w:rPr>
              <w:t>b.clinical_significance_cn</w:t>
            </w:r>
            <w:proofErr w:type="spellEnd"/>
            <w:r w:rsidRPr="006D7528">
              <w:rPr>
                <w:rFonts w:cs="Times New Roman (正文 CS 字体)"/>
                <w:snapToGrid w:val="0"/>
                <w:spacing w:val="6"/>
                <w:sz w:val="18"/>
                <w:szCs w:val="18"/>
              </w:rPr>
              <w:t>}}，{{</w:t>
            </w:r>
            <w:proofErr w:type="spellStart"/>
            <w:r w:rsidRPr="006D7528">
              <w:rPr>
                <w:rFonts w:cs="Times New Roman (正文 CS 字体)"/>
                <w:snapToGrid w:val="0"/>
                <w:spacing w:val="6"/>
                <w:sz w:val="18"/>
                <w:szCs w:val="18"/>
              </w:rPr>
              <w:t>b.evi_conclusion_simple</w:t>
            </w:r>
            <w:proofErr w:type="spellEnd"/>
            <w:r w:rsidRPr="006D7528">
              <w:rPr>
                <w:rFonts w:cs="Times New Roman (正文 CS 字体)"/>
                <w:snapToGrid w:val="0"/>
                <w:spacing w:val="6"/>
                <w:sz w:val="18"/>
                <w:szCs w:val="18"/>
              </w:rPr>
              <w:t>}}级）</w:t>
            </w:r>
          </w:p>
          <w:p w14:paraId="2656CA0C" w14:textId="77777777" w:rsidR="006D7528" w:rsidRPr="006D7528" w:rsidRDefault="006D7528" w:rsidP="006D7528">
            <w:pPr>
              <w:spacing w:line="240" w:lineRule="exact"/>
              <w:jc w:val="center"/>
              <w:rPr>
                <w:rFonts w:cs="Times New Roman (正文 CS 字体)"/>
                <w:snapToGrid w:val="0"/>
                <w:spacing w:val="6"/>
                <w:sz w:val="18"/>
                <w:szCs w:val="18"/>
              </w:rPr>
            </w:pPr>
            <w:r w:rsidRPr="006D7528">
              <w:rPr>
                <w:rFonts w:cs="Times New Roman (正文 CS 字体)"/>
                <w:snapToGrid w:val="0"/>
                <w:spacing w:val="6"/>
                <w:sz w:val="18"/>
                <w:szCs w:val="18"/>
              </w:rPr>
              <w:t xml:space="preserve">{%p </w:t>
            </w:r>
            <w:proofErr w:type="spellStart"/>
            <w:r w:rsidRPr="006D7528">
              <w:rPr>
                <w:rFonts w:cs="Times New Roman (正文 CS 字体)"/>
                <w:snapToGrid w:val="0"/>
                <w:spacing w:val="6"/>
                <w:sz w:val="18"/>
                <w:szCs w:val="18"/>
              </w:rPr>
              <w:t>endfor</w:t>
            </w:r>
            <w:proofErr w:type="spellEnd"/>
            <w:r w:rsidRPr="006D7528">
              <w:rPr>
                <w:rFonts w:cs="Times New Roman (正文 CS 字体)"/>
                <w:snapToGrid w:val="0"/>
                <w:spacing w:val="6"/>
                <w:sz w:val="18"/>
                <w:szCs w:val="18"/>
              </w:rPr>
              <w:t>%}</w:t>
            </w:r>
          </w:p>
          <w:p w14:paraId="6A920772" w14:textId="77777777" w:rsidR="006D7528" w:rsidRPr="006D7528" w:rsidRDefault="006D7528" w:rsidP="006D7528">
            <w:pPr>
              <w:spacing w:line="240" w:lineRule="exact"/>
              <w:jc w:val="center"/>
              <w:rPr>
                <w:rFonts w:cs="Times New Roman (正文 CS 字体)"/>
                <w:snapToGrid w:val="0"/>
                <w:spacing w:val="6"/>
                <w:sz w:val="18"/>
                <w:szCs w:val="18"/>
              </w:rPr>
            </w:pPr>
            <w:r w:rsidRPr="006D7528">
              <w:rPr>
                <w:rFonts w:cs="Times New Roman (正文 CS 字体)"/>
                <w:snapToGrid w:val="0"/>
                <w:spacing w:val="6"/>
                <w:sz w:val="18"/>
                <w:szCs w:val="18"/>
              </w:rPr>
              <w:t>{%p else%}</w:t>
            </w:r>
          </w:p>
          <w:p w14:paraId="7F349F7D" w14:textId="77777777" w:rsidR="006D7528" w:rsidRPr="006D7528" w:rsidRDefault="006D7528" w:rsidP="006D7528">
            <w:pPr>
              <w:spacing w:line="240" w:lineRule="exact"/>
              <w:jc w:val="center"/>
              <w:rPr>
                <w:rFonts w:cs="Times New Roman (正文 CS 字体)"/>
                <w:snapToGrid w:val="0"/>
                <w:spacing w:val="6"/>
                <w:sz w:val="18"/>
                <w:szCs w:val="18"/>
              </w:rPr>
            </w:pPr>
            <w:r w:rsidRPr="006D7528">
              <w:rPr>
                <w:rFonts w:cs="Times New Roman (正文 CS 字体)"/>
                <w:snapToGrid w:val="0"/>
                <w:spacing w:val="6"/>
                <w:sz w:val="18"/>
                <w:szCs w:val="18"/>
              </w:rPr>
              <w:t>-</w:t>
            </w:r>
          </w:p>
          <w:p w14:paraId="3C2C885A" w14:textId="20D78103" w:rsidR="000B6A17" w:rsidRDefault="006D7528" w:rsidP="006D7528">
            <w:pPr>
              <w:spacing w:line="240" w:lineRule="exact"/>
              <w:jc w:val="center"/>
              <w:rPr>
                <w:rFonts w:cs="Times New Roman (正文 CS 字体)"/>
                <w:snapToGrid w:val="0"/>
                <w:spacing w:val="6"/>
                <w:sz w:val="18"/>
                <w:szCs w:val="18"/>
              </w:rPr>
            </w:pPr>
            <w:r w:rsidRPr="006D7528">
              <w:rPr>
                <w:rFonts w:cs="Times New Roman (正文 CS 字体)"/>
                <w:snapToGrid w:val="0"/>
                <w:spacing w:val="6"/>
                <w:sz w:val="18"/>
                <w:szCs w:val="18"/>
              </w:rPr>
              <w:t>{%p endif%}</w:t>
            </w:r>
          </w:p>
        </w:tc>
      </w:tr>
      <w:tr w:rsidR="000B6A17" w14:paraId="010BE6F5" w14:textId="77777777" w:rsidTr="00305DDD">
        <w:trPr>
          <w:trHeight w:val="567"/>
          <w:jc w:val="center"/>
        </w:trPr>
        <w:tc>
          <w:tcPr>
            <w:tcW w:w="10653" w:type="dxa"/>
            <w:gridSpan w:val="6"/>
            <w:shd w:val="clear" w:color="auto" w:fill="auto"/>
            <w:tcMar>
              <w:top w:w="28" w:type="dxa"/>
              <w:bottom w:w="28" w:type="dxa"/>
            </w:tcMar>
            <w:vAlign w:val="center"/>
          </w:tcPr>
          <w:p w14:paraId="59432C6B" w14:textId="20DA1531" w:rsidR="000B6A17" w:rsidRDefault="000B6A17">
            <w:pPr>
              <w:spacing w:line="240" w:lineRule="exact"/>
              <w:jc w:val="center"/>
              <w:rPr>
                <w:rFonts w:cs="Times New Roman (正文 CS 字体)"/>
                <w:snapToGrid w:val="0"/>
                <w:spacing w:val="6"/>
                <w:sz w:val="18"/>
                <w:szCs w:val="18"/>
              </w:rPr>
            </w:pPr>
            <w:r w:rsidRPr="000B6A17">
              <w:rPr>
                <w:rFonts w:cs="Times New Roman (正文 CS 字体)"/>
                <w:snapToGrid w:val="0"/>
                <w:spacing w:val="6"/>
                <w:sz w:val="18"/>
                <w:szCs w:val="18"/>
              </w:rPr>
              <w:t xml:space="preserve">{%tr </w:t>
            </w:r>
            <w:proofErr w:type="spellStart"/>
            <w:r w:rsidRPr="000B6A17">
              <w:rPr>
                <w:rFonts w:cs="Times New Roman (正文 CS 字体)"/>
                <w:snapToGrid w:val="0"/>
                <w:spacing w:val="6"/>
                <w:sz w:val="18"/>
                <w:szCs w:val="18"/>
              </w:rPr>
              <w:t>endfor</w:t>
            </w:r>
            <w:proofErr w:type="spellEnd"/>
            <w:r w:rsidRPr="000B6A17">
              <w:rPr>
                <w:rFonts w:cs="Times New Roman (正文 CS 字体)"/>
                <w:snapToGrid w:val="0"/>
                <w:spacing w:val="6"/>
                <w:sz w:val="18"/>
                <w:szCs w:val="18"/>
              </w:rPr>
              <w:t>%}</w:t>
            </w:r>
          </w:p>
        </w:tc>
      </w:tr>
      <w:tr w:rsidR="000B6A17" w14:paraId="227436D7" w14:textId="77777777" w:rsidTr="00305DDD">
        <w:trPr>
          <w:trHeight w:val="567"/>
          <w:jc w:val="center"/>
        </w:trPr>
        <w:tc>
          <w:tcPr>
            <w:tcW w:w="10653" w:type="dxa"/>
            <w:gridSpan w:val="6"/>
            <w:shd w:val="clear" w:color="auto" w:fill="auto"/>
            <w:tcMar>
              <w:top w:w="28" w:type="dxa"/>
              <w:bottom w:w="28" w:type="dxa"/>
            </w:tcMar>
            <w:vAlign w:val="center"/>
          </w:tcPr>
          <w:p w14:paraId="2A693DCA" w14:textId="692D840E" w:rsidR="000B6A17" w:rsidRPr="000B6A17" w:rsidRDefault="000B6A17">
            <w:pPr>
              <w:spacing w:line="240" w:lineRule="exact"/>
              <w:jc w:val="center"/>
              <w:rPr>
                <w:rFonts w:cs="Times New Roman (正文 CS 字体)"/>
                <w:snapToGrid w:val="0"/>
                <w:spacing w:val="6"/>
                <w:sz w:val="18"/>
                <w:szCs w:val="18"/>
              </w:rPr>
            </w:pPr>
            <w:r w:rsidRPr="000B6A17">
              <w:rPr>
                <w:rFonts w:cs="Times New Roman (正文 CS 字体)"/>
                <w:snapToGrid w:val="0"/>
                <w:spacing w:val="6"/>
                <w:sz w:val="18"/>
                <w:szCs w:val="18"/>
              </w:rPr>
              <w:t>{%tr else%}</w:t>
            </w:r>
          </w:p>
        </w:tc>
      </w:tr>
      <w:tr w:rsidR="000B6A17" w14:paraId="126539BE" w14:textId="77777777" w:rsidTr="00A63DC0">
        <w:trPr>
          <w:trHeight w:val="567"/>
          <w:jc w:val="center"/>
        </w:trPr>
        <w:tc>
          <w:tcPr>
            <w:tcW w:w="1058" w:type="dxa"/>
            <w:shd w:val="clear" w:color="auto" w:fill="auto"/>
            <w:tcMar>
              <w:top w:w="28" w:type="dxa"/>
              <w:bottom w:w="28" w:type="dxa"/>
            </w:tcMar>
            <w:vAlign w:val="center"/>
          </w:tcPr>
          <w:p w14:paraId="71239BEA" w14:textId="6C9EE901" w:rsidR="000B6A17" w:rsidRDefault="000B6A17" w:rsidP="000B6A17">
            <w:pPr>
              <w:spacing w:line="240" w:lineRule="exact"/>
              <w:jc w:val="center"/>
              <w:rPr>
                <w:rFonts w:cs="Times New Roman (正文 CS 字体)"/>
                <w:snapToGrid w:val="0"/>
                <w:spacing w:val="6"/>
                <w:sz w:val="18"/>
                <w:szCs w:val="18"/>
              </w:rPr>
            </w:pPr>
            <w:r>
              <w:rPr>
                <w:rFonts w:cs="Times New Roman" w:hint="eastAsia"/>
                <w:iCs/>
                <w:color w:val="000000" w:themeColor="text1"/>
                <w:spacing w:val="10"/>
                <w:sz w:val="18"/>
                <w:szCs w:val="18"/>
                <w:lang w:val="en-GB"/>
              </w:rPr>
              <w:t>BRCA</w:t>
            </w:r>
            <w:r>
              <w:rPr>
                <w:rFonts w:cs="Times New Roman"/>
                <w:iCs/>
                <w:color w:val="000000" w:themeColor="text1"/>
                <w:spacing w:val="10"/>
                <w:sz w:val="18"/>
                <w:szCs w:val="18"/>
                <w:lang w:val="en-GB"/>
              </w:rPr>
              <w:t>1</w:t>
            </w:r>
          </w:p>
        </w:tc>
        <w:tc>
          <w:tcPr>
            <w:tcW w:w="9595" w:type="dxa"/>
            <w:gridSpan w:val="5"/>
            <w:vAlign w:val="center"/>
          </w:tcPr>
          <w:p w14:paraId="2109DCB8" w14:textId="6ED4A172" w:rsidR="000B6A17" w:rsidRDefault="000B6A17" w:rsidP="000B6A17">
            <w:pPr>
              <w:spacing w:line="240" w:lineRule="exact"/>
              <w:jc w:val="center"/>
              <w:rPr>
                <w:rFonts w:cs="Times New Roman (正文 CS 字体)"/>
                <w:snapToGrid w:val="0"/>
                <w:spacing w:val="6"/>
                <w:sz w:val="18"/>
                <w:szCs w:val="18"/>
              </w:rPr>
            </w:pPr>
            <w:r>
              <w:rPr>
                <w:rFonts w:cs="Times New Roman" w:hint="eastAsia"/>
                <w:iCs/>
                <w:color w:val="000000" w:themeColor="text1"/>
                <w:spacing w:val="10"/>
                <w:sz w:val="18"/>
                <w:szCs w:val="18"/>
                <w:lang w:val="en-GB"/>
              </w:rPr>
              <w:t>未检测到</w:t>
            </w:r>
            <w:r>
              <w:rPr>
                <w:rFonts w:cs="Times New Roman" w:hint="eastAsia"/>
                <w:iCs/>
                <w:color w:val="000000" w:themeColor="text1"/>
                <w:spacing w:val="10"/>
                <w:sz w:val="18"/>
                <w:szCs w:val="18"/>
              </w:rPr>
              <w:t>5-</w:t>
            </w:r>
            <w:r>
              <w:rPr>
                <w:rFonts w:cs="Times New Roman" w:hint="eastAsia"/>
                <w:iCs/>
                <w:color w:val="000000" w:themeColor="text1"/>
                <w:spacing w:val="10"/>
                <w:sz w:val="18"/>
                <w:szCs w:val="18"/>
                <w:lang w:val="en-GB"/>
              </w:rPr>
              <w:t>致病性、</w:t>
            </w:r>
            <w:r>
              <w:rPr>
                <w:rFonts w:cs="Times New Roman" w:hint="eastAsia"/>
                <w:iCs/>
                <w:color w:val="000000" w:themeColor="text1"/>
                <w:spacing w:val="10"/>
                <w:sz w:val="18"/>
                <w:szCs w:val="18"/>
              </w:rPr>
              <w:t>4-</w:t>
            </w:r>
            <w:r>
              <w:rPr>
                <w:rFonts w:cs="Times New Roman" w:hint="eastAsia"/>
                <w:iCs/>
                <w:color w:val="000000" w:themeColor="text1"/>
                <w:spacing w:val="10"/>
                <w:sz w:val="18"/>
                <w:szCs w:val="18"/>
                <w:lang w:val="en-GB"/>
              </w:rPr>
              <w:t>疑似致病性、</w:t>
            </w:r>
            <w:r>
              <w:rPr>
                <w:rFonts w:cs="Times New Roman" w:hint="eastAsia"/>
                <w:iCs/>
                <w:color w:val="000000" w:themeColor="text1"/>
                <w:spacing w:val="10"/>
                <w:sz w:val="18"/>
                <w:szCs w:val="18"/>
              </w:rPr>
              <w:t>3-</w:t>
            </w:r>
            <w:r>
              <w:rPr>
                <w:rFonts w:cs="Times New Roman" w:hint="eastAsia"/>
                <w:iCs/>
                <w:color w:val="000000" w:themeColor="text1"/>
                <w:spacing w:val="10"/>
                <w:sz w:val="18"/>
                <w:szCs w:val="18"/>
                <w:lang w:val="en-GB"/>
              </w:rPr>
              <w:t>意义不明确的胚系变异</w:t>
            </w:r>
          </w:p>
        </w:tc>
      </w:tr>
      <w:tr w:rsidR="000B6A17" w14:paraId="1E5CC4E2" w14:textId="77777777" w:rsidTr="004A0DCB">
        <w:trPr>
          <w:trHeight w:val="567"/>
          <w:jc w:val="center"/>
        </w:trPr>
        <w:tc>
          <w:tcPr>
            <w:tcW w:w="10653" w:type="dxa"/>
            <w:gridSpan w:val="6"/>
            <w:shd w:val="clear" w:color="auto" w:fill="auto"/>
            <w:tcMar>
              <w:top w:w="28" w:type="dxa"/>
              <w:bottom w:w="28" w:type="dxa"/>
            </w:tcMar>
            <w:vAlign w:val="center"/>
          </w:tcPr>
          <w:p w14:paraId="50DF3764" w14:textId="35731507" w:rsidR="000B6A17" w:rsidRDefault="000B6A17" w:rsidP="000B6A17">
            <w:pPr>
              <w:spacing w:line="240" w:lineRule="exact"/>
              <w:jc w:val="center"/>
              <w:rPr>
                <w:rFonts w:cs="Times New Roman"/>
                <w:iCs/>
                <w:color w:val="000000" w:themeColor="text1"/>
                <w:spacing w:val="10"/>
                <w:sz w:val="18"/>
                <w:szCs w:val="18"/>
                <w:lang w:val="en-GB"/>
              </w:rPr>
            </w:pPr>
            <w:r w:rsidRPr="000B6A17">
              <w:rPr>
                <w:rFonts w:cs="Times New Roman"/>
                <w:iCs/>
                <w:color w:val="000000" w:themeColor="text1"/>
                <w:spacing w:val="10"/>
                <w:sz w:val="18"/>
                <w:szCs w:val="18"/>
                <w:lang w:val="en-GB"/>
              </w:rPr>
              <w:t>{%tr endif%}</w:t>
            </w:r>
          </w:p>
        </w:tc>
      </w:tr>
      <w:tr w:rsidR="000B6A17" w14:paraId="13839790" w14:textId="77777777" w:rsidTr="004A0DCB">
        <w:trPr>
          <w:trHeight w:val="567"/>
          <w:jc w:val="center"/>
        </w:trPr>
        <w:tc>
          <w:tcPr>
            <w:tcW w:w="10653" w:type="dxa"/>
            <w:gridSpan w:val="6"/>
            <w:shd w:val="clear" w:color="auto" w:fill="auto"/>
            <w:tcMar>
              <w:top w:w="28" w:type="dxa"/>
              <w:bottom w:w="28" w:type="dxa"/>
            </w:tcMar>
            <w:vAlign w:val="center"/>
          </w:tcPr>
          <w:p w14:paraId="49E93ADA" w14:textId="059B976F" w:rsidR="000B6A17" w:rsidRPr="000B6A17" w:rsidRDefault="000B6A17" w:rsidP="000B6A17">
            <w:pPr>
              <w:spacing w:line="240" w:lineRule="exact"/>
              <w:jc w:val="center"/>
              <w:rPr>
                <w:rFonts w:cs="Times New Roman"/>
                <w:iCs/>
                <w:color w:val="000000" w:themeColor="text1"/>
                <w:spacing w:val="10"/>
                <w:sz w:val="18"/>
                <w:szCs w:val="18"/>
                <w:lang w:val="en-GB"/>
              </w:rPr>
            </w:pPr>
            <w:r w:rsidRPr="000B6A17">
              <w:rPr>
                <w:rFonts w:cs="Times New Roman (正文 CS 字体)"/>
                <w:snapToGrid w:val="0"/>
                <w:spacing w:val="6"/>
                <w:sz w:val="18"/>
                <w:szCs w:val="18"/>
              </w:rPr>
              <w:t>{%tr if var_brca.snv_</w:t>
            </w:r>
            <w:proofErr w:type="gramStart"/>
            <w:r w:rsidRPr="000B6A17">
              <w:rPr>
                <w:rFonts w:cs="Times New Roman (正文 CS 字体)"/>
                <w:snapToGrid w:val="0"/>
                <w:spacing w:val="6"/>
                <w:sz w:val="18"/>
                <w:szCs w:val="18"/>
              </w:rPr>
              <w:t>s.B</w:t>
            </w:r>
            <w:proofErr w:type="gramEnd"/>
            <w:r>
              <w:rPr>
                <w:rFonts w:cs="Times New Roman (正文 CS 字体)"/>
                <w:snapToGrid w:val="0"/>
                <w:spacing w:val="6"/>
                <w:sz w:val="18"/>
                <w:szCs w:val="18"/>
              </w:rPr>
              <w:t>2</w:t>
            </w:r>
            <w:r w:rsidRPr="000B6A17">
              <w:rPr>
                <w:rFonts w:cs="Times New Roman (正文 CS 字体)"/>
                <w:snapToGrid w:val="0"/>
                <w:spacing w:val="6"/>
                <w:sz w:val="18"/>
                <w:szCs w:val="18"/>
              </w:rPr>
              <w:t>_L5 + var_brca.snv_s.B</w:t>
            </w:r>
            <w:r>
              <w:rPr>
                <w:rFonts w:cs="Times New Roman (正文 CS 字体)"/>
                <w:snapToGrid w:val="0"/>
                <w:spacing w:val="6"/>
                <w:sz w:val="18"/>
                <w:szCs w:val="18"/>
              </w:rPr>
              <w:t>2</w:t>
            </w:r>
            <w:r w:rsidRPr="000B6A17">
              <w:rPr>
                <w:rFonts w:cs="Times New Roman (正文 CS 字体)"/>
                <w:snapToGrid w:val="0"/>
                <w:spacing w:val="6"/>
                <w:sz w:val="18"/>
                <w:szCs w:val="18"/>
              </w:rPr>
              <w:t xml:space="preserve">_L4 </w:t>
            </w:r>
            <w:r w:rsidR="001A3C61" w:rsidRPr="000B6A17">
              <w:rPr>
                <w:rFonts w:cs="Times New Roman (正文 CS 字体)"/>
                <w:snapToGrid w:val="0"/>
                <w:spacing w:val="6"/>
                <w:sz w:val="18"/>
                <w:szCs w:val="18"/>
              </w:rPr>
              <w:t>+ var_brca.snv_s.B</w:t>
            </w:r>
            <w:r w:rsidR="001A3C61">
              <w:rPr>
                <w:rFonts w:cs="Times New Roman (正文 CS 字体)"/>
                <w:snapToGrid w:val="0"/>
                <w:spacing w:val="6"/>
                <w:sz w:val="18"/>
                <w:szCs w:val="18"/>
              </w:rPr>
              <w:t>2</w:t>
            </w:r>
            <w:r w:rsidR="001A3C61" w:rsidRPr="000B6A17">
              <w:rPr>
                <w:rFonts w:cs="Times New Roman (正文 CS 字体)"/>
                <w:snapToGrid w:val="0"/>
                <w:spacing w:val="6"/>
                <w:sz w:val="18"/>
                <w:szCs w:val="18"/>
              </w:rPr>
              <w:t>_L</w:t>
            </w:r>
            <w:r w:rsidR="001A3C61">
              <w:rPr>
                <w:rFonts w:cs="Times New Roman (正文 CS 字体)"/>
                <w:snapToGrid w:val="0"/>
                <w:spacing w:val="6"/>
                <w:sz w:val="18"/>
                <w:szCs w:val="18"/>
              </w:rPr>
              <w:t>3</w:t>
            </w:r>
            <w:r w:rsidRPr="000B6A17">
              <w:rPr>
                <w:rFonts w:cs="Times New Roman (正文 CS 字体)"/>
                <w:snapToGrid w:val="0"/>
                <w:spacing w:val="6"/>
                <w:sz w:val="18"/>
                <w:szCs w:val="18"/>
              </w:rPr>
              <w:t>%}</w:t>
            </w:r>
          </w:p>
        </w:tc>
      </w:tr>
      <w:tr w:rsidR="000B6A17" w14:paraId="4F3B5145" w14:textId="77777777" w:rsidTr="004A0DCB">
        <w:trPr>
          <w:trHeight w:val="567"/>
          <w:jc w:val="center"/>
        </w:trPr>
        <w:tc>
          <w:tcPr>
            <w:tcW w:w="10653" w:type="dxa"/>
            <w:gridSpan w:val="6"/>
            <w:shd w:val="clear" w:color="auto" w:fill="auto"/>
            <w:tcMar>
              <w:top w:w="28" w:type="dxa"/>
              <w:bottom w:w="28" w:type="dxa"/>
            </w:tcMar>
            <w:vAlign w:val="center"/>
          </w:tcPr>
          <w:p w14:paraId="7C43C722" w14:textId="6243EC51" w:rsidR="000B6A17" w:rsidRPr="000B6A17" w:rsidRDefault="000B6A17" w:rsidP="000B6A17">
            <w:pPr>
              <w:spacing w:line="240" w:lineRule="exact"/>
              <w:jc w:val="center"/>
              <w:rPr>
                <w:rFonts w:cs="Times New Roman"/>
                <w:iCs/>
                <w:color w:val="000000" w:themeColor="text1"/>
                <w:spacing w:val="10"/>
                <w:sz w:val="18"/>
                <w:szCs w:val="18"/>
                <w:lang w:val="en-GB"/>
              </w:rPr>
            </w:pPr>
            <w:r w:rsidRPr="000B6A17">
              <w:rPr>
                <w:rFonts w:cs="Times New Roman (正文 CS 字体)"/>
                <w:snapToGrid w:val="0"/>
                <w:spacing w:val="6"/>
                <w:sz w:val="18"/>
                <w:szCs w:val="18"/>
              </w:rPr>
              <w:t xml:space="preserve">{%tr </w:t>
            </w:r>
            <w:r>
              <w:rPr>
                <w:rFonts w:cs="Times New Roman (正文 CS 字体)" w:hint="eastAsia"/>
                <w:snapToGrid w:val="0"/>
                <w:spacing w:val="6"/>
                <w:sz w:val="18"/>
                <w:szCs w:val="18"/>
              </w:rPr>
              <w:t>for</w:t>
            </w:r>
            <w:r>
              <w:rPr>
                <w:rFonts w:cs="Times New Roman (正文 CS 字体)"/>
                <w:snapToGrid w:val="0"/>
                <w:spacing w:val="6"/>
                <w:sz w:val="18"/>
                <w:szCs w:val="18"/>
              </w:rPr>
              <w:t xml:space="preserve"> a in</w:t>
            </w:r>
            <w:r w:rsidRPr="000B6A17">
              <w:rPr>
                <w:rFonts w:cs="Times New Roman (正文 CS 字体)"/>
                <w:snapToGrid w:val="0"/>
                <w:spacing w:val="6"/>
                <w:sz w:val="18"/>
                <w:szCs w:val="18"/>
              </w:rPr>
              <w:t xml:space="preserve"> var_brca.snv_</w:t>
            </w:r>
            <w:proofErr w:type="gramStart"/>
            <w:r w:rsidRPr="000B6A17">
              <w:rPr>
                <w:rFonts w:cs="Times New Roman (正文 CS 字体)"/>
                <w:snapToGrid w:val="0"/>
                <w:spacing w:val="6"/>
                <w:sz w:val="18"/>
                <w:szCs w:val="18"/>
              </w:rPr>
              <w:t>s.B</w:t>
            </w:r>
            <w:proofErr w:type="gramEnd"/>
            <w:r>
              <w:rPr>
                <w:rFonts w:cs="Times New Roman (正文 CS 字体)"/>
                <w:snapToGrid w:val="0"/>
                <w:spacing w:val="6"/>
                <w:sz w:val="18"/>
                <w:szCs w:val="18"/>
              </w:rPr>
              <w:t>2</w:t>
            </w:r>
            <w:r w:rsidRPr="000B6A17">
              <w:rPr>
                <w:rFonts w:cs="Times New Roman (正文 CS 字体)"/>
                <w:snapToGrid w:val="0"/>
                <w:spacing w:val="6"/>
                <w:sz w:val="18"/>
                <w:szCs w:val="18"/>
              </w:rPr>
              <w:t>_L5 + var_brca.snv_s.B</w:t>
            </w:r>
            <w:r>
              <w:rPr>
                <w:rFonts w:cs="Times New Roman (正文 CS 字体)"/>
                <w:snapToGrid w:val="0"/>
                <w:spacing w:val="6"/>
                <w:sz w:val="18"/>
                <w:szCs w:val="18"/>
              </w:rPr>
              <w:t>2</w:t>
            </w:r>
            <w:r w:rsidRPr="000B6A17">
              <w:rPr>
                <w:rFonts w:cs="Times New Roman (正文 CS 字体)"/>
                <w:snapToGrid w:val="0"/>
                <w:spacing w:val="6"/>
                <w:sz w:val="18"/>
                <w:szCs w:val="18"/>
              </w:rPr>
              <w:t xml:space="preserve">_L4 </w:t>
            </w:r>
            <w:r w:rsidR="001A3C61" w:rsidRPr="000B6A17">
              <w:rPr>
                <w:rFonts w:cs="Times New Roman (正文 CS 字体)"/>
                <w:snapToGrid w:val="0"/>
                <w:spacing w:val="6"/>
                <w:sz w:val="18"/>
                <w:szCs w:val="18"/>
              </w:rPr>
              <w:t>+ var_brca.snv_s.B</w:t>
            </w:r>
            <w:r w:rsidR="001A3C61">
              <w:rPr>
                <w:rFonts w:cs="Times New Roman (正文 CS 字体)"/>
                <w:snapToGrid w:val="0"/>
                <w:spacing w:val="6"/>
                <w:sz w:val="18"/>
                <w:szCs w:val="18"/>
              </w:rPr>
              <w:t>2</w:t>
            </w:r>
            <w:r w:rsidR="001A3C61" w:rsidRPr="000B6A17">
              <w:rPr>
                <w:rFonts w:cs="Times New Roman (正文 CS 字体)"/>
                <w:snapToGrid w:val="0"/>
                <w:spacing w:val="6"/>
                <w:sz w:val="18"/>
                <w:szCs w:val="18"/>
              </w:rPr>
              <w:t>_L</w:t>
            </w:r>
            <w:r w:rsidR="001A3C61">
              <w:rPr>
                <w:rFonts w:cs="Times New Roman (正文 CS 字体)"/>
                <w:snapToGrid w:val="0"/>
                <w:spacing w:val="6"/>
                <w:sz w:val="18"/>
                <w:szCs w:val="18"/>
              </w:rPr>
              <w:t>3</w:t>
            </w:r>
            <w:r w:rsidRPr="000B6A17">
              <w:rPr>
                <w:rFonts w:cs="Times New Roman (正文 CS 字体)"/>
                <w:snapToGrid w:val="0"/>
                <w:spacing w:val="6"/>
                <w:sz w:val="18"/>
                <w:szCs w:val="18"/>
              </w:rPr>
              <w:t>%}</w:t>
            </w:r>
          </w:p>
        </w:tc>
      </w:tr>
      <w:tr w:rsidR="00FB0182" w14:paraId="681E823D" w14:textId="77777777" w:rsidTr="000B6A17">
        <w:trPr>
          <w:trHeight w:val="567"/>
          <w:jc w:val="center"/>
        </w:trPr>
        <w:tc>
          <w:tcPr>
            <w:tcW w:w="1058" w:type="dxa"/>
            <w:shd w:val="clear" w:color="auto" w:fill="auto"/>
            <w:tcMar>
              <w:top w:w="28" w:type="dxa"/>
              <w:bottom w:w="28" w:type="dxa"/>
            </w:tcMar>
            <w:vAlign w:val="center"/>
          </w:tcPr>
          <w:p w14:paraId="71317A0B" w14:textId="6CF337FE" w:rsidR="00FB0182" w:rsidRDefault="00FB0182" w:rsidP="00FB0182">
            <w:pPr>
              <w:spacing w:line="240" w:lineRule="exact"/>
              <w:jc w:val="center"/>
              <w:rPr>
                <w:rFonts w:cs="Times New Roman (正文 CS 字体)"/>
                <w:snapToGrid w:val="0"/>
                <w:spacing w:val="6"/>
                <w:sz w:val="18"/>
                <w:szCs w:val="18"/>
              </w:rPr>
            </w:pPr>
            <w:r w:rsidRPr="007C0D48">
              <w:rPr>
                <w:rFonts w:cs="Times New Roman (正文 CS 字体)"/>
                <w:snapToGrid w:val="0"/>
                <w:spacing w:val="6"/>
                <w:sz w:val="18"/>
                <w:szCs w:val="18"/>
              </w:rPr>
              <w:t>{{</w:t>
            </w:r>
            <w:proofErr w:type="spellStart"/>
            <w:proofErr w:type="gramStart"/>
            <w:r w:rsidRPr="007C0D48">
              <w:rPr>
                <w:rFonts w:cs="Times New Roman (正文 CS 字体)"/>
                <w:snapToGrid w:val="0"/>
                <w:spacing w:val="6"/>
                <w:sz w:val="18"/>
                <w:szCs w:val="18"/>
              </w:rPr>
              <w:t>a.gene</w:t>
            </w:r>
            <w:proofErr w:type="gramEnd"/>
            <w:r w:rsidRPr="007C0D48">
              <w:rPr>
                <w:rFonts w:cs="Times New Roman (正文 CS 字体)"/>
                <w:snapToGrid w:val="0"/>
                <w:spacing w:val="6"/>
                <w:sz w:val="18"/>
                <w:szCs w:val="18"/>
              </w:rPr>
              <w:t>_symbol</w:t>
            </w:r>
            <w:proofErr w:type="spellEnd"/>
            <w:r w:rsidRPr="007C0D48">
              <w:rPr>
                <w:rFonts w:cs="Times New Roman (正文 CS 字体)"/>
                <w:snapToGrid w:val="0"/>
                <w:spacing w:val="6"/>
                <w:sz w:val="18"/>
                <w:szCs w:val="18"/>
              </w:rPr>
              <w:t>}}</w:t>
            </w:r>
          </w:p>
        </w:tc>
        <w:tc>
          <w:tcPr>
            <w:tcW w:w="2691" w:type="dxa"/>
            <w:vAlign w:val="center"/>
          </w:tcPr>
          <w:p w14:paraId="31FC7755" w14:textId="77777777" w:rsidR="00FB0182" w:rsidRPr="006D7528" w:rsidRDefault="00FB0182" w:rsidP="00FB0182">
            <w:pPr>
              <w:spacing w:line="240" w:lineRule="exact"/>
              <w:jc w:val="center"/>
              <w:rPr>
                <w:snapToGrid w:val="0"/>
                <w:spacing w:val="6"/>
                <w:sz w:val="18"/>
                <w:szCs w:val="18"/>
              </w:rPr>
            </w:pPr>
            <w:r w:rsidRPr="006D7528">
              <w:rPr>
                <w:snapToGrid w:val="0"/>
                <w:spacing w:val="6"/>
                <w:sz w:val="18"/>
                <w:szCs w:val="18"/>
              </w:rPr>
              <w:t>{{</w:t>
            </w:r>
            <w:proofErr w:type="spellStart"/>
            <w:proofErr w:type="gramStart"/>
            <w:r w:rsidRPr="006D7528">
              <w:rPr>
                <w:snapToGrid w:val="0"/>
                <w:spacing w:val="6"/>
                <w:sz w:val="18"/>
                <w:szCs w:val="18"/>
              </w:rPr>
              <w:t>a.gene</w:t>
            </w:r>
            <w:proofErr w:type="gramEnd"/>
            <w:r w:rsidRPr="006D7528">
              <w:rPr>
                <w:snapToGrid w:val="0"/>
                <w:spacing w:val="6"/>
                <w:sz w:val="18"/>
                <w:szCs w:val="18"/>
              </w:rPr>
              <w:t>_region</w:t>
            </w:r>
            <w:proofErr w:type="spellEnd"/>
            <w:r w:rsidRPr="006D7528">
              <w:rPr>
                <w:snapToGrid w:val="0"/>
                <w:spacing w:val="6"/>
                <w:sz w:val="18"/>
                <w:szCs w:val="18"/>
              </w:rPr>
              <w:t>}} {{</w:t>
            </w:r>
            <w:proofErr w:type="spellStart"/>
            <w:r w:rsidRPr="006D7528">
              <w:rPr>
                <w:snapToGrid w:val="0"/>
                <w:spacing w:val="6"/>
                <w:sz w:val="18"/>
                <w:szCs w:val="18"/>
              </w:rPr>
              <w:t>a.hgvs_c</w:t>
            </w:r>
            <w:proofErr w:type="spellEnd"/>
            <w:r w:rsidRPr="006D7528">
              <w:rPr>
                <w:snapToGrid w:val="0"/>
                <w:spacing w:val="6"/>
                <w:sz w:val="18"/>
                <w:szCs w:val="18"/>
              </w:rPr>
              <w:t xml:space="preserve">}}{%if </w:t>
            </w:r>
            <w:proofErr w:type="spellStart"/>
            <w:r w:rsidRPr="006D7528">
              <w:rPr>
                <w:snapToGrid w:val="0"/>
                <w:spacing w:val="6"/>
                <w:sz w:val="18"/>
                <w:szCs w:val="18"/>
              </w:rPr>
              <w:t>a.hgvs_p</w:t>
            </w:r>
            <w:proofErr w:type="spellEnd"/>
            <w:r w:rsidRPr="006D7528">
              <w:rPr>
                <w:snapToGrid w:val="0"/>
                <w:spacing w:val="6"/>
                <w:sz w:val="18"/>
                <w:szCs w:val="18"/>
              </w:rPr>
              <w:t xml:space="preserve"> != “p.?”%} {{</w:t>
            </w:r>
            <w:proofErr w:type="spellStart"/>
            <w:r w:rsidRPr="006D7528">
              <w:rPr>
                <w:snapToGrid w:val="0"/>
                <w:spacing w:val="6"/>
                <w:sz w:val="18"/>
                <w:szCs w:val="18"/>
              </w:rPr>
              <w:t>a.hgvs_p</w:t>
            </w:r>
            <w:proofErr w:type="spellEnd"/>
            <w:r w:rsidRPr="006D7528">
              <w:rPr>
                <w:snapToGrid w:val="0"/>
                <w:spacing w:val="6"/>
                <w:sz w:val="18"/>
                <w:szCs w:val="18"/>
              </w:rPr>
              <w:t>}}{%endif%}</w:t>
            </w:r>
          </w:p>
          <w:p w14:paraId="1223EADD" w14:textId="3D7AB71E" w:rsidR="00FB0182" w:rsidRDefault="00FB0182" w:rsidP="00FB0182">
            <w:pPr>
              <w:spacing w:line="240" w:lineRule="exact"/>
              <w:jc w:val="center"/>
              <w:rPr>
                <w:snapToGrid w:val="0"/>
                <w:spacing w:val="6"/>
                <w:sz w:val="18"/>
                <w:szCs w:val="18"/>
              </w:rPr>
            </w:pPr>
            <w:r w:rsidRPr="006D7528">
              <w:rPr>
                <w:snapToGrid w:val="0"/>
                <w:spacing w:val="6"/>
                <w:sz w:val="18"/>
                <w:szCs w:val="18"/>
              </w:rPr>
              <w:t>{{</w:t>
            </w:r>
            <w:proofErr w:type="spellStart"/>
            <w:proofErr w:type="gramStart"/>
            <w:r w:rsidRPr="006D7528">
              <w:rPr>
                <w:snapToGrid w:val="0"/>
                <w:spacing w:val="6"/>
                <w:sz w:val="18"/>
                <w:szCs w:val="18"/>
              </w:rPr>
              <w:t>a.transcript</w:t>
            </w:r>
            <w:proofErr w:type="gramEnd"/>
            <w:r w:rsidRPr="006D7528">
              <w:rPr>
                <w:snapToGrid w:val="0"/>
                <w:spacing w:val="6"/>
                <w:sz w:val="18"/>
                <w:szCs w:val="18"/>
              </w:rPr>
              <w:t>_primary</w:t>
            </w:r>
            <w:proofErr w:type="spellEnd"/>
            <w:r w:rsidRPr="006D7528">
              <w:rPr>
                <w:snapToGrid w:val="0"/>
                <w:spacing w:val="6"/>
                <w:sz w:val="18"/>
                <w:szCs w:val="18"/>
              </w:rPr>
              <w:t>}}</w:t>
            </w:r>
          </w:p>
        </w:tc>
        <w:tc>
          <w:tcPr>
            <w:tcW w:w="1100" w:type="dxa"/>
            <w:shd w:val="clear" w:color="auto" w:fill="auto"/>
            <w:tcMar>
              <w:top w:w="28" w:type="dxa"/>
              <w:bottom w:w="28" w:type="dxa"/>
            </w:tcMar>
            <w:vAlign w:val="center"/>
          </w:tcPr>
          <w:p w14:paraId="06F5E54C" w14:textId="6CBB3728" w:rsidR="00FB0182" w:rsidRDefault="00FB0182" w:rsidP="00FB0182">
            <w:pPr>
              <w:spacing w:line="240" w:lineRule="exact"/>
              <w:jc w:val="center"/>
              <w:rPr>
                <w:snapToGrid w:val="0"/>
                <w:spacing w:val="6"/>
                <w:sz w:val="18"/>
                <w:szCs w:val="18"/>
              </w:rPr>
            </w:pPr>
            <w:r>
              <w:rPr>
                <w:rFonts w:hint="eastAsia"/>
                <w:snapToGrid w:val="0"/>
                <w:spacing w:val="6"/>
                <w:sz w:val="18"/>
                <w:szCs w:val="18"/>
              </w:rPr>
              <w:t>胚系</w:t>
            </w:r>
          </w:p>
        </w:tc>
        <w:tc>
          <w:tcPr>
            <w:tcW w:w="973" w:type="dxa"/>
            <w:shd w:val="clear" w:color="auto" w:fill="auto"/>
            <w:tcMar>
              <w:top w:w="28" w:type="dxa"/>
              <w:bottom w:w="28" w:type="dxa"/>
            </w:tcMar>
            <w:vAlign w:val="center"/>
          </w:tcPr>
          <w:p w14:paraId="226A5340" w14:textId="5DEFE5FF" w:rsidR="00FB0182" w:rsidRDefault="00FB0182" w:rsidP="00FB0182">
            <w:pPr>
              <w:spacing w:line="240" w:lineRule="exact"/>
              <w:jc w:val="center"/>
              <w:rPr>
                <w:snapToGrid w:val="0"/>
                <w:spacing w:val="6"/>
                <w:sz w:val="18"/>
                <w:szCs w:val="18"/>
              </w:rPr>
            </w:pPr>
            <w:r w:rsidRPr="006D7528">
              <w:rPr>
                <w:snapToGrid w:val="0"/>
                <w:spacing w:val="6"/>
                <w:sz w:val="18"/>
                <w:szCs w:val="18"/>
              </w:rPr>
              <w:t xml:space="preserve">{%if </w:t>
            </w:r>
            <w:proofErr w:type="spellStart"/>
            <w:r w:rsidRPr="006D7528">
              <w:rPr>
                <w:snapToGrid w:val="0"/>
                <w:spacing w:val="6"/>
                <w:sz w:val="18"/>
                <w:szCs w:val="18"/>
              </w:rPr>
              <w:t>a.freq</w:t>
            </w:r>
            <w:proofErr w:type="spellEnd"/>
            <w:r w:rsidRPr="006D7528">
              <w:rPr>
                <w:snapToGrid w:val="0"/>
                <w:spacing w:val="6"/>
                <w:sz w:val="18"/>
                <w:szCs w:val="18"/>
              </w:rPr>
              <w:t>&gt;=0.85%}纯合{%else%}杂合{%endif%}</w:t>
            </w:r>
          </w:p>
        </w:tc>
        <w:tc>
          <w:tcPr>
            <w:tcW w:w="1473" w:type="dxa"/>
            <w:shd w:val="clear" w:color="auto" w:fill="auto"/>
            <w:tcMar>
              <w:top w:w="28" w:type="dxa"/>
              <w:bottom w:w="28" w:type="dxa"/>
            </w:tcMar>
            <w:vAlign w:val="center"/>
          </w:tcPr>
          <w:p w14:paraId="4C4EF646" w14:textId="77777777" w:rsidR="00FB0182" w:rsidRPr="006D7528" w:rsidRDefault="00FB0182" w:rsidP="00FB0182">
            <w:pPr>
              <w:spacing w:line="240" w:lineRule="exact"/>
              <w:jc w:val="center"/>
              <w:rPr>
                <w:snapToGrid w:val="0"/>
                <w:spacing w:val="6"/>
                <w:sz w:val="18"/>
                <w:szCs w:val="18"/>
              </w:rPr>
            </w:pPr>
            <w:r w:rsidRPr="006D7528">
              <w:rPr>
                <w:snapToGrid w:val="0"/>
                <w:spacing w:val="6"/>
                <w:sz w:val="18"/>
                <w:szCs w:val="18"/>
              </w:rPr>
              <w:t xml:space="preserve">{%p if </w:t>
            </w:r>
            <w:proofErr w:type="spellStart"/>
            <w:proofErr w:type="gramStart"/>
            <w:r w:rsidRPr="006D7528">
              <w:rPr>
                <w:snapToGrid w:val="0"/>
                <w:spacing w:val="6"/>
                <w:sz w:val="18"/>
                <w:szCs w:val="18"/>
              </w:rPr>
              <w:t>a.clinic</w:t>
            </w:r>
            <w:proofErr w:type="gramEnd"/>
            <w:r w:rsidRPr="006D7528">
              <w:rPr>
                <w:snapToGrid w:val="0"/>
                <w:spacing w:val="6"/>
                <w:sz w:val="18"/>
                <w:szCs w:val="18"/>
              </w:rPr>
              <w:t>_num_g</w:t>
            </w:r>
            <w:proofErr w:type="spellEnd"/>
            <w:r w:rsidRPr="006D7528">
              <w:rPr>
                <w:snapToGrid w:val="0"/>
                <w:spacing w:val="6"/>
                <w:sz w:val="18"/>
                <w:szCs w:val="18"/>
              </w:rPr>
              <w:t>==4%}</w:t>
            </w:r>
          </w:p>
          <w:p w14:paraId="0C4AAE01" w14:textId="77777777" w:rsidR="00FB0182" w:rsidRPr="006D7528" w:rsidRDefault="00FB0182" w:rsidP="00FB0182">
            <w:pPr>
              <w:spacing w:line="240" w:lineRule="exact"/>
              <w:jc w:val="center"/>
              <w:rPr>
                <w:snapToGrid w:val="0"/>
                <w:spacing w:val="6"/>
                <w:sz w:val="18"/>
                <w:szCs w:val="18"/>
              </w:rPr>
            </w:pPr>
            <w:r w:rsidRPr="006D7528">
              <w:rPr>
                <w:snapToGrid w:val="0"/>
                <w:spacing w:val="6"/>
                <w:sz w:val="18"/>
                <w:szCs w:val="18"/>
              </w:rPr>
              <w:t>4-疑似致病性</w:t>
            </w:r>
          </w:p>
          <w:p w14:paraId="28021649" w14:textId="77777777" w:rsidR="00FB0182" w:rsidRPr="006D7528" w:rsidRDefault="00FB0182" w:rsidP="00FB0182">
            <w:pPr>
              <w:spacing w:line="240" w:lineRule="exact"/>
              <w:jc w:val="center"/>
              <w:rPr>
                <w:snapToGrid w:val="0"/>
                <w:spacing w:val="6"/>
                <w:sz w:val="18"/>
                <w:szCs w:val="18"/>
              </w:rPr>
            </w:pPr>
            <w:r w:rsidRPr="006D7528">
              <w:rPr>
                <w:snapToGrid w:val="0"/>
                <w:spacing w:val="6"/>
                <w:sz w:val="18"/>
                <w:szCs w:val="18"/>
              </w:rPr>
              <w:t xml:space="preserve">{%p </w:t>
            </w:r>
            <w:proofErr w:type="spellStart"/>
            <w:r w:rsidRPr="006D7528">
              <w:rPr>
                <w:snapToGrid w:val="0"/>
                <w:spacing w:val="6"/>
                <w:sz w:val="18"/>
                <w:szCs w:val="18"/>
              </w:rPr>
              <w:t>elif</w:t>
            </w:r>
            <w:proofErr w:type="spellEnd"/>
            <w:r w:rsidRPr="006D7528">
              <w:rPr>
                <w:snapToGrid w:val="0"/>
                <w:spacing w:val="6"/>
                <w:sz w:val="18"/>
                <w:szCs w:val="18"/>
              </w:rPr>
              <w:t xml:space="preserve"> </w:t>
            </w:r>
            <w:proofErr w:type="spellStart"/>
            <w:proofErr w:type="gramStart"/>
            <w:r w:rsidRPr="006D7528">
              <w:rPr>
                <w:snapToGrid w:val="0"/>
                <w:spacing w:val="6"/>
                <w:sz w:val="18"/>
                <w:szCs w:val="18"/>
              </w:rPr>
              <w:t>a.clinic</w:t>
            </w:r>
            <w:proofErr w:type="gramEnd"/>
            <w:r w:rsidRPr="006D7528">
              <w:rPr>
                <w:snapToGrid w:val="0"/>
                <w:spacing w:val="6"/>
                <w:sz w:val="18"/>
                <w:szCs w:val="18"/>
              </w:rPr>
              <w:t>_num_g</w:t>
            </w:r>
            <w:proofErr w:type="spellEnd"/>
            <w:r w:rsidRPr="006D7528">
              <w:rPr>
                <w:snapToGrid w:val="0"/>
                <w:spacing w:val="6"/>
                <w:sz w:val="18"/>
                <w:szCs w:val="18"/>
              </w:rPr>
              <w:t>==5%}</w:t>
            </w:r>
          </w:p>
          <w:p w14:paraId="731DB1A7" w14:textId="77777777" w:rsidR="00FB0182" w:rsidRPr="006D7528" w:rsidRDefault="00FB0182" w:rsidP="00FB0182">
            <w:pPr>
              <w:spacing w:line="240" w:lineRule="exact"/>
              <w:jc w:val="center"/>
              <w:rPr>
                <w:snapToGrid w:val="0"/>
                <w:spacing w:val="6"/>
                <w:sz w:val="18"/>
                <w:szCs w:val="18"/>
              </w:rPr>
            </w:pPr>
            <w:r w:rsidRPr="006D7528">
              <w:rPr>
                <w:snapToGrid w:val="0"/>
                <w:spacing w:val="6"/>
                <w:sz w:val="18"/>
                <w:szCs w:val="18"/>
              </w:rPr>
              <w:t>5-致病性</w:t>
            </w:r>
          </w:p>
          <w:p w14:paraId="55354A47" w14:textId="77777777" w:rsidR="00FB0182" w:rsidRPr="006D7528" w:rsidRDefault="00FB0182" w:rsidP="00FB0182">
            <w:pPr>
              <w:spacing w:line="240" w:lineRule="exact"/>
              <w:jc w:val="center"/>
              <w:rPr>
                <w:snapToGrid w:val="0"/>
                <w:spacing w:val="6"/>
                <w:sz w:val="18"/>
                <w:szCs w:val="18"/>
              </w:rPr>
            </w:pPr>
            <w:r w:rsidRPr="006D7528">
              <w:rPr>
                <w:snapToGrid w:val="0"/>
                <w:spacing w:val="6"/>
                <w:sz w:val="18"/>
                <w:szCs w:val="18"/>
              </w:rPr>
              <w:t>{%p else%}</w:t>
            </w:r>
          </w:p>
          <w:p w14:paraId="786F744F" w14:textId="77777777" w:rsidR="00FB0182" w:rsidRPr="006D7528" w:rsidRDefault="00FB0182" w:rsidP="00FB0182">
            <w:pPr>
              <w:spacing w:line="240" w:lineRule="exact"/>
              <w:jc w:val="center"/>
              <w:rPr>
                <w:snapToGrid w:val="0"/>
                <w:spacing w:val="6"/>
                <w:sz w:val="18"/>
                <w:szCs w:val="18"/>
              </w:rPr>
            </w:pPr>
            <w:r>
              <w:rPr>
                <w:snapToGrid w:val="0"/>
                <w:spacing w:val="6"/>
                <w:sz w:val="18"/>
                <w:szCs w:val="18"/>
              </w:rPr>
              <w:t>3</w:t>
            </w:r>
            <w:r w:rsidRPr="006D7528">
              <w:rPr>
                <w:snapToGrid w:val="0"/>
                <w:spacing w:val="6"/>
                <w:sz w:val="18"/>
                <w:szCs w:val="18"/>
              </w:rPr>
              <w:t>-意义不明确</w:t>
            </w:r>
          </w:p>
          <w:p w14:paraId="64089265" w14:textId="66CDF7D4" w:rsidR="00FB0182" w:rsidRDefault="00FB0182" w:rsidP="00FB0182">
            <w:pPr>
              <w:spacing w:line="240" w:lineRule="exact"/>
              <w:jc w:val="center"/>
              <w:rPr>
                <w:snapToGrid w:val="0"/>
                <w:spacing w:val="6"/>
                <w:sz w:val="18"/>
                <w:szCs w:val="18"/>
              </w:rPr>
            </w:pPr>
            <w:r w:rsidRPr="006D7528">
              <w:rPr>
                <w:snapToGrid w:val="0"/>
                <w:spacing w:val="6"/>
                <w:sz w:val="18"/>
                <w:szCs w:val="18"/>
              </w:rPr>
              <w:t>{%p endif%}</w:t>
            </w:r>
          </w:p>
        </w:tc>
        <w:tc>
          <w:tcPr>
            <w:tcW w:w="3358" w:type="dxa"/>
            <w:shd w:val="clear" w:color="auto" w:fill="auto"/>
            <w:tcMar>
              <w:top w:w="28" w:type="dxa"/>
              <w:bottom w:w="28" w:type="dxa"/>
            </w:tcMar>
            <w:vAlign w:val="center"/>
          </w:tcPr>
          <w:p w14:paraId="2BE2E178" w14:textId="77777777" w:rsidR="00FB0182" w:rsidRPr="006D7528" w:rsidRDefault="00FB0182" w:rsidP="00FB0182">
            <w:pPr>
              <w:spacing w:line="240" w:lineRule="exact"/>
              <w:jc w:val="center"/>
              <w:rPr>
                <w:rFonts w:cs="Times New Roman (正文 CS 字体)"/>
                <w:snapToGrid w:val="0"/>
                <w:spacing w:val="6"/>
                <w:sz w:val="18"/>
                <w:szCs w:val="18"/>
              </w:rPr>
            </w:pPr>
            <w:r w:rsidRPr="006D7528">
              <w:rPr>
                <w:rFonts w:cs="Times New Roman (正文 CS 字体)"/>
                <w:snapToGrid w:val="0"/>
                <w:spacing w:val="6"/>
                <w:sz w:val="18"/>
                <w:szCs w:val="18"/>
              </w:rPr>
              <w:t>{%p if (</w:t>
            </w:r>
            <w:proofErr w:type="spellStart"/>
            <w:proofErr w:type="gramStart"/>
            <w:r w:rsidRPr="006D7528">
              <w:rPr>
                <w:rFonts w:cs="Times New Roman (正文 CS 字体)"/>
                <w:snapToGrid w:val="0"/>
                <w:spacing w:val="6"/>
                <w:sz w:val="18"/>
                <w:szCs w:val="18"/>
              </w:rPr>
              <w:t>a.clinic</w:t>
            </w:r>
            <w:proofErr w:type="gramEnd"/>
            <w:r w:rsidRPr="006D7528">
              <w:rPr>
                <w:rFonts w:cs="Times New Roman (正文 CS 字体)"/>
                <w:snapToGrid w:val="0"/>
                <w:spacing w:val="6"/>
                <w:sz w:val="18"/>
                <w:szCs w:val="18"/>
              </w:rPr>
              <w:t>_num_g</w:t>
            </w:r>
            <w:proofErr w:type="spellEnd"/>
            <w:r w:rsidRPr="006D7528">
              <w:rPr>
                <w:rFonts w:cs="Times New Roman (正文 CS 字体)"/>
                <w:snapToGrid w:val="0"/>
                <w:spacing w:val="6"/>
                <w:sz w:val="18"/>
                <w:szCs w:val="18"/>
              </w:rPr>
              <w:t xml:space="preserve">==4 or </w:t>
            </w:r>
            <w:proofErr w:type="spellStart"/>
            <w:r w:rsidRPr="006D7528">
              <w:rPr>
                <w:rFonts w:cs="Times New Roman (正文 CS 字体)"/>
                <w:snapToGrid w:val="0"/>
                <w:spacing w:val="6"/>
                <w:sz w:val="18"/>
                <w:szCs w:val="18"/>
              </w:rPr>
              <w:t>a.clinic_num_g</w:t>
            </w:r>
            <w:proofErr w:type="spellEnd"/>
            <w:r w:rsidRPr="006D7528">
              <w:rPr>
                <w:rFonts w:cs="Times New Roman (正文 CS 字体)"/>
                <w:snapToGrid w:val="0"/>
                <w:spacing w:val="6"/>
                <w:sz w:val="18"/>
                <w:szCs w:val="18"/>
              </w:rPr>
              <w:t xml:space="preserve">==5) and </w:t>
            </w:r>
            <w:proofErr w:type="spellStart"/>
            <w:r w:rsidRPr="006D7528">
              <w:rPr>
                <w:rFonts w:cs="Times New Roman (正文 CS 字体)"/>
                <w:snapToGrid w:val="0"/>
                <w:spacing w:val="6"/>
                <w:sz w:val="18"/>
                <w:szCs w:val="18"/>
              </w:rPr>
              <w:t>a.evi_sum.evi_split</w:t>
            </w:r>
            <w:proofErr w:type="spellEnd"/>
            <w:r w:rsidRPr="006D7528">
              <w:rPr>
                <w:rFonts w:cs="Times New Roman (正文 CS 字体)"/>
                <w:snapToGrid w:val="0"/>
                <w:spacing w:val="6"/>
                <w:sz w:val="18"/>
                <w:szCs w:val="18"/>
              </w:rPr>
              <w:t xml:space="preserve"> and </w:t>
            </w:r>
            <w:proofErr w:type="spellStart"/>
            <w:r w:rsidRPr="006D7528">
              <w:rPr>
                <w:rFonts w:cs="Times New Roman (正文 CS 字体)"/>
                <w:snapToGrid w:val="0"/>
                <w:spacing w:val="6"/>
                <w:sz w:val="18"/>
                <w:szCs w:val="18"/>
              </w:rPr>
              <w:t>a.evi_sum.evi_split.Predictive</w:t>
            </w:r>
            <w:proofErr w:type="spellEnd"/>
            <w:r w:rsidRPr="006D7528">
              <w:rPr>
                <w:rFonts w:cs="Times New Roman (正文 CS 字体)"/>
                <w:snapToGrid w:val="0"/>
                <w:spacing w:val="6"/>
                <w:sz w:val="18"/>
                <w:szCs w:val="18"/>
              </w:rPr>
              <w:t>%}</w:t>
            </w:r>
          </w:p>
          <w:p w14:paraId="39F09595" w14:textId="77777777" w:rsidR="00FB0182" w:rsidRPr="006D7528" w:rsidRDefault="00FB0182" w:rsidP="00FB0182">
            <w:pPr>
              <w:spacing w:line="240" w:lineRule="exact"/>
              <w:jc w:val="center"/>
              <w:rPr>
                <w:rFonts w:cs="Times New Roman (正文 CS 字体)"/>
                <w:snapToGrid w:val="0"/>
                <w:spacing w:val="6"/>
                <w:sz w:val="18"/>
                <w:szCs w:val="18"/>
              </w:rPr>
            </w:pPr>
            <w:r w:rsidRPr="006D7528">
              <w:rPr>
                <w:rFonts w:cs="Times New Roman (正文 CS 字体)"/>
                <w:snapToGrid w:val="0"/>
                <w:spacing w:val="6"/>
                <w:sz w:val="18"/>
                <w:szCs w:val="18"/>
              </w:rPr>
              <w:t xml:space="preserve">{%p for b in </w:t>
            </w:r>
            <w:proofErr w:type="spellStart"/>
            <w:r w:rsidRPr="006D7528">
              <w:rPr>
                <w:rFonts w:cs="Times New Roman (正文 CS 字体)"/>
                <w:snapToGrid w:val="0"/>
                <w:spacing w:val="6"/>
                <w:sz w:val="18"/>
                <w:szCs w:val="18"/>
              </w:rPr>
              <w:t>a.evi_sum.evi_</w:t>
            </w:r>
            <w:proofErr w:type="gramStart"/>
            <w:r w:rsidRPr="006D7528">
              <w:rPr>
                <w:rFonts w:cs="Times New Roman (正文 CS 字体)"/>
                <w:snapToGrid w:val="0"/>
                <w:spacing w:val="6"/>
                <w:sz w:val="18"/>
                <w:szCs w:val="18"/>
              </w:rPr>
              <w:t>split.Predictive</w:t>
            </w:r>
            <w:proofErr w:type="spellEnd"/>
            <w:proofErr w:type="gramEnd"/>
            <w:r w:rsidRPr="006D7528">
              <w:rPr>
                <w:rFonts w:cs="Times New Roman (正文 CS 字体)"/>
                <w:snapToGrid w:val="0"/>
                <w:spacing w:val="6"/>
                <w:sz w:val="18"/>
                <w:szCs w:val="18"/>
              </w:rPr>
              <w:t>%}</w:t>
            </w:r>
          </w:p>
          <w:p w14:paraId="5DA73890" w14:textId="77777777" w:rsidR="00FB0182" w:rsidRPr="006D7528" w:rsidRDefault="00FB0182" w:rsidP="00FB0182">
            <w:pPr>
              <w:spacing w:line="240" w:lineRule="exact"/>
              <w:jc w:val="center"/>
              <w:rPr>
                <w:rFonts w:cs="Times New Roman (正文 CS 字体)"/>
                <w:snapToGrid w:val="0"/>
                <w:spacing w:val="6"/>
                <w:sz w:val="18"/>
                <w:szCs w:val="18"/>
              </w:rPr>
            </w:pPr>
            <w:r w:rsidRPr="006D7528">
              <w:rPr>
                <w:rFonts w:cs="Times New Roman (正文 CS 字体)"/>
                <w:snapToGrid w:val="0"/>
                <w:spacing w:val="6"/>
                <w:sz w:val="18"/>
                <w:szCs w:val="18"/>
              </w:rPr>
              <w:t>{{</w:t>
            </w:r>
            <w:proofErr w:type="spellStart"/>
            <w:r w:rsidRPr="006D7528">
              <w:rPr>
                <w:rFonts w:cs="Times New Roman (正文 CS 字体)"/>
                <w:snapToGrid w:val="0"/>
                <w:spacing w:val="6"/>
                <w:sz w:val="18"/>
                <w:szCs w:val="18"/>
              </w:rPr>
              <w:t>b.regimen_name</w:t>
            </w:r>
            <w:proofErr w:type="spellEnd"/>
            <w:r w:rsidRPr="006D7528">
              <w:rPr>
                <w:rFonts w:cs="Times New Roman (正文 CS 字体)"/>
                <w:snapToGrid w:val="0"/>
                <w:spacing w:val="6"/>
                <w:sz w:val="18"/>
                <w:szCs w:val="18"/>
              </w:rPr>
              <w:t>}}（{{</w:t>
            </w:r>
            <w:proofErr w:type="spellStart"/>
            <w:r w:rsidRPr="006D7528">
              <w:rPr>
                <w:rFonts w:cs="Times New Roman (正文 CS 字体)"/>
                <w:snapToGrid w:val="0"/>
                <w:spacing w:val="6"/>
                <w:sz w:val="18"/>
                <w:szCs w:val="18"/>
              </w:rPr>
              <w:t>b.clinical_significance_cn</w:t>
            </w:r>
            <w:proofErr w:type="spellEnd"/>
            <w:r w:rsidRPr="006D7528">
              <w:rPr>
                <w:rFonts w:cs="Times New Roman (正文 CS 字体)"/>
                <w:snapToGrid w:val="0"/>
                <w:spacing w:val="6"/>
                <w:sz w:val="18"/>
                <w:szCs w:val="18"/>
              </w:rPr>
              <w:t>}}，{{</w:t>
            </w:r>
            <w:proofErr w:type="spellStart"/>
            <w:r w:rsidRPr="006D7528">
              <w:rPr>
                <w:rFonts w:cs="Times New Roman (正文 CS 字体)"/>
                <w:snapToGrid w:val="0"/>
                <w:spacing w:val="6"/>
                <w:sz w:val="18"/>
                <w:szCs w:val="18"/>
              </w:rPr>
              <w:t>b.evi_conclusion_simple</w:t>
            </w:r>
            <w:proofErr w:type="spellEnd"/>
            <w:r w:rsidRPr="006D7528">
              <w:rPr>
                <w:rFonts w:cs="Times New Roman (正文 CS 字体)"/>
                <w:snapToGrid w:val="0"/>
                <w:spacing w:val="6"/>
                <w:sz w:val="18"/>
                <w:szCs w:val="18"/>
              </w:rPr>
              <w:t>}}级）</w:t>
            </w:r>
          </w:p>
          <w:p w14:paraId="7331D86E" w14:textId="77777777" w:rsidR="00FB0182" w:rsidRPr="006D7528" w:rsidRDefault="00FB0182" w:rsidP="00FB0182">
            <w:pPr>
              <w:spacing w:line="240" w:lineRule="exact"/>
              <w:jc w:val="center"/>
              <w:rPr>
                <w:rFonts w:cs="Times New Roman (正文 CS 字体)"/>
                <w:snapToGrid w:val="0"/>
                <w:spacing w:val="6"/>
                <w:sz w:val="18"/>
                <w:szCs w:val="18"/>
              </w:rPr>
            </w:pPr>
            <w:r w:rsidRPr="006D7528">
              <w:rPr>
                <w:rFonts w:cs="Times New Roman (正文 CS 字体)"/>
                <w:snapToGrid w:val="0"/>
                <w:spacing w:val="6"/>
                <w:sz w:val="18"/>
                <w:szCs w:val="18"/>
              </w:rPr>
              <w:t xml:space="preserve">{%p </w:t>
            </w:r>
            <w:proofErr w:type="spellStart"/>
            <w:r w:rsidRPr="006D7528">
              <w:rPr>
                <w:rFonts w:cs="Times New Roman (正文 CS 字体)"/>
                <w:snapToGrid w:val="0"/>
                <w:spacing w:val="6"/>
                <w:sz w:val="18"/>
                <w:szCs w:val="18"/>
              </w:rPr>
              <w:t>endfor</w:t>
            </w:r>
            <w:proofErr w:type="spellEnd"/>
            <w:r w:rsidRPr="006D7528">
              <w:rPr>
                <w:rFonts w:cs="Times New Roman (正文 CS 字体)"/>
                <w:snapToGrid w:val="0"/>
                <w:spacing w:val="6"/>
                <w:sz w:val="18"/>
                <w:szCs w:val="18"/>
              </w:rPr>
              <w:t>%}</w:t>
            </w:r>
          </w:p>
          <w:p w14:paraId="5A48F848" w14:textId="77777777" w:rsidR="00FB0182" w:rsidRPr="006D7528" w:rsidRDefault="00FB0182" w:rsidP="00FB0182">
            <w:pPr>
              <w:spacing w:line="240" w:lineRule="exact"/>
              <w:jc w:val="center"/>
              <w:rPr>
                <w:rFonts w:cs="Times New Roman (正文 CS 字体)"/>
                <w:snapToGrid w:val="0"/>
                <w:spacing w:val="6"/>
                <w:sz w:val="18"/>
                <w:szCs w:val="18"/>
              </w:rPr>
            </w:pPr>
            <w:r w:rsidRPr="006D7528">
              <w:rPr>
                <w:rFonts w:cs="Times New Roman (正文 CS 字体)"/>
                <w:snapToGrid w:val="0"/>
                <w:spacing w:val="6"/>
                <w:sz w:val="18"/>
                <w:szCs w:val="18"/>
              </w:rPr>
              <w:t>{%p else%}</w:t>
            </w:r>
          </w:p>
          <w:p w14:paraId="3C69D9F8" w14:textId="77777777" w:rsidR="00FB0182" w:rsidRPr="006D7528" w:rsidRDefault="00FB0182" w:rsidP="00FB0182">
            <w:pPr>
              <w:spacing w:line="240" w:lineRule="exact"/>
              <w:jc w:val="center"/>
              <w:rPr>
                <w:rFonts w:cs="Times New Roman (正文 CS 字体)"/>
                <w:snapToGrid w:val="0"/>
                <w:spacing w:val="6"/>
                <w:sz w:val="18"/>
                <w:szCs w:val="18"/>
              </w:rPr>
            </w:pPr>
            <w:r w:rsidRPr="006D7528">
              <w:rPr>
                <w:rFonts w:cs="Times New Roman (正文 CS 字体)"/>
                <w:snapToGrid w:val="0"/>
                <w:spacing w:val="6"/>
                <w:sz w:val="18"/>
                <w:szCs w:val="18"/>
              </w:rPr>
              <w:t>-</w:t>
            </w:r>
          </w:p>
          <w:p w14:paraId="37E505DB" w14:textId="43DBC394" w:rsidR="00FB0182" w:rsidRDefault="00FB0182" w:rsidP="00FB0182">
            <w:pPr>
              <w:spacing w:line="240" w:lineRule="exact"/>
              <w:jc w:val="center"/>
              <w:rPr>
                <w:rFonts w:cs="Times New Roman (正文 CS 字体)"/>
                <w:snapToGrid w:val="0"/>
                <w:spacing w:val="6"/>
                <w:sz w:val="18"/>
                <w:szCs w:val="18"/>
              </w:rPr>
            </w:pPr>
            <w:r w:rsidRPr="006D7528">
              <w:rPr>
                <w:rFonts w:cs="Times New Roman (正文 CS 字体)"/>
                <w:snapToGrid w:val="0"/>
                <w:spacing w:val="6"/>
                <w:sz w:val="18"/>
                <w:szCs w:val="18"/>
              </w:rPr>
              <w:t>{%p endif%}</w:t>
            </w:r>
          </w:p>
        </w:tc>
      </w:tr>
      <w:tr w:rsidR="001A3C61" w14:paraId="7AA9B0FE" w14:textId="77777777" w:rsidTr="00CF5E51">
        <w:trPr>
          <w:trHeight w:val="567"/>
          <w:jc w:val="center"/>
        </w:trPr>
        <w:tc>
          <w:tcPr>
            <w:tcW w:w="10653" w:type="dxa"/>
            <w:gridSpan w:val="6"/>
            <w:shd w:val="clear" w:color="auto" w:fill="auto"/>
            <w:tcMar>
              <w:top w:w="28" w:type="dxa"/>
              <w:bottom w:w="28" w:type="dxa"/>
            </w:tcMar>
            <w:vAlign w:val="center"/>
          </w:tcPr>
          <w:p w14:paraId="5E3D8F27" w14:textId="3E28A9DE" w:rsidR="001A3C61" w:rsidRDefault="001A3C61" w:rsidP="001A3C61">
            <w:pPr>
              <w:spacing w:line="240" w:lineRule="exact"/>
              <w:jc w:val="center"/>
              <w:rPr>
                <w:rFonts w:cs="Times New Roman (正文 CS 字体)"/>
                <w:snapToGrid w:val="0"/>
                <w:spacing w:val="6"/>
                <w:sz w:val="18"/>
                <w:szCs w:val="18"/>
              </w:rPr>
            </w:pPr>
            <w:r w:rsidRPr="000B6A17">
              <w:rPr>
                <w:rFonts w:cs="Times New Roman (正文 CS 字体)"/>
                <w:snapToGrid w:val="0"/>
                <w:spacing w:val="6"/>
                <w:sz w:val="18"/>
                <w:szCs w:val="18"/>
              </w:rPr>
              <w:t xml:space="preserve">{%tr </w:t>
            </w:r>
            <w:proofErr w:type="spellStart"/>
            <w:r w:rsidRPr="000B6A17">
              <w:rPr>
                <w:rFonts w:cs="Times New Roman (正文 CS 字体)"/>
                <w:snapToGrid w:val="0"/>
                <w:spacing w:val="6"/>
                <w:sz w:val="18"/>
                <w:szCs w:val="18"/>
              </w:rPr>
              <w:t>endfor</w:t>
            </w:r>
            <w:proofErr w:type="spellEnd"/>
            <w:r w:rsidRPr="000B6A17">
              <w:rPr>
                <w:rFonts w:cs="Times New Roman (正文 CS 字体)"/>
                <w:snapToGrid w:val="0"/>
                <w:spacing w:val="6"/>
                <w:sz w:val="18"/>
                <w:szCs w:val="18"/>
              </w:rPr>
              <w:t>%}</w:t>
            </w:r>
          </w:p>
        </w:tc>
      </w:tr>
      <w:tr w:rsidR="001A3C61" w14:paraId="61539BC1" w14:textId="77777777" w:rsidTr="00CF5E51">
        <w:trPr>
          <w:trHeight w:val="567"/>
          <w:jc w:val="center"/>
        </w:trPr>
        <w:tc>
          <w:tcPr>
            <w:tcW w:w="10653" w:type="dxa"/>
            <w:gridSpan w:val="6"/>
            <w:shd w:val="clear" w:color="auto" w:fill="auto"/>
            <w:tcMar>
              <w:top w:w="28" w:type="dxa"/>
              <w:bottom w:w="28" w:type="dxa"/>
            </w:tcMar>
            <w:vAlign w:val="center"/>
          </w:tcPr>
          <w:p w14:paraId="6892C31A" w14:textId="39097973" w:rsidR="001A3C61" w:rsidRDefault="001A3C61" w:rsidP="001A3C61">
            <w:pPr>
              <w:spacing w:line="240" w:lineRule="exact"/>
              <w:jc w:val="center"/>
              <w:rPr>
                <w:rFonts w:cs="Times New Roman (正文 CS 字体)"/>
                <w:snapToGrid w:val="0"/>
                <w:spacing w:val="6"/>
                <w:sz w:val="18"/>
                <w:szCs w:val="18"/>
              </w:rPr>
            </w:pPr>
            <w:r w:rsidRPr="000B6A17">
              <w:rPr>
                <w:rFonts w:cs="Times New Roman (正文 CS 字体)"/>
                <w:snapToGrid w:val="0"/>
                <w:spacing w:val="6"/>
                <w:sz w:val="18"/>
                <w:szCs w:val="18"/>
              </w:rPr>
              <w:t>{%tr else%}</w:t>
            </w:r>
          </w:p>
        </w:tc>
      </w:tr>
      <w:tr w:rsidR="001A3C61" w14:paraId="615A6940" w14:textId="77777777" w:rsidTr="00CF7B46">
        <w:trPr>
          <w:trHeight w:val="567"/>
          <w:jc w:val="center"/>
        </w:trPr>
        <w:tc>
          <w:tcPr>
            <w:tcW w:w="1058" w:type="dxa"/>
            <w:shd w:val="clear" w:color="auto" w:fill="auto"/>
            <w:tcMar>
              <w:top w:w="28" w:type="dxa"/>
              <w:bottom w:w="28" w:type="dxa"/>
            </w:tcMar>
            <w:vAlign w:val="center"/>
          </w:tcPr>
          <w:p w14:paraId="0B142952" w14:textId="74F5815E" w:rsidR="001A3C61" w:rsidRDefault="001A3C61" w:rsidP="001A3C61">
            <w:pPr>
              <w:spacing w:line="240" w:lineRule="exact"/>
              <w:jc w:val="center"/>
              <w:rPr>
                <w:rFonts w:cs="Times New Roman (正文 CS 字体)"/>
                <w:snapToGrid w:val="0"/>
                <w:spacing w:val="6"/>
                <w:sz w:val="18"/>
                <w:szCs w:val="18"/>
              </w:rPr>
            </w:pPr>
            <w:r>
              <w:rPr>
                <w:rFonts w:cs="Times New Roman" w:hint="eastAsia"/>
                <w:iCs/>
                <w:color w:val="000000" w:themeColor="text1"/>
                <w:spacing w:val="10"/>
                <w:sz w:val="18"/>
                <w:szCs w:val="18"/>
                <w:lang w:val="en-GB"/>
              </w:rPr>
              <w:t>BRCA</w:t>
            </w:r>
            <w:r>
              <w:rPr>
                <w:rFonts w:cs="Times New Roman"/>
                <w:iCs/>
                <w:color w:val="000000" w:themeColor="text1"/>
                <w:spacing w:val="10"/>
                <w:sz w:val="18"/>
                <w:szCs w:val="18"/>
                <w:lang w:val="en-GB"/>
              </w:rPr>
              <w:t>2</w:t>
            </w:r>
          </w:p>
        </w:tc>
        <w:tc>
          <w:tcPr>
            <w:tcW w:w="9595" w:type="dxa"/>
            <w:gridSpan w:val="5"/>
            <w:vAlign w:val="center"/>
          </w:tcPr>
          <w:p w14:paraId="7ECB892C" w14:textId="6640249D" w:rsidR="001A3C61" w:rsidRDefault="001A3C61" w:rsidP="001A3C61">
            <w:pPr>
              <w:spacing w:line="240" w:lineRule="exact"/>
              <w:jc w:val="center"/>
              <w:rPr>
                <w:rFonts w:cs="Times New Roman (正文 CS 字体)"/>
                <w:snapToGrid w:val="0"/>
                <w:spacing w:val="6"/>
                <w:sz w:val="18"/>
                <w:szCs w:val="18"/>
              </w:rPr>
            </w:pPr>
            <w:r>
              <w:rPr>
                <w:rFonts w:cs="Times New Roman" w:hint="eastAsia"/>
                <w:iCs/>
                <w:color w:val="000000" w:themeColor="text1"/>
                <w:spacing w:val="10"/>
                <w:sz w:val="18"/>
                <w:szCs w:val="18"/>
                <w:lang w:val="en-GB"/>
              </w:rPr>
              <w:t>未检测到</w:t>
            </w:r>
            <w:r>
              <w:rPr>
                <w:rFonts w:cs="Times New Roman" w:hint="eastAsia"/>
                <w:iCs/>
                <w:color w:val="000000" w:themeColor="text1"/>
                <w:spacing w:val="10"/>
                <w:sz w:val="18"/>
                <w:szCs w:val="18"/>
              </w:rPr>
              <w:t>5-</w:t>
            </w:r>
            <w:r>
              <w:rPr>
                <w:rFonts w:cs="Times New Roman" w:hint="eastAsia"/>
                <w:iCs/>
                <w:color w:val="000000" w:themeColor="text1"/>
                <w:spacing w:val="10"/>
                <w:sz w:val="18"/>
                <w:szCs w:val="18"/>
                <w:lang w:val="en-GB"/>
              </w:rPr>
              <w:t>致病性、</w:t>
            </w:r>
            <w:r>
              <w:rPr>
                <w:rFonts w:cs="Times New Roman" w:hint="eastAsia"/>
                <w:iCs/>
                <w:color w:val="000000" w:themeColor="text1"/>
                <w:spacing w:val="10"/>
                <w:sz w:val="18"/>
                <w:szCs w:val="18"/>
              </w:rPr>
              <w:t>4-</w:t>
            </w:r>
            <w:r>
              <w:rPr>
                <w:rFonts w:cs="Times New Roman" w:hint="eastAsia"/>
                <w:iCs/>
                <w:color w:val="000000" w:themeColor="text1"/>
                <w:spacing w:val="10"/>
                <w:sz w:val="18"/>
                <w:szCs w:val="18"/>
                <w:lang w:val="en-GB"/>
              </w:rPr>
              <w:t>疑似致病性、</w:t>
            </w:r>
            <w:r>
              <w:rPr>
                <w:rFonts w:cs="Times New Roman" w:hint="eastAsia"/>
                <w:iCs/>
                <w:color w:val="000000" w:themeColor="text1"/>
                <w:spacing w:val="10"/>
                <w:sz w:val="18"/>
                <w:szCs w:val="18"/>
              </w:rPr>
              <w:t>3-</w:t>
            </w:r>
            <w:r>
              <w:rPr>
                <w:rFonts w:cs="Times New Roman" w:hint="eastAsia"/>
                <w:iCs/>
                <w:color w:val="000000" w:themeColor="text1"/>
                <w:spacing w:val="10"/>
                <w:sz w:val="18"/>
                <w:szCs w:val="18"/>
                <w:lang w:val="en-GB"/>
              </w:rPr>
              <w:t>意义不明确的胚系变异</w:t>
            </w:r>
          </w:p>
        </w:tc>
      </w:tr>
      <w:tr w:rsidR="001A3C61" w14:paraId="28C92A45" w14:textId="77777777" w:rsidTr="008F27DE">
        <w:trPr>
          <w:trHeight w:val="567"/>
          <w:jc w:val="center"/>
        </w:trPr>
        <w:tc>
          <w:tcPr>
            <w:tcW w:w="10653" w:type="dxa"/>
            <w:gridSpan w:val="6"/>
            <w:shd w:val="clear" w:color="auto" w:fill="auto"/>
            <w:tcMar>
              <w:top w:w="28" w:type="dxa"/>
              <w:bottom w:w="28" w:type="dxa"/>
            </w:tcMar>
            <w:vAlign w:val="center"/>
          </w:tcPr>
          <w:p w14:paraId="7DCFD271" w14:textId="1CADCA0A" w:rsidR="001A3C61" w:rsidRDefault="001A3C61" w:rsidP="001A3C61">
            <w:pPr>
              <w:spacing w:line="240" w:lineRule="exact"/>
              <w:jc w:val="center"/>
              <w:rPr>
                <w:rFonts w:cs="Times New Roman (正文 CS 字体)"/>
                <w:snapToGrid w:val="0"/>
                <w:spacing w:val="6"/>
                <w:sz w:val="18"/>
                <w:szCs w:val="18"/>
              </w:rPr>
            </w:pPr>
            <w:r w:rsidRPr="000B6A17">
              <w:rPr>
                <w:rFonts w:cs="Times New Roman"/>
                <w:iCs/>
                <w:color w:val="000000" w:themeColor="text1"/>
                <w:spacing w:val="10"/>
                <w:sz w:val="18"/>
                <w:szCs w:val="18"/>
                <w:lang w:val="en-GB"/>
              </w:rPr>
              <w:lastRenderedPageBreak/>
              <w:t>{%tr endif%}</w:t>
            </w:r>
          </w:p>
        </w:tc>
      </w:tr>
    </w:tbl>
    <w:p w14:paraId="0DDFFE8B" w14:textId="77777777" w:rsidR="006E3CD8" w:rsidRDefault="00BC147C">
      <w:pPr>
        <w:jc w:val="center"/>
        <w:rPr>
          <w:rFonts w:cstheme="minorBidi"/>
          <w:b/>
          <w:bCs/>
          <w:color w:val="31849B"/>
          <w:kern w:val="2"/>
          <w:sz w:val="22"/>
          <w:szCs w:val="22"/>
        </w:rPr>
      </w:pPr>
      <w:r>
        <w:rPr>
          <w:rFonts w:cstheme="minorBidi" w:hint="eastAsia"/>
          <w:b/>
          <w:bCs/>
          <w:color w:val="31849B"/>
          <w:kern w:val="2"/>
          <w:sz w:val="22"/>
          <w:szCs w:val="22"/>
        </w:rPr>
        <w:t>1.2良性、疑似良性变异检测结果列表</w:t>
      </w:r>
    </w:p>
    <w:tbl>
      <w:tblPr>
        <w:tblStyle w:val="afffd"/>
        <w:tblW w:w="10653" w:type="dxa"/>
        <w:jc w:val="center"/>
        <w:tblBorders>
          <w:top w:val="single" w:sz="4" w:space="0" w:color="31849B"/>
          <w:left w:val="none" w:sz="0" w:space="0" w:color="auto"/>
          <w:bottom w:val="single" w:sz="4" w:space="0" w:color="31849B"/>
          <w:right w:val="none" w:sz="0" w:space="0" w:color="auto"/>
          <w:insideH w:val="single" w:sz="4" w:space="0" w:color="31849B"/>
          <w:insideV w:val="none" w:sz="0" w:space="0" w:color="auto"/>
        </w:tblBorders>
        <w:tblLayout w:type="fixed"/>
        <w:tblLook w:val="04A0" w:firstRow="1" w:lastRow="0" w:firstColumn="1" w:lastColumn="0" w:noHBand="0" w:noVBand="1"/>
      </w:tblPr>
      <w:tblGrid>
        <w:gridCol w:w="1058"/>
        <w:gridCol w:w="1246"/>
        <w:gridCol w:w="3482"/>
        <w:gridCol w:w="1500"/>
        <w:gridCol w:w="1654"/>
        <w:gridCol w:w="1713"/>
      </w:tblGrid>
      <w:tr w:rsidR="006E3CD8" w14:paraId="7BC120B5" w14:textId="77777777">
        <w:trPr>
          <w:trHeight w:hRule="exact" w:val="397"/>
          <w:jc w:val="center"/>
        </w:trPr>
        <w:tc>
          <w:tcPr>
            <w:tcW w:w="1058" w:type="dxa"/>
            <w:tcBorders>
              <w:top w:val="single" w:sz="4" w:space="0" w:color="31849B"/>
              <w:left w:val="nil"/>
              <w:bottom w:val="single" w:sz="4" w:space="0" w:color="31849B"/>
              <w:right w:val="nil"/>
            </w:tcBorders>
            <w:shd w:val="clear" w:color="auto" w:fill="DBEFF4"/>
            <w:tcMar>
              <w:top w:w="60" w:type="dxa"/>
              <w:bottom w:w="60" w:type="dxa"/>
            </w:tcMar>
            <w:vAlign w:val="center"/>
          </w:tcPr>
          <w:p w14:paraId="6534C3DB" w14:textId="77777777" w:rsidR="006E3CD8" w:rsidRDefault="00BC147C">
            <w:pPr>
              <w:spacing w:line="240" w:lineRule="exact"/>
              <w:jc w:val="center"/>
              <w:rPr>
                <w:b/>
                <w:snapToGrid w:val="0"/>
                <w:color w:val="31849B"/>
                <w:spacing w:val="6"/>
                <w:sz w:val="18"/>
                <w:szCs w:val="18"/>
              </w:rPr>
            </w:pPr>
            <w:r>
              <w:rPr>
                <w:rFonts w:hint="eastAsia"/>
                <w:b/>
                <w:snapToGrid w:val="0"/>
                <w:color w:val="31849B"/>
                <w:spacing w:val="6"/>
                <w:sz w:val="18"/>
                <w:szCs w:val="18"/>
              </w:rPr>
              <w:t>序号</w:t>
            </w:r>
          </w:p>
        </w:tc>
        <w:tc>
          <w:tcPr>
            <w:tcW w:w="1246" w:type="dxa"/>
            <w:tcBorders>
              <w:top w:val="single" w:sz="4" w:space="0" w:color="31849B"/>
              <w:left w:val="nil"/>
              <w:bottom w:val="single" w:sz="4" w:space="0" w:color="31849B"/>
              <w:right w:val="nil"/>
            </w:tcBorders>
            <w:shd w:val="clear" w:color="auto" w:fill="DBEFF4"/>
            <w:vAlign w:val="center"/>
          </w:tcPr>
          <w:p w14:paraId="344A8C97" w14:textId="77777777" w:rsidR="006E3CD8" w:rsidRDefault="00BC147C">
            <w:pPr>
              <w:spacing w:line="240" w:lineRule="exact"/>
              <w:jc w:val="center"/>
              <w:rPr>
                <w:b/>
                <w:snapToGrid w:val="0"/>
                <w:color w:val="31849B"/>
                <w:spacing w:val="6"/>
                <w:sz w:val="18"/>
                <w:szCs w:val="18"/>
              </w:rPr>
            </w:pPr>
            <w:r>
              <w:rPr>
                <w:rFonts w:hint="eastAsia"/>
                <w:b/>
                <w:snapToGrid w:val="0"/>
                <w:color w:val="31849B"/>
                <w:spacing w:val="6"/>
                <w:sz w:val="18"/>
                <w:szCs w:val="18"/>
              </w:rPr>
              <w:t>基因</w:t>
            </w:r>
          </w:p>
        </w:tc>
        <w:tc>
          <w:tcPr>
            <w:tcW w:w="3482" w:type="dxa"/>
            <w:tcBorders>
              <w:top w:val="single" w:sz="4" w:space="0" w:color="31849B"/>
              <w:left w:val="nil"/>
              <w:bottom w:val="single" w:sz="4" w:space="0" w:color="31849B"/>
              <w:right w:val="nil"/>
            </w:tcBorders>
            <w:shd w:val="clear" w:color="auto" w:fill="DBEFF4"/>
            <w:tcMar>
              <w:top w:w="60" w:type="dxa"/>
              <w:bottom w:w="60" w:type="dxa"/>
            </w:tcMar>
            <w:vAlign w:val="center"/>
          </w:tcPr>
          <w:p w14:paraId="2B004324" w14:textId="77777777" w:rsidR="006E3CD8" w:rsidRDefault="00BC147C">
            <w:pPr>
              <w:spacing w:line="240" w:lineRule="exact"/>
              <w:jc w:val="center"/>
              <w:rPr>
                <w:b/>
                <w:snapToGrid w:val="0"/>
                <w:color w:val="31849B"/>
                <w:spacing w:val="6"/>
                <w:sz w:val="18"/>
                <w:szCs w:val="18"/>
              </w:rPr>
            </w:pPr>
            <w:r>
              <w:rPr>
                <w:rFonts w:hint="eastAsia"/>
                <w:b/>
                <w:snapToGrid w:val="0"/>
                <w:color w:val="31849B"/>
                <w:spacing w:val="6"/>
                <w:sz w:val="18"/>
                <w:szCs w:val="18"/>
              </w:rPr>
              <w:t>检测结果</w:t>
            </w:r>
          </w:p>
        </w:tc>
        <w:tc>
          <w:tcPr>
            <w:tcW w:w="1500" w:type="dxa"/>
            <w:tcBorders>
              <w:top w:val="single" w:sz="4" w:space="0" w:color="31849B"/>
              <w:left w:val="nil"/>
              <w:bottom w:val="single" w:sz="4" w:space="0" w:color="31849B"/>
              <w:right w:val="nil"/>
            </w:tcBorders>
            <w:shd w:val="clear" w:color="auto" w:fill="DBEFF4"/>
            <w:tcMar>
              <w:top w:w="60" w:type="dxa"/>
              <w:bottom w:w="60" w:type="dxa"/>
            </w:tcMar>
            <w:vAlign w:val="center"/>
          </w:tcPr>
          <w:p w14:paraId="441C7E17" w14:textId="77777777" w:rsidR="006E3CD8" w:rsidRDefault="00BC147C">
            <w:pPr>
              <w:spacing w:line="240" w:lineRule="exact"/>
              <w:jc w:val="center"/>
              <w:rPr>
                <w:b/>
                <w:snapToGrid w:val="0"/>
                <w:color w:val="31849B"/>
                <w:spacing w:val="6"/>
                <w:sz w:val="18"/>
                <w:szCs w:val="18"/>
              </w:rPr>
            </w:pPr>
            <w:r>
              <w:rPr>
                <w:rFonts w:hint="eastAsia"/>
                <w:b/>
                <w:snapToGrid w:val="0"/>
                <w:color w:val="31849B"/>
                <w:spacing w:val="6"/>
                <w:sz w:val="18"/>
                <w:szCs w:val="18"/>
              </w:rPr>
              <w:t>变异来源</w:t>
            </w:r>
          </w:p>
        </w:tc>
        <w:tc>
          <w:tcPr>
            <w:tcW w:w="1654" w:type="dxa"/>
            <w:tcBorders>
              <w:top w:val="single" w:sz="4" w:space="0" w:color="31849B"/>
              <w:left w:val="nil"/>
              <w:bottom w:val="single" w:sz="4" w:space="0" w:color="31849B"/>
              <w:right w:val="nil"/>
            </w:tcBorders>
            <w:shd w:val="clear" w:color="auto" w:fill="DBEFF4"/>
            <w:tcMar>
              <w:top w:w="60" w:type="dxa"/>
              <w:bottom w:w="60" w:type="dxa"/>
            </w:tcMar>
            <w:vAlign w:val="center"/>
          </w:tcPr>
          <w:p w14:paraId="141E132C" w14:textId="77777777" w:rsidR="006E3CD8" w:rsidRDefault="00BC147C">
            <w:pPr>
              <w:spacing w:line="240" w:lineRule="exact"/>
              <w:jc w:val="center"/>
              <w:rPr>
                <w:b/>
                <w:snapToGrid w:val="0"/>
                <w:color w:val="31849B"/>
                <w:spacing w:val="6"/>
                <w:sz w:val="18"/>
                <w:szCs w:val="18"/>
              </w:rPr>
            </w:pPr>
            <w:r>
              <w:rPr>
                <w:rFonts w:hint="eastAsia"/>
                <w:b/>
                <w:snapToGrid w:val="0"/>
                <w:color w:val="31849B"/>
                <w:spacing w:val="6"/>
                <w:sz w:val="18"/>
                <w:szCs w:val="18"/>
              </w:rPr>
              <w:t>基因型</w:t>
            </w:r>
          </w:p>
        </w:tc>
        <w:tc>
          <w:tcPr>
            <w:tcW w:w="1713" w:type="dxa"/>
            <w:tcBorders>
              <w:top w:val="single" w:sz="4" w:space="0" w:color="31849B"/>
              <w:left w:val="nil"/>
              <w:bottom w:val="single" w:sz="4" w:space="0" w:color="31849B"/>
              <w:right w:val="nil"/>
            </w:tcBorders>
            <w:shd w:val="clear" w:color="auto" w:fill="DBEFF4"/>
            <w:tcMar>
              <w:top w:w="60" w:type="dxa"/>
              <w:bottom w:w="60" w:type="dxa"/>
            </w:tcMar>
            <w:vAlign w:val="center"/>
          </w:tcPr>
          <w:p w14:paraId="60D23827" w14:textId="77777777" w:rsidR="006E3CD8" w:rsidRDefault="00BC147C">
            <w:pPr>
              <w:spacing w:line="240" w:lineRule="exact"/>
              <w:jc w:val="center"/>
              <w:rPr>
                <w:b/>
                <w:snapToGrid w:val="0"/>
                <w:color w:val="31849B"/>
                <w:spacing w:val="6"/>
                <w:sz w:val="18"/>
                <w:szCs w:val="18"/>
              </w:rPr>
            </w:pPr>
            <w:r>
              <w:rPr>
                <w:rFonts w:hint="eastAsia"/>
                <w:b/>
                <w:snapToGrid w:val="0"/>
                <w:color w:val="31849B"/>
                <w:spacing w:val="6"/>
                <w:sz w:val="18"/>
                <w:szCs w:val="18"/>
              </w:rPr>
              <w:t>变异解读</w:t>
            </w:r>
          </w:p>
        </w:tc>
      </w:tr>
      <w:tr w:rsidR="00E559F2" w14:paraId="05D08C2E" w14:textId="77777777" w:rsidTr="00DB565D">
        <w:trPr>
          <w:trHeight w:val="397"/>
          <w:jc w:val="center"/>
        </w:trPr>
        <w:tc>
          <w:tcPr>
            <w:tcW w:w="10653" w:type="dxa"/>
            <w:gridSpan w:val="6"/>
            <w:shd w:val="clear" w:color="auto" w:fill="auto"/>
            <w:tcMar>
              <w:top w:w="28" w:type="dxa"/>
              <w:bottom w:w="28" w:type="dxa"/>
            </w:tcMar>
            <w:vAlign w:val="center"/>
          </w:tcPr>
          <w:p w14:paraId="1908E89D" w14:textId="416DC99E" w:rsidR="00E559F2" w:rsidRDefault="00E559F2">
            <w:pPr>
              <w:spacing w:line="240" w:lineRule="exact"/>
              <w:jc w:val="center"/>
              <w:rPr>
                <w:snapToGrid w:val="0"/>
                <w:spacing w:val="6"/>
                <w:sz w:val="18"/>
                <w:szCs w:val="18"/>
              </w:rPr>
            </w:pPr>
            <w:r w:rsidRPr="000B6A17">
              <w:rPr>
                <w:rFonts w:cs="Times New Roman (正文 CS 字体)"/>
                <w:snapToGrid w:val="0"/>
                <w:spacing w:val="6"/>
                <w:sz w:val="18"/>
                <w:szCs w:val="18"/>
              </w:rPr>
              <w:t xml:space="preserve">{%tr </w:t>
            </w:r>
            <w:r>
              <w:rPr>
                <w:rFonts w:cs="Times New Roman (正文 CS 字体)" w:hint="eastAsia"/>
                <w:snapToGrid w:val="0"/>
                <w:spacing w:val="6"/>
                <w:sz w:val="18"/>
                <w:szCs w:val="18"/>
              </w:rPr>
              <w:t>for</w:t>
            </w:r>
            <w:r>
              <w:rPr>
                <w:rFonts w:cs="Times New Roman (正文 CS 字体)"/>
                <w:snapToGrid w:val="0"/>
                <w:spacing w:val="6"/>
                <w:sz w:val="18"/>
                <w:szCs w:val="18"/>
              </w:rPr>
              <w:t xml:space="preserve"> a in</w:t>
            </w:r>
            <w:r w:rsidRPr="000B6A17">
              <w:rPr>
                <w:rFonts w:cs="Times New Roman (正文 CS 字体)"/>
                <w:snapToGrid w:val="0"/>
                <w:spacing w:val="6"/>
                <w:sz w:val="18"/>
                <w:szCs w:val="18"/>
              </w:rPr>
              <w:t xml:space="preserve"> var_brca.snv_</w:t>
            </w:r>
            <w:proofErr w:type="gramStart"/>
            <w:r w:rsidRPr="000B6A17">
              <w:rPr>
                <w:rFonts w:cs="Times New Roman (正文 CS 字体)"/>
                <w:snapToGrid w:val="0"/>
                <w:spacing w:val="6"/>
                <w:sz w:val="18"/>
                <w:szCs w:val="18"/>
              </w:rPr>
              <w:t>s.B</w:t>
            </w:r>
            <w:proofErr w:type="gramEnd"/>
            <w:r w:rsidRPr="000B6A17">
              <w:rPr>
                <w:rFonts w:cs="Times New Roman (正文 CS 字体)"/>
                <w:snapToGrid w:val="0"/>
                <w:spacing w:val="6"/>
                <w:sz w:val="18"/>
                <w:szCs w:val="18"/>
              </w:rPr>
              <w:t>1_L</w:t>
            </w:r>
            <w:r>
              <w:rPr>
                <w:rFonts w:cs="Times New Roman (正文 CS 字体)"/>
                <w:snapToGrid w:val="0"/>
                <w:spacing w:val="6"/>
                <w:sz w:val="18"/>
                <w:szCs w:val="18"/>
              </w:rPr>
              <w:t>2</w:t>
            </w:r>
            <w:r w:rsidRPr="000B6A17">
              <w:rPr>
                <w:rFonts w:cs="Times New Roman (正文 CS 字体)"/>
                <w:snapToGrid w:val="0"/>
                <w:spacing w:val="6"/>
                <w:sz w:val="18"/>
                <w:szCs w:val="18"/>
              </w:rPr>
              <w:t xml:space="preserve"> + var_brca.snv_s.B</w:t>
            </w:r>
            <w:r>
              <w:rPr>
                <w:rFonts w:cs="Times New Roman (正文 CS 字体)"/>
                <w:snapToGrid w:val="0"/>
                <w:spacing w:val="6"/>
                <w:sz w:val="18"/>
                <w:szCs w:val="18"/>
              </w:rPr>
              <w:t>2</w:t>
            </w:r>
            <w:r w:rsidRPr="000B6A17">
              <w:rPr>
                <w:rFonts w:cs="Times New Roman (正文 CS 字体)"/>
                <w:snapToGrid w:val="0"/>
                <w:spacing w:val="6"/>
                <w:sz w:val="18"/>
                <w:szCs w:val="18"/>
              </w:rPr>
              <w:t>_L</w:t>
            </w:r>
            <w:r>
              <w:rPr>
                <w:rFonts w:cs="Times New Roman (正文 CS 字体)"/>
                <w:snapToGrid w:val="0"/>
                <w:spacing w:val="6"/>
                <w:sz w:val="18"/>
                <w:szCs w:val="18"/>
              </w:rPr>
              <w:t>2</w:t>
            </w:r>
            <w:r w:rsidRPr="000B6A17">
              <w:rPr>
                <w:rFonts w:cs="Times New Roman (正文 CS 字体)"/>
                <w:snapToGrid w:val="0"/>
                <w:spacing w:val="6"/>
                <w:sz w:val="18"/>
                <w:szCs w:val="18"/>
              </w:rPr>
              <w:t xml:space="preserve"> + var_brca.snv_s.B1_L</w:t>
            </w:r>
            <w:r>
              <w:rPr>
                <w:rFonts w:cs="Times New Roman (正文 CS 字体)"/>
                <w:snapToGrid w:val="0"/>
                <w:spacing w:val="6"/>
                <w:sz w:val="18"/>
                <w:szCs w:val="18"/>
              </w:rPr>
              <w:t>1</w:t>
            </w:r>
            <w:r w:rsidRPr="000B6A17">
              <w:rPr>
                <w:rFonts w:cs="Times New Roman (正文 CS 字体)"/>
                <w:snapToGrid w:val="0"/>
                <w:spacing w:val="6"/>
                <w:sz w:val="18"/>
                <w:szCs w:val="18"/>
              </w:rPr>
              <w:t xml:space="preserve"> + var_brca.snv_s.B</w:t>
            </w:r>
            <w:r>
              <w:rPr>
                <w:rFonts w:cs="Times New Roman (正文 CS 字体)"/>
                <w:snapToGrid w:val="0"/>
                <w:spacing w:val="6"/>
                <w:sz w:val="18"/>
                <w:szCs w:val="18"/>
              </w:rPr>
              <w:t>2</w:t>
            </w:r>
            <w:r w:rsidRPr="000B6A17">
              <w:rPr>
                <w:rFonts w:cs="Times New Roman (正文 CS 字体)"/>
                <w:snapToGrid w:val="0"/>
                <w:spacing w:val="6"/>
                <w:sz w:val="18"/>
                <w:szCs w:val="18"/>
              </w:rPr>
              <w:t>_L</w:t>
            </w:r>
            <w:r>
              <w:rPr>
                <w:rFonts w:cs="Times New Roman (正文 CS 字体)"/>
                <w:snapToGrid w:val="0"/>
                <w:spacing w:val="6"/>
                <w:sz w:val="18"/>
                <w:szCs w:val="18"/>
              </w:rPr>
              <w:t>1</w:t>
            </w:r>
            <w:r w:rsidRPr="000B6A17">
              <w:rPr>
                <w:rFonts w:cs="Times New Roman (正文 CS 字体)"/>
                <w:snapToGrid w:val="0"/>
                <w:spacing w:val="6"/>
                <w:sz w:val="18"/>
                <w:szCs w:val="18"/>
              </w:rPr>
              <w:t>%}</w:t>
            </w:r>
          </w:p>
        </w:tc>
      </w:tr>
      <w:tr w:rsidR="00E559F2" w14:paraId="52B1EC3E" w14:textId="77777777">
        <w:trPr>
          <w:trHeight w:val="397"/>
          <w:jc w:val="center"/>
        </w:trPr>
        <w:tc>
          <w:tcPr>
            <w:tcW w:w="1058" w:type="dxa"/>
            <w:shd w:val="clear" w:color="auto" w:fill="auto"/>
            <w:tcMar>
              <w:top w:w="28" w:type="dxa"/>
              <w:bottom w:w="28" w:type="dxa"/>
            </w:tcMar>
            <w:vAlign w:val="center"/>
          </w:tcPr>
          <w:p w14:paraId="6D39443D" w14:textId="77777777" w:rsidR="00E559F2" w:rsidRPr="00E559F2" w:rsidRDefault="00E559F2" w:rsidP="000363BF">
            <w:pPr>
              <w:pStyle w:val="afffff"/>
              <w:numPr>
                <w:ilvl w:val="0"/>
                <w:numId w:val="6"/>
              </w:numPr>
              <w:spacing w:before="0" w:after="0" w:line="240" w:lineRule="exact"/>
              <w:ind w:left="0" w:firstLineChars="0" w:firstLine="0"/>
              <w:jc w:val="center"/>
              <w:rPr>
                <w:snapToGrid w:val="0"/>
                <w:spacing w:val="6"/>
                <w:sz w:val="18"/>
                <w:szCs w:val="18"/>
              </w:rPr>
            </w:pPr>
          </w:p>
        </w:tc>
        <w:tc>
          <w:tcPr>
            <w:tcW w:w="1246" w:type="dxa"/>
            <w:vAlign w:val="center"/>
          </w:tcPr>
          <w:p w14:paraId="48FBC674" w14:textId="6453427E" w:rsidR="00E559F2" w:rsidRDefault="00C6647B" w:rsidP="000363BF">
            <w:pPr>
              <w:spacing w:line="240" w:lineRule="exact"/>
              <w:jc w:val="center"/>
              <w:rPr>
                <w:snapToGrid w:val="0"/>
                <w:spacing w:val="6"/>
                <w:sz w:val="18"/>
                <w:szCs w:val="18"/>
              </w:rPr>
            </w:pPr>
            <w:r w:rsidRPr="00C6647B">
              <w:rPr>
                <w:snapToGrid w:val="0"/>
                <w:spacing w:val="6"/>
                <w:sz w:val="18"/>
                <w:szCs w:val="18"/>
              </w:rPr>
              <w:t>{{</w:t>
            </w:r>
            <w:proofErr w:type="spellStart"/>
            <w:proofErr w:type="gramStart"/>
            <w:r w:rsidRPr="00C6647B">
              <w:rPr>
                <w:snapToGrid w:val="0"/>
                <w:spacing w:val="6"/>
                <w:sz w:val="18"/>
                <w:szCs w:val="18"/>
              </w:rPr>
              <w:t>a.gene</w:t>
            </w:r>
            <w:proofErr w:type="gramEnd"/>
            <w:r w:rsidRPr="00C6647B">
              <w:rPr>
                <w:snapToGrid w:val="0"/>
                <w:spacing w:val="6"/>
                <w:sz w:val="18"/>
                <w:szCs w:val="18"/>
              </w:rPr>
              <w:t>_symbol</w:t>
            </w:r>
            <w:proofErr w:type="spellEnd"/>
            <w:r w:rsidRPr="00C6647B">
              <w:rPr>
                <w:snapToGrid w:val="0"/>
                <w:spacing w:val="6"/>
                <w:sz w:val="18"/>
                <w:szCs w:val="18"/>
              </w:rPr>
              <w:t>}}</w:t>
            </w:r>
          </w:p>
        </w:tc>
        <w:tc>
          <w:tcPr>
            <w:tcW w:w="3482" w:type="dxa"/>
            <w:shd w:val="clear" w:color="auto" w:fill="auto"/>
            <w:tcMar>
              <w:top w:w="28" w:type="dxa"/>
              <w:bottom w:w="28" w:type="dxa"/>
            </w:tcMar>
            <w:vAlign w:val="center"/>
          </w:tcPr>
          <w:p w14:paraId="5674FE35" w14:textId="77777777" w:rsidR="00C6647B" w:rsidRPr="00C6647B" w:rsidRDefault="00C6647B" w:rsidP="00C6647B">
            <w:pPr>
              <w:spacing w:line="240" w:lineRule="exact"/>
              <w:jc w:val="center"/>
              <w:rPr>
                <w:snapToGrid w:val="0"/>
                <w:spacing w:val="6"/>
                <w:sz w:val="18"/>
                <w:szCs w:val="18"/>
              </w:rPr>
            </w:pPr>
            <w:r w:rsidRPr="00C6647B">
              <w:rPr>
                <w:snapToGrid w:val="0"/>
                <w:spacing w:val="6"/>
                <w:sz w:val="18"/>
                <w:szCs w:val="18"/>
              </w:rPr>
              <w:t>{{</w:t>
            </w:r>
            <w:proofErr w:type="spellStart"/>
            <w:proofErr w:type="gramStart"/>
            <w:r w:rsidRPr="00C6647B">
              <w:rPr>
                <w:snapToGrid w:val="0"/>
                <w:spacing w:val="6"/>
                <w:sz w:val="18"/>
                <w:szCs w:val="18"/>
              </w:rPr>
              <w:t>a.gene</w:t>
            </w:r>
            <w:proofErr w:type="gramEnd"/>
            <w:r w:rsidRPr="00C6647B">
              <w:rPr>
                <w:snapToGrid w:val="0"/>
                <w:spacing w:val="6"/>
                <w:sz w:val="18"/>
                <w:szCs w:val="18"/>
              </w:rPr>
              <w:t>_region</w:t>
            </w:r>
            <w:proofErr w:type="spellEnd"/>
            <w:r w:rsidRPr="00C6647B">
              <w:rPr>
                <w:snapToGrid w:val="0"/>
                <w:spacing w:val="6"/>
                <w:sz w:val="18"/>
                <w:szCs w:val="18"/>
              </w:rPr>
              <w:t>}} {{</w:t>
            </w:r>
            <w:proofErr w:type="spellStart"/>
            <w:r w:rsidRPr="00C6647B">
              <w:rPr>
                <w:snapToGrid w:val="0"/>
                <w:spacing w:val="6"/>
                <w:sz w:val="18"/>
                <w:szCs w:val="18"/>
              </w:rPr>
              <w:t>a.hgvs_c</w:t>
            </w:r>
            <w:proofErr w:type="spellEnd"/>
            <w:r w:rsidRPr="00C6647B">
              <w:rPr>
                <w:snapToGrid w:val="0"/>
                <w:spacing w:val="6"/>
                <w:sz w:val="18"/>
                <w:szCs w:val="18"/>
              </w:rPr>
              <w:t xml:space="preserve">}}{%if </w:t>
            </w:r>
            <w:proofErr w:type="spellStart"/>
            <w:r w:rsidRPr="00C6647B">
              <w:rPr>
                <w:snapToGrid w:val="0"/>
                <w:spacing w:val="6"/>
                <w:sz w:val="18"/>
                <w:szCs w:val="18"/>
              </w:rPr>
              <w:t>a.hgvs_p</w:t>
            </w:r>
            <w:proofErr w:type="spellEnd"/>
            <w:r w:rsidRPr="00C6647B">
              <w:rPr>
                <w:snapToGrid w:val="0"/>
                <w:spacing w:val="6"/>
                <w:sz w:val="18"/>
                <w:szCs w:val="18"/>
              </w:rPr>
              <w:t xml:space="preserve"> != “p.?”%} {{</w:t>
            </w:r>
            <w:proofErr w:type="spellStart"/>
            <w:r w:rsidRPr="00C6647B">
              <w:rPr>
                <w:snapToGrid w:val="0"/>
                <w:spacing w:val="6"/>
                <w:sz w:val="18"/>
                <w:szCs w:val="18"/>
              </w:rPr>
              <w:t>a.hgvs_p</w:t>
            </w:r>
            <w:proofErr w:type="spellEnd"/>
            <w:r w:rsidRPr="00C6647B">
              <w:rPr>
                <w:snapToGrid w:val="0"/>
                <w:spacing w:val="6"/>
                <w:sz w:val="18"/>
                <w:szCs w:val="18"/>
              </w:rPr>
              <w:t>}}{%endif%}</w:t>
            </w:r>
          </w:p>
          <w:p w14:paraId="7DF9385D" w14:textId="61491450" w:rsidR="00E559F2" w:rsidRDefault="00C6647B" w:rsidP="00C6647B">
            <w:pPr>
              <w:spacing w:line="240" w:lineRule="exact"/>
              <w:jc w:val="center"/>
              <w:rPr>
                <w:snapToGrid w:val="0"/>
                <w:spacing w:val="6"/>
                <w:sz w:val="18"/>
                <w:szCs w:val="18"/>
              </w:rPr>
            </w:pPr>
            <w:r w:rsidRPr="00C6647B">
              <w:rPr>
                <w:snapToGrid w:val="0"/>
                <w:spacing w:val="6"/>
                <w:sz w:val="18"/>
                <w:szCs w:val="18"/>
              </w:rPr>
              <w:t>{{</w:t>
            </w:r>
            <w:proofErr w:type="spellStart"/>
            <w:proofErr w:type="gramStart"/>
            <w:r w:rsidRPr="00C6647B">
              <w:rPr>
                <w:snapToGrid w:val="0"/>
                <w:spacing w:val="6"/>
                <w:sz w:val="18"/>
                <w:szCs w:val="18"/>
              </w:rPr>
              <w:t>a.transcript</w:t>
            </w:r>
            <w:proofErr w:type="gramEnd"/>
            <w:r w:rsidRPr="00C6647B">
              <w:rPr>
                <w:snapToGrid w:val="0"/>
                <w:spacing w:val="6"/>
                <w:sz w:val="18"/>
                <w:szCs w:val="18"/>
              </w:rPr>
              <w:t>_primary</w:t>
            </w:r>
            <w:proofErr w:type="spellEnd"/>
            <w:r w:rsidRPr="00C6647B">
              <w:rPr>
                <w:snapToGrid w:val="0"/>
                <w:spacing w:val="6"/>
                <w:sz w:val="18"/>
                <w:szCs w:val="18"/>
              </w:rPr>
              <w:t>}}</w:t>
            </w:r>
          </w:p>
        </w:tc>
        <w:tc>
          <w:tcPr>
            <w:tcW w:w="1500" w:type="dxa"/>
            <w:shd w:val="clear" w:color="auto" w:fill="auto"/>
            <w:tcMar>
              <w:top w:w="28" w:type="dxa"/>
              <w:bottom w:w="28" w:type="dxa"/>
            </w:tcMar>
            <w:vAlign w:val="center"/>
          </w:tcPr>
          <w:p w14:paraId="5CF43B06" w14:textId="42B23B18" w:rsidR="00E559F2" w:rsidRDefault="00C6647B" w:rsidP="000363BF">
            <w:pPr>
              <w:spacing w:line="240" w:lineRule="exact"/>
              <w:jc w:val="center"/>
              <w:rPr>
                <w:snapToGrid w:val="0"/>
                <w:spacing w:val="6"/>
                <w:sz w:val="18"/>
                <w:szCs w:val="18"/>
              </w:rPr>
            </w:pPr>
            <w:r>
              <w:rPr>
                <w:rFonts w:hint="eastAsia"/>
                <w:snapToGrid w:val="0"/>
                <w:spacing w:val="6"/>
                <w:sz w:val="18"/>
                <w:szCs w:val="18"/>
              </w:rPr>
              <w:t>胚系</w:t>
            </w:r>
          </w:p>
        </w:tc>
        <w:tc>
          <w:tcPr>
            <w:tcW w:w="1654" w:type="dxa"/>
            <w:shd w:val="clear" w:color="auto" w:fill="auto"/>
            <w:tcMar>
              <w:top w:w="28" w:type="dxa"/>
              <w:bottom w:w="28" w:type="dxa"/>
            </w:tcMar>
            <w:vAlign w:val="center"/>
          </w:tcPr>
          <w:p w14:paraId="20893D1C" w14:textId="444105CA" w:rsidR="00E559F2" w:rsidRDefault="00C6647B" w:rsidP="000363BF">
            <w:pPr>
              <w:spacing w:line="240" w:lineRule="exact"/>
              <w:jc w:val="center"/>
              <w:rPr>
                <w:snapToGrid w:val="0"/>
                <w:spacing w:val="6"/>
                <w:sz w:val="18"/>
                <w:szCs w:val="18"/>
              </w:rPr>
            </w:pPr>
            <w:r w:rsidRPr="00C6647B">
              <w:rPr>
                <w:snapToGrid w:val="0"/>
                <w:spacing w:val="6"/>
                <w:sz w:val="18"/>
                <w:szCs w:val="18"/>
              </w:rPr>
              <w:t xml:space="preserve">{%if </w:t>
            </w:r>
            <w:proofErr w:type="spellStart"/>
            <w:r w:rsidRPr="00C6647B">
              <w:rPr>
                <w:snapToGrid w:val="0"/>
                <w:spacing w:val="6"/>
                <w:sz w:val="18"/>
                <w:szCs w:val="18"/>
              </w:rPr>
              <w:t>a.freq</w:t>
            </w:r>
            <w:proofErr w:type="spellEnd"/>
            <w:r w:rsidRPr="00C6647B">
              <w:rPr>
                <w:snapToGrid w:val="0"/>
                <w:spacing w:val="6"/>
                <w:sz w:val="18"/>
                <w:szCs w:val="18"/>
              </w:rPr>
              <w:t>&gt;=0.85%}纯合{%else%}杂合{%endif%}</w:t>
            </w:r>
          </w:p>
        </w:tc>
        <w:tc>
          <w:tcPr>
            <w:tcW w:w="1713" w:type="dxa"/>
            <w:shd w:val="clear" w:color="auto" w:fill="auto"/>
            <w:tcMar>
              <w:top w:w="28" w:type="dxa"/>
              <w:bottom w:w="28" w:type="dxa"/>
            </w:tcMar>
            <w:vAlign w:val="center"/>
          </w:tcPr>
          <w:p w14:paraId="07175DD0" w14:textId="77777777" w:rsidR="00C6647B" w:rsidRPr="00C6647B" w:rsidRDefault="00C6647B" w:rsidP="00C6647B">
            <w:pPr>
              <w:spacing w:line="240" w:lineRule="exact"/>
              <w:jc w:val="center"/>
              <w:rPr>
                <w:snapToGrid w:val="0"/>
                <w:spacing w:val="6"/>
                <w:sz w:val="18"/>
                <w:szCs w:val="18"/>
              </w:rPr>
            </w:pPr>
            <w:r w:rsidRPr="00C6647B">
              <w:rPr>
                <w:snapToGrid w:val="0"/>
                <w:spacing w:val="6"/>
                <w:sz w:val="18"/>
                <w:szCs w:val="18"/>
              </w:rPr>
              <w:t xml:space="preserve">{%p if </w:t>
            </w:r>
            <w:proofErr w:type="spellStart"/>
            <w:proofErr w:type="gramStart"/>
            <w:r w:rsidRPr="00C6647B">
              <w:rPr>
                <w:snapToGrid w:val="0"/>
                <w:spacing w:val="6"/>
                <w:sz w:val="18"/>
                <w:szCs w:val="18"/>
              </w:rPr>
              <w:t>a.clinic</w:t>
            </w:r>
            <w:proofErr w:type="gramEnd"/>
            <w:r w:rsidRPr="00C6647B">
              <w:rPr>
                <w:snapToGrid w:val="0"/>
                <w:spacing w:val="6"/>
                <w:sz w:val="18"/>
                <w:szCs w:val="18"/>
              </w:rPr>
              <w:t>_num_g</w:t>
            </w:r>
            <w:proofErr w:type="spellEnd"/>
            <w:r w:rsidRPr="00C6647B">
              <w:rPr>
                <w:snapToGrid w:val="0"/>
                <w:spacing w:val="6"/>
                <w:sz w:val="18"/>
                <w:szCs w:val="18"/>
              </w:rPr>
              <w:t>==2%}</w:t>
            </w:r>
          </w:p>
          <w:p w14:paraId="2676A412" w14:textId="77777777" w:rsidR="00C6647B" w:rsidRPr="00C6647B" w:rsidRDefault="00C6647B" w:rsidP="00C6647B">
            <w:pPr>
              <w:spacing w:line="240" w:lineRule="exact"/>
              <w:jc w:val="center"/>
              <w:rPr>
                <w:snapToGrid w:val="0"/>
                <w:spacing w:val="6"/>
                <w:sz w:val="18"/>
                <w:szCs w:val="18"/>
              </w:rPr>
            </w:pPr>
            <w:r w:rsidRPr="00C6647B">
              <w:rPr>
                <w:snapToGrid w:val="0"/>
                <w:spacing w:val="6"/>
                <w:sz w:val="18"/>
                <w:szCs w:val="18"/>
              </w:rPr>
              <w:t>2-疑似良性</w:t>
            </w:r>
          </w:p>
          <w:p w14:paraId="30810029" w14:textId="77777777" w:rsidR="00C6647B" w:rsidRPr="00C6647B" w:rsidRDefault="00C6647B" w:rsidP="00C6647B">
            <w:pPr>
              <w:spacing w:line="240" w:lineRule="exact"/>
              <w:jc w:val="center"/>
              <w:rPr>
                <w:snapToGrid w:val="0"/>
                <w:spacing w:val="6"/>
                <w:sz w:val="18"/>
                <w:szCs w:val="18"/>
              </w:rPr>
            </w:pPr>
            <w:r w:rsidRPr="00C6647B">
              <w:rPr>
                <w:snapToGrid w:val="0"/>
                <w:spacing w:val="6"/>
                <w:sz w:val="18"/>
                <w:szCs w:val="18"/>
              </w:rPr>
              <w:t>{%p else%}</w:t>
            </w:r>
          </w:p>
          <w:p w14:paraId="5FEFF285" w14:textId="77777777" w:rsidR="00C6647B" w:rsidRPr="00C6647B" w:rsidRDefault="00C6647B" w:rsidP="00C6647B">
            <w:pPr>
              <w:spacing w:line="240" w:lineRule="exact"/>
              <w:jc w:val="center"/>
              <w:rPr>
                <w:snapToGrid w:val="0"/>
                <w:spacing w:val="6"/>
                <w:sz w:val="18"/>
                <w:szCs w:val="18"/>
              </w:rPr>
            </w:pPr>
            <w:r w:rsidRPr="00C6647B">
              <w:rPr>
                <w:snapToGrid w:val="0"/>
                <w:spacing w:val="6"/>
                <w:sz w:val="18"/>
                <w:szCs w:val="18"/>
              </w:rPr>
              <w:t>1-良性</w:t>
            </w:r>
          </w:p>
          <w:p w14:paraId="4BFA0C2D" w14:textId="1337B90D" w:rsidR="00E559F2" w:rsidRDefault="00C6647B" w:rsidP="00C6647B">
            <w:pPr>
              <w:spacing w:line="240" w:lineRule="exact"/>
              <w:jc w:val="center"/>
              <w:rPr>
                <w:snapToGrid w:val="0"/>
                <w:spacing w:val="6"/>
                <w:sz w:val="18"/>
                <w:szCs w:val="18"/>
              </w:rPr>
            </w:pPr>
            <w:r w:rsidRPr="00C6647B">
              <w:rPr>
                <w:snapToGrid w:val="0"/>
                <w:spacing w:val="6"/>
                <w:sz w:val="18"/>
                <w:szCs w:val="18"/>
              </w:rPr>
              <w:t>{%p endif%}</w:t>
            </w:r>
          </w:p>
        </w:tc>
      </w:tr>
      <w:tr w:rsidR="00E559F2" w14:paraId="69565277" w14:textId="77777777" w:rsidTr="00102325">
        <w:trPr>
          <w:trHeight w:val="397"/>
          <w:jc w:val="center"/>
        </w:trPr>
        <w:tc>
          <w:tcPr>
            <w:tcW w:w="10653" w:type="dxa"/>
            <w:gridSpan w:val="6"/>
            <w:shd w:val="clear" w:color="auto" w:fill="auto"/>
            <w:tcMar>
              <w:top w:w="28" w:type="dxa"/>
              <w:bottom w:w="28" w:type="dxa"/>
            </w:tcMar>
            <w:vAlign w:val="center"/>
          </w:tcPr>
          <w:p w14:paraId="5198ADF4" w14:textId="05EF8599" w:rsidR="00E559F2" w:rsidRDefault="00E559F2">
            <w:pPr>
              <w:spacing w:line="240" w:lineRule="exact"/>
              <w:jc w:val="center"/>
              <w:rPr>
                <w:snapToGrid w:val="0"/>
                <w:spacing w:val="6"/>
                <w:sz w:val="18"/>
                <w:szCs w:val="18"/>
              </w:rPr>
            </w:pPr>
            <w:r w:rsidRPr="000B6A17">
              <w:rPr>
                <w:rFonts w:cs="Times New Roman (正文 CS 字体)"/>
                <w:snapToGrid w:val="0"/>
                <w:spacing w:val="6"/>
                <w:sz w:val="18"/>
                <w:szCs w:val="18"/>
              </w:rPr>
              <w:t xml:space="preserve">{%tr </w:t>
            </w:r>
            <w:proofErr w:type="spellStart"/>
            <w:r w:rsidRPr="000B6A17">
              <w:rPr>
                <w:rFonts w:cs="Times New Roman (正文 CS 字体)"/>
                <w:snapToGrid w:val="0"/>
                <w:spacing w:val="6"/>
                <w:sz w:val="18"/>
                <w:szCs w:val="18"/>
              </w:rPr>
              <w:t>endfor</w:t>
            </w:r>
            <w:proofErr w:type="spellEnd"/>
            <w:r w:rsidRPr="000B6A17">
              <w:rPr>
                <w:rFonts w:cs="Times New Roman (正文 CS 字体)"/>
                <w:snapToGrid w:val="0"/>
                <w:spacing w:val="6"/>
                <w:sz w:val="18"/>
                <w:szCs w:val="18"/>
              </w:rPr>
              <w:t>%}</w:t>
            </w:r>
          </w:p>
        </w:tc>
      </w:tr>
    </w:tbl>
    <w:p w14:paraId="6310C577" w14:textId="77777777" w:rsidR="006E3CD8" w:rsidRDefault="00BC147C">
      <w:pPr>
        <w:rPr>
          <w:b/>
          <w:snapToGrid w:val="0"/>
          <w:color w:val="000000" w:themeColor="text1"/>
          <w:sz w:val="16"/>
          <w:szCs w:val="16"/>
        </w:rPr>
      </w:pPr>
      <w:r>
        <w:rPr>
          <w:rFonts w:hint="eastAsia"/>
          <w:b/>
          <w:snapToGrid w:val="0"/>
          <w:color w:val="000000" w:themeColor="text1"/>
          <w:sz w:val="16"/>
          <w:szCs w:val="16"/>
        </w:rPr>
        <w:t>注：</w:t>
      </w:r>
    </w:p>
    <w:p w14:paraId="15745F78" w14:textId="77777777" w:rsidR="006E3CD8" w:rsidRDefault="00BC147C">
      <w:pPr>
        <w:numPr>
          <w:ilvl w:val="0"/>
          <w:numId w:val="3"/>
        </w:numPr>
        <w:rPr>
          <w:snapToGrid w:val="0"/>
          <w:color w:val="000000" w:themeColor="text1"/>
          <w:sz w:val="16"/>
          <w:szCs w:val="16"/>
        </w:rPr>
      </w:pPr>
      <w:r>
        <w:rPr>
          <w:rFonts w:hint="eastAsia"/>
          <w:snapToGrid w:val="0"/>
          <w:color w:val="000000" w:themeColor="text1"/>
          <w:sz w:val="16"/>
          <w:szCs w:val="16"/>
        </w:rPr>
        <w:t>基于产品的检测范围得出检测结果。本检测项目中使用的参考基因组版本是hg19。</w:t>
      </w:r>
    </w:p>
    <w:p w14:paraId="2C7F2E06" w14:textId="77777777" w:rsidR="006E3CD8" w:rsidRDefault="00BC147C">
      <w:pPr>
        <w:numPr>
          <w:ilvl w:val="0"/>
          <w:numId w:val="3"/>
        </w:numPr>
        <w:rPr>
          <w:snapToGrid w:val="0"/>
          <w:color w:val="000000" w:themeColor="text1"/>
          <w:sz w:val="16"/>
          <w:szCs w:val="16"/>
        </w:rPr>
      </w:pPr>
      <w:r>
        <w:rPr>
          <w:rFonts w:hint="eastAsia"/>
          <w:snapToGrid w:val="0"/>
          <w:color w:val="000000" w:themeColor="text1"/>
          <w:sz w:val="16"/>
          <w:szCs w:val="16"/>
        </w:rPr>
        <w:t>报告中的变异遵从人类基因组变异协会（Human Genome Variation Society，HGVS）的变异命名指南（http://varnomen.hgvs.org）中的相关规定进行命名。</w:t>
      </w:r>
    </w:p>
    <w:p w14:paraId="26157532" w14:textId="77777777" w:rsidR="006E3CD8" w:rsidRDefault="00BC147C">
      <w:pPr>
        <w:numPr>
          <w:ilvl w:val="0"/>
          <w:numId w:val="3"/>
        </w:numPr>
        <w:rPr>
          <w:snapToGrid w:val="0"/>
          <w:color w:val="000000" w:themeColor="text1"/>
          <w:sz w:val="16"/>
          <w:szCs w:val="16"/>
        </w:rPr>
      </w:pPr>
      <w:r>
        <w:rPr>
          <w:rFonts w:hint="eastAsia"/>
          <w:snapToGrid w:val="0"/>
          <w:color w:val="000000" w:themeColor="text1"/>
          <w:sz w:val="16"/>
          <w:szCs w:val="16"/>
        </w:rPr>
        <w:t>本报告中胚系变异解读遵循美国医学遗传学和基因组学学会（the American College of Medical Genetics，ACMG）、分子病理协会（the Association for Molecular Pathology，AMP）、美国病理学家学会（the College of American Pathologists，CAP）发布的《遗传变异分类标准与指南》（2015年版），遗传变异分为5个等级：5-致病性、4-疑似致病性、3-意义不明确、2-疑似良性、1-良性。</w:t>
      </w:r>
    </w:p>
    <w:p w14:paraId="203DD0EA" w14:textId="77777777" w:rsidR="006E3CD8" w:rsidRDefault="00BC147C">
      <w:pPr>
        <w:numPr>
          <w:ilvl w:val="0"/>
          <w:numId w:val="3"/>
        </w:numPr>
        <w:rPr>
          <w:snapToGrid w:val="0"/>
          <w:color w:val="000000" w:themeColor="text1"/>
          <w:sz w:val="16"/>
          <w:szCs w:val="16"/>
        </w:rPr>
      </w:pPr>
      <w:r>
        <w:rPr>
          <w:rFonts w:hint="eastAsia"/>
          <w:snapToGrid w:val="0"/>
          <w:color w:val="000000" w:themeColor="text1"/>
          <w:sz w:val="16"/>
          <w:szCs w:val="16"/>
        </w:rPr>
        <w:t>致病性或疑似致病性的胚系变异，根据美国病理学会（AMP）、美国临床肿瘤学会（ASCO）和美国病理学家学会（CAP）共同参与制定的《肿瘤变异解读及报告指南（2017年版）》（PMID: 27993330）与中国专家共识《肿瘤二代测序临床报告解读共识》，根据变异在不同癌种中对应的药物敏感性、诊断及预后证据分为四个等级：A级、B级、C级、D级</w:t>
      </w:r>
    </w:p>
    <w:p w14:paraId="7E845B00" w14:textId="77777777" w:rsidR="006E3CD8" w:rsidRDefault="00BC147C">
      <w:pPr>
        <w:ind w:leftChars="100" w:left="240"/>
        <w:rPr>
          <w:snapToGrid w:val="0"/>
          <w:color w:val="000000" w:themeColor="text1"/>
          <w:sz w:val="16"/>
          <w:szCs w:val="16"/>
        </w:rPr>
      </w:pPr>
      <w:r>
        <w:rPr>
          <w:rFonts w:hint="eastAsia"/>
          <w:snapToGrid w:val="0"/>
          <w:color w:val="000000" w:themeColor="text1"/>
          <w:sz w:val="16"/>
          <w:szCs w:val="16"/>
        </w:rPr>
        <w:t>A级：NMPA/FDA等批准/NCCN等指南共识推荐该生物标志物用于预测药物在该癌种中的应答/敏感性。</w:t>
      </w:r>
    </w:p>
    <w:p w14:paraId="36A3FF78" w14:textId="77777777" w:rsidR="006E3CD8" w:rsidRDefault="00BC147C">
      <w:pPr>
        <w:ind w:leftChars="100" w:left="240"/>
        <w:rPr>
          <w:snapToGrid w:val="0"/>
          <w:color w:val="000000" w:themeColor="text1"/>
          <w:sz w:val="16"/>
          <w:szCs w:val="16"/>
        </w:rPr>
      </w:pPr>
      <w:r>
        <w:rPr>
          <w:rFonts w:hint="eastAsia"/>
          <w:snapToGrid w:val="0"/>
          <w:color w:val="000000" w:themeColor="text1"/>
          <w:sz w:val="16"/>
          <w:szCs w:val="16"/>
        </w:rPr>
        <w:t>B级：充分的临床研究支持该生物标志物用于预测药物在该癌种中的应答/敏感性，已形成专家共识。</w:t>
      </w:r>
    </w:p>
    <w:p w14:paraId="4C8C6ACC" w14:textId="77777777" w:rsidR="006E3CD8" w:rsidRDefault="00BC147C">
      <w:pPr>
        <w:ind w:leftChars="100" w:left="240"/>
        <w:rPr>
          <w:snapToGrid w:val="0"/>
          <w:color w:val="000000" w:themeColor="text1"/>
          <w:sz w:val="16"/>
          <w:szCs w:val="16"/>
        </w:rPr>
      </w:pPr>
      <w:r>
        <w:rPr>
          <w:rFonts w:hint="eastAsia"/>
          <w:snapToGrid w:val="0"/>
          <w:color w:val="000000" w:themeColor="text1"/>
          <w:sz w:val="16"/>
          <w:szCs w:val="16"/>
        </w:rPr>
        <w:t>C级：小型临床研究支持该生物标志物用于预测药物在该癌种中的应答/敏感性，或NMPA/FDA等批准/NCCN等指南共识推荐该生物标志物用于预测药物在其它癌种中的应答/敏感性，该生物标志物作为该癌种临床试验入组筛选标准。</w:t>
      </w:r>
    </w:p>
    <w:p w14:paraId="41E9E389" w14:textId="77777777" w:rsidR="006E3CD8" w:rsidRDefault="00BC147C">
      <w:pPr>
        <w:ind w:leftChars="100" w:left="240"/>
        <w:rPr>
          <w:snapToGrid w:val="0"/>
          <w:color w:val="000000" w:themeColor="text1"/>
          <w:sz w:val="16"/>
          <w:szCs w:val="16"/>
        </w:rPr>
      </w:pPr>
      <w:r>
        <w:rPr>
          <w:rFonts w:hint="eastAsia"/>
          <w:snapToGrid w:val="0"/>
          <w:color w:val="000000" w:themeColor="text1"/>
          <w:sz w:val="16"/>
          <w:szCs w:val="16"/>
        </w:rPr>
        <w:t>D级：临床前研究和/或案例研究支持该生物标志物用于预测药物的应答/敏感性。</w:t>
      </w:r>
    </w:p>
    <w:p w14:paraId="44CAC6ED" w14:textId="77777777" w:rsidR="006E3CD8" w:rsidRDefault="00BC147C">
      <w:pPr>
        <w:numPr>
          <w:ilvl w:val="0"/>
          <w:numId w:val="3"/>
        </w:numPr>
        <w:rPr>
          <w:snapToGrid w:val="0"/>
          <w:color w:val="000000" w:themeColor="text1"/>
          <w:sz w:val="16"/>
          <w:szCs w:val="16"/>
        </w:rPr>
      </w:pPr>
      <w:r>
        <w:rPr>
          <w:rFonts w:hint="eastAsia"/>
          <w:snapToGrid w:val="0"/>
          <w:color w:val="000000" w:themeColor="text1"/>
          <w:sz w:val="16"/>
          <w:szCs w:val="16"/>
        </w:rPr>
        <w:t>胚系变异在基因型处填写杂合或纯合，分别表示丰度在50％或100％左右。</w:t>
      </w:r>
    </w:p>
    <w:p w14:paraId="323E48DE" w14:textId="77777777" w:rsidR="006E3CD8" w:rsidRDefault="00BC147C">
      <w:pPr>
        <w:numPr>
          <w:ilvl w:val="0"/>
          <w:numId w:val="3"/>
        </w:numPr>
        <w:rPr>
          <w:snapToGrid w:val="0"/>
          <w:color w:val="000000" w:themeColor="text1"/>
          <w:sz w:val="16"/>
          <w:szCs w:val="16"/>
        </w:rPr>
      </w:pPr>
      <w:r>
        <w:rPr>
          <w:rFonts w:hint="eastAsia"/>
          <w:snapToGrid w:val="0"/>
          <w:color w:val="000000" w:themeColor="text1"/>
          <w:sz w:val="16"/>
          <w:szCs w:val="16"/>
        </w:rPr>
        <w:t>“检测结果小结” 仅列出解读为5-致病性、4-疑似致病性、3-意义不明确的胚系变异。</w:t>
      </w:r>
    </w:p>
    <w:p w14:paraId="1A7E2D2A" w14:textId="77777777" w:rsidR="006E3CD8" w:rsidRDefault="00BC147C">
      <w:pPr>
        <w:numPr>
          <w:ilvl w:val="0"/>
          <w:numId w:val="3"/>
        </w:numPr>
        <w:rPr>
          <w:snapToGrid w:val="0"/>
          <w:color w:val="000000" w:themeColor="text1"/>
          <w:sz w:val="16"/>
          <w:szCs w:val="16"/>
        </w:rPr>
      </w:pPr>
      <w:r>
        <w:rPr>
          <w:rFonts w:hint="eastAsia"/>
          <w:snapToGrid w:val="0"/>
          <w:color w:val="000000" w:themeColor="text1"/>
          <w:sz w:val="16"/>
          <w:szCs w:val="16"/>
        </w:rPr>
        <w:t>“良性、疑似良性变异检测结果列表” 解读为1-良性、2-疑似良性的胚系变异。</w:t>
      </w:r>
    </w:p>
    <w:p w14:paraId="4C4F5EF9" w14:textId="511E7AE9" w:rsidR="006E3CD8" w:rsidRPr="00052796" w:rsidRDefault="00BC147C" w:rsidP="00052796">
      <w:pPr>
        <w:numPr>
          <w:ilvl w:val="0"/>
          <w:numId w:val="3"/>
        </w:numPr>
        <w:rPr>
          <w:snapToGrid w:val="0"/>
          <w:color w:val="000000" w:themeColor="text1"/>
          <w:sz w:val="16"/>
          <w:szCs w:val="16"/>
        </w:rPr>
      </w:pPr>
      <w:r>
        <w:rPr>
          <w:rFonts w:hint="eastAsia"/>
          <w:snapToGrid w:val="0"/>
          <w:color w:val="000000" w:themeColor="text1"/>
          <w:sz w:val="16"/>
          <w:szCs w:val="16"/>
        </w:rPr>
        <w:t>在报告出具时基于当前已发表的文献、指南、公共数据库及临床研究结果对变异进行解读，随着研究的发展，变异解读结果可能发生变化。</w:t>
      </w:r>
    </w:p>
    <w:p w14:paraId="1BFB5F95" w14:textId="77777777" w:rsidR="006E3CD8" w:rsidRDefault="006E3CD8">
      <w:pPr>
        <w:pStyle w:val="NT"/>
        <w:spacing w:before="0" w:after="0" w:line="120" w:lineRule="exact"/>
        <w:ind w:left="400" w:hanging="400"/>
        <w:rPr>
          <w:rFonts w:ascii="微软雅黑" w:hAnsi="微软雅黑" w:cs="Times New Roman"/>
          <w:b w:val="0"/>
          <w:snapToGrid w:val="0"/>
          <w:sz w:val="16"/>
          <w:szCs w:val="16"/>
        </w:rPr>
      </w:pPr>
    </w:p>
    <w:p w14:paraId="158EAAE7" w14:textId="77777777" w:rsidR="006E3CD8" w:rsidRDefault="00BC147C">
      <w:pPr>
        <w:numPr>
          <w:ilvl w:val="0"/>
          <w:numId w:val="2"/>
        </w:numPr>
        <w:rPr>
          <w:rFonts w:cstheme="minorBidi"/>
          <w:b/>
          <w:bCs/>
          <w:color w:val="31849B"/>
          <w:kern w:val="2"/>
        </w:rPr>
      </w:pPr>
      <w:r>
        <w:rPr>
          <w:rFonts w:cstheme="minorBidi" w:hint="eastAsia"/>
          <w:b/>
          <w:bCs/>
          <w:color w:val="31849B"/>
          <w:kern w:val="2"/>
        </w:rPr>
        <w:t>变异解读及基因介绍</w:t>
      </w:r>
    </w:p>
    <w:p w14:paraId="375A7006" w14:textId="48358D4F" w:rsidR="00643875" w:rsidRDefault="00BC147C" w:rsidP="00643875">
      <w:pPr>
        <w:jc w:val="center"/>
        <w:rPr>
          <w:rFonts w:cstheme="minorBidi"/>
          <w:b/>
          <w:bCs/>
          <w:color w:val="31849B"/>
          <w:kern w:val="2"/>
          <w:sz w:val="22"/>
          <w:szCs w:val="22"/>
        </w:rPr>
      </w:pPr>
      <w:r>
        <w:rPr>
          <w:rFonts w:cstheme="minorBidi" w:hint="eastAsia"/>
          <w:b/>
          <w:bCs/>
          <w:color w:val="31849B"/>
          <w:kern w:val="2"/>
          <w:sz w:val="22"/>
          <w:szCs w:val="22"/>
        </w:rPr>
        <w:t>2.1致病性、疑似致病性胚系变异详细解读</w:t>
      </w:r>
    </w:p>
    <w:p w14:paraId="497AECAF" w14:textId="3124A1CF" w:rsidR="008E1AD2" w:rsidRDefault="008E1AD2" w:rsidP="008E1AD2">
      <w:pPr>
        <w:rPr>
          <w:rFonts w:cs="Times New Roman (正文 CS 字体)"/>
          <w:snapToGrid w:val="0"/>
          <w:spacing w:val="6"/>
          <w:sz w:val="18"/>
          <w:szCs w:val="18"/>
        </w:rPr>
      </w:pPr>
      <w:r w:rsidRPr="000B6A17">
        <w:rPr>
          <w:rFonts w:cs="Times New Roman (正文 CS 字体)"/>
          <w:snapToGrid w:val="0"/>
          <w:spacing w:val="6"/>
          <w:sz w:val="18"/>
          <w:szCs w:val="18"/>
        </w:rPr>
        <w:t>{%</w:t>
      </w:r>
      <w:r>
        <w:rPr>
          <w:rFonts w:cs="Times New Roman (正文 CS 字体)"/>
          <w:snapToGrid w:val="0"/>
          <w:spacing w:val="6"/>
          <w:sz w:val="18"/>
          <w:szCs w:val="18"/>
        </w:rPr>
        <w:t>p</w:t>
      </w:r>
      <w:r w:rsidRPr="000B6A17">
        <w:rPr>
          <w:rFonts w:cs="Times New Roman (正文 CS 字体)"/>
          <w:snapToGrid w:val="0"/>
          <w:spacing w:val="6"/>
          <w:sz w:val="18"/>
          <w:szCs w:val="18"/>
        </w:rPr>
        <w:t xml:space="preserve"> if var_brca.snv_</w:t>
      </w:r>
      <w:proofErr w:type="gramStart"/>
      <w:r w:rsidRPr="000B6A17">
        <w:rPr>
          <w:rFonts w:cs="Times New Roman (正文 CS 字体)"/>
          <w:snapToGrid w:val="0"/>
          <w:spacing w:val="6"/>
          <w:sz w:val="18"/>
          <w:szCs w:val="18"/>
        </w:rPr>
        <w:t>s.B</w:t>
      </w:r>
      <w:proofErr w:type="gramEnd"/>
      <w:r w:rsidRPr="000B6A17">
        <w:rPr>
          <w:rFonts w:cs="Times New Roman (正文 CS 字体)"/>
          <w:snapToGrid w:val="0"/>
          <w:spacing w:val="6"/>
          <w:sz w:val="18"/>
          <w:szCs w:val="18"/>
        </w:rPr>
        <w:t xml:space="preserve">1_L5 </w:t>
      </w:r>
      <w:r>
        <w:rPr>
          <w:rFonts w:cs="Times New Roman (正文 CS 字体)"/>
          <w:snapToGrid w:val="0"/>
          <w:spacing w:val="6"/>
          <w:sz w:val="18"/>
          <w:szCs w:val="18"/>
        </w:rPr>
        <w:t xml:space="preserve">+ </w:t>
      </w:r>
      <w:r w:rsidRPr="000B6A17">
        <w:rPr>
          <w:rFonts w:cs="Times New Roman (正文 CS 字体)"/>
          <w:snapToGrid w:val="0"/>
          <w:spacing w:val="6"/>
          <w:sz w:val="18"/>
          <w:szCs w:val="18"/>
        </w:rPr>
        <w:t>var_brca.snv_s.B</w:t>
      </w:r>
      <w:r>
        <w:rPr>
          <w:rFonts w:cs="Times New Roman (正文 CS 字体)"/>
          <w:snapToGrid w:val="0"/>
          <w:spacing w:val="6"/>
          <w:sz w:val="18"/>
          <w:szCs w:val="18"/>
        </w:rPr>
        <w:t>2</w:t>
      </w:r>
      <w:r w:rsidRPr="000B6A17">
        <w:rPr>
          <w:rFonts w:cs="Times New Roman (正文 CS 字体)"/>
          <w:snapToGrid w:val="0"/>
          <w:spacing w:val="6"/>
          <w:sz w:val="18"/>
          <w:szCs w:val="18"/>
        </w:rPr>
        <w:t>_L5+ var_brca.snv_s.B1_L4 + var_brca.snv_s.B</w:t>
      </w:r>
      <w:r>
        <w:rPr>
          <w:rFonts w:cs="Times New Roman (正文 CS 字体)"/>
          <w:snapToGrid w:val="0"/>
          <w:spacing w:val="6"/>
          <w:sz w:val="18"/>
          <w:szCs w:val="18"/>
        </w:rPr>
        <w:t>2</w:t>
      </w:r>
      <w:r w:rsidRPr="000B6A17">
        <w:rPr>
          <w:rFonts w:cs="Times New Roman (正文 CS 字体)"/>
          <w:snapToGrid w:val="0"/>
          <w:spacing w:val="6"/>
          <w:sz w:val="18"/>
          <w:szCs w:val="18"/>
        </w:rPr>
        <w:t>_L4%}</w:t>
      </w:r>
    </w:p>
    <w:p w14:paraId="48831959" w14:textId="63BFA206" w:rsidR="00DC7CFF" w:rsidRDefault="00DC7CFF" w:rsidP="00DC7CFF">
      <w:pPr>
        <w:rPr>
          <w:rFonts w:cstheme="minorBidi"/>
          <w:b/>
          <w:bCs/>
          <w:color w:val="31849B"/>
          <w:kern w:val="2"/>
          <w:sz w:val="22"/>
          <w:szCs w:val="22"/>
        </w:rPr>
      </w:pPr>
      <w:r w:rsidRPr="000B6A17">
        <w:rPr>
          <w:rFonts w:cs="Times New Roman (正文 CS 字体)"/>
          <w:snapToGrid w:val="0"/>
          <w:spacing w:val="6"/>
          <w:sz w:val="18"/>
          <w:szCs w:val="18"/>
        </w:rPr>
        <w:t>{%</w:t>
      </w:r>
      <w:r>
        <w:rPr>
          <w:rFonts w:cs="Times New Roman (正文 CS 字体)"/>
          <w:snapToGrid w:val="0"/>
          <w:spacing w:val="6"/>
          <w:sz w:val="18"/>
          <w:szCs w:val="18"/>
        </w:rPr>
        <w:t>p</w:t>
      </w:r>
      <w:r w:rsidRPr="000B6A17">
        <w:rPr>
          <w:rFonts w:cs="Times New Roman (正文 CS 字体)"/>
          <w:snapToGrid w:val="0"/>
          <w:spacing w:val="6"/>
          <w:sz w:val="18"/>
          <w:szCs w:val="18"/>
        </w:rPr>
        <w:t xml:space="preserve"> </w:t>
      </w:r>
      <w:r>
        <w:rPr>
          <w:rFonts w:cs="Times New Roman (正文 CS 字体)"/>
          <w:snapToGrid w:val="0"/>
          <w:spacing w:val="6"/>
          <w:sz w:val="18"/>
          <w:szCs w:val="18"/>
        </w:rPr>
        <w:t>for a in</w:t>
      </w:r>
      <w:r w:rsidRPr="000B6A17">
        <w:rPr>
          <w:rFonts w:cs="Times New Roman (正文 CS 字体)"/>
          <w:snapToGrid w:val="0"/>
          <w:spacing w:val="6"/>
          <w:sz w:val="18"/>
          <w:szCs w:val="18"/>
        </w:rPr>
        <w:t xml:space="preserve"> var_brca.snv_</w:t>
      </w:r>
      <w:proofErr w:type="gramStart"/>
      <w:r w:rsidRPr="000B6A17">
        <w:rPr>
          <w:rFonts w:cs="Times New Roman (正文 CS 字体)"/>
          <w:snapToGrid w:val="0"/>
          <w:spacing w:val="6"/>
          <w:sz w:val="18"/>
          <w:szCs w:val="18"/>
        </w:rPr>
        <w:t>s.B</w:t>
      </w:r>
      <w:proofErr w:type="gramEnd"/>
      <w:r w:rsidRPr="000B6A17">
        <w:rPr>
          <w:rFonts w:cs="Times New Roman (正文 CS 字体)"/>
          <w:snapToGrid w:val="0"/>
          <w:spacing w:val="6"/>
          <w:sz w:val="18"/>
          <w:szCs w:val="18"/>
        </w:rPr>
        <w:t xml:space="preserve">1_L5 </w:t>
      </w:r>
      <w:r>
        <w:rPr>
          <w:rFonts w:cs="Times New Roman (正文 CS 字体)"/>
          <w:snapToGrid w:val="0"/>
          <w:spacing w:val="6"/>
          <w:sz w:val="18"/>
          <w:szCs w:val="18"/>
        </w:rPr>
        <w:t xml:space="preserve">+ </w:t>
      </w:r>
      <w:r w:rsidRPr="000B6A17">
        <w:rPr>
          <w:rFonts w:cs="Times New Roman (正文 CS 字体)"/>
          <w:snapToGrid w:val="0"/>
          <w:spacing w:val="6"/>
          <w:sz w:val="18"/>
          <w:szCs w:val="18"/>
        </w:rPr>
        <w:t>var_brca.snv_s.B</w:t>
      </w:r>
      <w:r>
        <w:rPr>
          <w:rFonts w:cs="Times New Roman (正文 CS 字体)"/>
          <w:snapToGrid w:val="0"/>
          <w:spacing w:val="6"/>
          <w:sz w:val="18"/>
          <w:szCs w:val="18"/>
        </w:rPr>
        <w:t>2</w:t>
      </w:r>
      <w:r w:rsidRPr="000B6A17">
        <w:rPr>
          <w:rFonts w:cs="Times New Roman (正文 CS 字体)"/>
          <w:snapToGrid w:val="0"/>
          <w:spacing w:val="6"/>
          <w:sz w:val="18"/>
          <w:szCs w:val="18"/>
        </w:rPr>
        <w:t>_L5+ var_brca.snv_s.B1_L4 + var_brca.snv_s.B</w:t>
      </w:r>
      <w:r>
        <w:rPr>
          <w:rFonts w:cs="Times New Roman (正文 CS 字体)"/>
          <w:snapToGrid w:val="0"/>
          <w:spacing w:val="6"/>
          <w:sz w:val="18"/>
          <w:szCs w:val="18"/>
        </w:rPr>
        <w:t>2</w:t>
      </w:r>
      <w:r w:rsidRPr="000B6A17">
        <w:rPr>
          <w:rFonts w:cs="Times New Roman (正文 CS 字体)"/>
          <w:snapToGrid w:val="0"/>
          <w:spacing w:val="6"/>
          <w:sz w:val="18"/>
          <w:szCs w:val="18"/>
        </w:rPr>
        <w:t>_L4%}</w:t>
      </w:r>
    </w:p>
    <w:tbl>
      <w:tblPr>
        <w:tblStyle w:val="afffd"/>
        <w:tblW w:w="5000" w:type="pct"/>
        <w:tblBorders>
          <w:top w:val="single" w:sz="4" w:space="0" w:color="9BBB59" w:themeColor="accent3"/>
          <w:left w:val="none" w:sz="0" w:space="0" w:color="auto"/>
          <w:bottom w:val="single" w:sz="8" w:space="0" w:color="9BBB59" w:themeColor="accent3"/>
          <w:right w:val="none" w:sz="0" w:space="0" w:color="auto"/>
          <w:insideH w:val="dotted" w:sz="2" w:space="0" w:color="D9D9D9" w:themeColor="background1" w:themeShade="D9"/>
          <w:insideV w:val="none" w:sz="0" w:space="0" w:color="auto"/>
        </w:tblBorders>
        <w:tblLook w:val="04A0" w:firstRow="1" w:lastRow="0" w:firstColumn="1" w:lastColumn="0" w:noHBand="0" w:noVBand="1"/>
      </w:tblPr>
      <w:tblGrid>
        <w:gridCol w:w="10415"/>
      </w:tblGrid>
      <w:tr w:rsidR="006E3CD8" w14:paraId="2D7B1005" w14:textId="77777777" w:rsidTr="008B2D62">
        <w:trPr>
          <w:trHeight w:val="510"/>
        </w:trPr>
        <w:tc>
          <w:tcPr>
            <w:tcW w:w="10456" w:type="dxa"/>
            <w:tcBorders>
              <w:top w:val="single" w:sz="4" w:space="0" w:color="31849B"/>
              <w:bottom w:val="single" w:sz="4" w:space="0" w:color="31849B"/>
              <w:right w:val="single" w:sz="8" w:space="0" w:color="FFFFFF" w:themeColor="background1"/>
            </w:tcBorders>
            <w:shd w:val="clear" w:color="auto" w:fill="DBEFF4"/>
            <w:tcMar>
              <w:top w:w="60" w:type="dxa"/>
              <w:bottom w:w="60" w:type="dxa"/>
            </w:tcMar>
            <w:vAlign w:val="center"/>
          </w:tcPr>
          <w:p w14:paraId="18451674" w14:textId="4A04457B" w:rsidR="006E3CD8" w:rsidRDefault="00BC147C">
            <w:pPr>
              <w:adjustRightInd w:val="0"/>
              <w:snapToGrid w:val="0"/>
              <w:spacing w:line="240" w:lineRule="atLeast"/>
              <w:rPr>
                <w:rFonts w:cs="Times New Roman (正文 CS 字体)"/>
                <w:snapToGrid w:val="0"/>
                <w:spacing w:val="6"/>
                <w:sz w:val="18"/>
                <w:szCs w:val="18"/>
              </w:rPr>
            </w:pPr>
            <w:r>
              <w:rPr>
                <w:rFonts w:cs="Times New Roman (正文 CS 字体)" w:hint="eastAsia"/>
                <w:b/>
                <w:bCs/>
                <w:snapToGrid w:val="0"/>
                <w:color w:val="31849B"/>
                <w:spacing w:val="6"/>
                <w:sz w:val="18"/>
                <w:szCs w:val="18"/>
              </w:rPr>
              <w:t>基因变异：</w:t>
            </w:r>
            <w:r w:rsidR="00DC7CFF">
              <w:rPr>
                <w:rFonts w:cs="Times New Roman (正文 CS 字体)"/>
                <w:snapToGrid w:val="0"/>
                <w:spacing w:val="6"/>
                <w:sz w:val="18"/>
                <w:szCs w:val="18"/>
              </w:rPr>
              <w:t>{{</w:t>
            </w:r>
            <w:proofErr w:type="spellStart"/>
            <w:r w:rsidR="00DC7CFF">
              <w:rPr>
                <w:rFonts w:cs="Times New Roman (正文 CS 字体)"/>
                <w:snapToGrid w:val="0"/>
                <w:spacing w:val="6"/>
                <w:sz w:val="18"/>
                <w:szCs w:val="18"/>
              </w:rPr>
              <w:t>a.gene_symbol</w:t>
            </w:r>
            <w:proofErr w:type="spellEnd"/>
            <w:r w:rsidR="00DC7CFF">
              <w:rPr>
                <w:rFonts w:cs="Times New Roman (正文 CS 字体)"/>
                <w:snapToGrid w:val="0"/>
                <w:spacing w:val="6"/>
                <w:sz w:val="18"/>
                <w:szCs w:val="18"/>
              </w:rPr>
              <w:t>}}</w:t>
            </w:r>
            <w:r w:rsidR="00DC7CFF">
              <w:rPr>
                <w:rFonts w:cs="Times New Roman (正文 CS 字体)" w:hint="eastAsia"/>
                <w:snapToGrid w:val="0"/>
                <w:spacing w:val="6"/>
                <w:sz w:val="18"/>
                <w:szCs w:val="18"/>
              </w:rPr>
              <w:t>基因 {{</w:t>
            </w:r>
            <w:proofErr w:type="spellStart"/>
            <w:r w:rsidR="00DC7CFF">
              <w:rPr>
                <w:rFonts w:cs="Times New Roman (正文 CS 字体)"/>
                <w:snapToGrid w:val="0"/>
                <w:spacing w:val="6"/>
                <w:sz w:val="18"/>
                <w:szCs w:val="18"/>
              </w:rPr>
              <w:t>a.gene_region</w:t>
            </w:r>
            <w:proofErr w:type="spellEnd"/>
            <w:r w:rsidR="00DC7CFF">
              <w:rPr>
                <w:rFonts w:cs="Times New Roman (正文 CS 字体)" w:hint="eastAsia"/>
                <w:snapToGrid w:val="0"/>
                <w:spacing w:val="6"/>
                <w:sz w:val="18"/>
                <w:szCs w:val="18"/>
              </w:rPr>
              <w:t>}}</w:t>
            </w:r>
            <w:r w:rsidR="00DC7CFF">
              <w:rPr>
                <w:rFonts w:cs="Times New Roman (正文 CS 字体)"/>
                <w:snapToGrid w:val="0"/>
                <w:spacing w:val="6"/>
                <w:sz w:val="18"/>
                <w:szCs w:val="18"/>
              </w:rPr>
              <w:t xml:space="preserve"> {{</w:t>
            </w:r>
            <w:proofErr w:type="spellStart"/>
            <w:r w:rsidR="00DC7CFF">
              <w:rPr>
                <w:rFonts w:cs="Times New Roman (正文 CS 字体)"/>
                <w:snapToGrid w:val="0"/>
                <w:spacing w:val="6"/>
                <w:sz w:val="18"/>
                <w:szCs w:val="18"/>
              </w:rPr>
              <w:t>a.hgvs_c</w:t>
            </w:r>
            <w:proofErr w:type="spellEnd"/>
            <w:r w:rsidR="00DC7CFF">
              <w:rPr>
                <w:rFonts w:cs="Times New Roman (正文 CS 字体)"/>
                <w:snapToGrid w:val="0"/>
                <w:spacing w:val="6"/>
                <w:sz w:val="18"/>
                <w:szCs w:val="18"/>
              </w:rPr>
              <w:t xml:space="preserve">}}{%if </w:t>
            </w:r>
            <w:proofErr w:type="spellStart"/>
            <w:r w:rsidR="00DC7CFF">
              <w:rPr>
                <w:rFonts w:cs="Times New Roman (正文 CS 字体)"/>
                <w:snapToGrid w:val="0"/>
                <w:spacing w:val="6"/>
                <w:sz w:val="18"/>
                <w:szCs w:val="18"/>
              </w:rPr>
              <w:t>a.hgvs_p</w:t>
            </w:r>
            <w:proofErr w:type="spellEnd"/>
            <w:r w:rsidR="00DC7CFF">
              <w:rPr>
                <w:rFonts w:cs="Times New Roman (正文 CS 字体)"/>
                <w:snapToGrid w:val="0"/>
                <w:spacing w:val="6"/>
                <w:sz w:val="18"/>
                <w:szCs w:val="18"/>
              </w:rPr>
              <w:t xml:space="preserve"> != “p.?”%} {{</w:t>
            </w:r>
            <w:proofErr w:type="spellStart"/>
            <w:r w:rsidR="00DC7CFF">
              <w:rPr>
                <w:rFonts w:cs="Times New Roman (正文 CS 字体)"/>
                <w:snapToGrid w:val="0"/>
                <w:spacing w:val="6"/>
                <w:sz w:val="18"/>
                <w:szCs w:val="18"/>
              </w:rPr>
              <w:t>a.hgvs_p</w:t>
            </w:r>
            <w:proofErr w:type="spellEnd"/>
            <w:r w:rsidR="00DC7CFF">
              <w:rPr>
                <w:rFonts w:cs="Times New Roman (正文 CS 字体)"/>
                <w:snapToGrid w:val="0"/>
                <w:spacing w:val="6"/>
                <w:sz w:val="18"/>
                <w:szCs w:val="18"/>
              </w:rPr>
              <w:t>}}{%endif%}</w:t>
            </w:r>
          </w:p>
        </w:tc>
      </w:tr>
      <w:tr w:rsidR="006E3CD8" w14:paraId="74A0BF2C" w14:textId="77777777" w:rsidTr="008B2D62">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65226C47" w14:textId="34CB3535" w:rsidR="006E3CD8" w:rsidRDefault="00BC147C" w:rsidP="00FB0182">
            <w:pPr>
              <w:adjustRightInd w:val="0"/>
              <w:snapToGrid w:val="0"/>
              <w:spacing w:line="320" w:lineRule="exact"/>
              <w:jc w:val="both"/>
              <w:rPr>
                <w:rFonts w:cs="Times New Roman (正文 CS 字体)"/>
                <w:snapToGrid w:val="0"/>
                <w:spacing w:val="6"/>
                <w:sz w:val="18"/>
                <w:szCs w:val="18"/>
              </w:rPr>
            </w:pPr>
            <w:r>
              <w:rPr>
                <w:rFonts w:cs="Times New Roman (正文 CS 字体)" w:hint="eastAsia"/>
                <w:b/>
                <w:bCs/>
                <w:snapToGrid w:val="0"/>
                <w:spacing w:val="6"/>
                <w:sz w:val="18"/>
                <w:szCs w:val="18"/>
              </w:rPr>
              <w:t>基因介绍：</w:t>
            </w:r>
            <w:r w:rsidR="00DC7CFF" w:rsidRPr="00C805BE">
              <w:rPr>
                <w:rFonts w:cs="Times New Roman (正文 CS 字体)"/>
                <w:snapToGrid w:val="0"/>
                <w:spacing w:val="6"/>
                <w:sz w:val="18"/>
                <w:szCs w:val="18"/>
              </w:rPr>
              <w:t>{{</w:t>
            </w:r>
            <w:proofErr w:type="spellStart"/>
            <w:proofErr w:type="gramStart"/>
            <w:r w:rsidR="00DC7CFF" w:rsidRPr="00C805BE">
              <w:rPr>
                <w:rFonts w:cs="Times New Roman (正文 CS 字体)"/>
                <w:snapToGrid w:val="0"/>
                <w:spacing w:val="6"/>
                <w:sz w:val="18"/>
                <w:szCs w:val="18"/>
              </w:rPr>
              <w:t>a.gene</w:t>
            </w:r>
            <w:proofErr w:type="gramEnd"/>
            <w:r w:rsidR="00DC7CFF" w:rsidRPr="00C805BE">
              <w:rPr>
                <w:rFonts w:cs="Times New Roman (正文 CS 字体)"/>
                <w:snapToGrid w:val="0"/>
                <w:spacing w:val="6"/>
                <w:sz w:val="18"/>
                <w:szCs w:val="18"/>
              </w:rPr>
              <w:t>_function|e</w:t>
            </w:r>
            <w:proofErr w:type="spellEnd"/>
            <w:r w:rsidR="00DC7CFF" w:rsidRPr="00C805BE">
              <w:rPr>
                <w:rFonts w:cs="Times New Roman (正文 CS 字体)"/>
                <w:snapToGrid w:val="0"/>
                <w:spacing w:val="6"/>
                <w:sz w:val="18"/>
                <w:szCs w:val="18"/>
              </w:rPr>
              <w:t>}}</w:t>
            </w:r>
          </w:p>
        </w:tc>
      </w:tr>
      <w:tr w:rsidR="006E3CD8" w14:paraId="1B4B82FB" w14:textId="77777777" w:rsidTr="008B2D62">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55D303F4" w14:textId="7D6B2124" w:rsidR="006E3CD8" w:rsidRDefault="00BC147C" w:rsidP="00FB0182">
            <w:pPr>
              <w:adjustRightInd w:val="0"/>
              <w:snapToGrid w:val="0"/>
              <w:spacing w:line="320" w:lineRule="exact"/>
              <w:jc w:val="both"/>
              <w:rPr>
                <w:rFonts w:cs="Times New Roman (正文 CS 字体)"/>
                <w:b/>
                <w:bCs/>
                <w:snapToGrid w:val="0"/>
                <w:spacing w:val="6"/>
                <w:sz w:val="18"/>
                <w:szCs w:val="18"/>
              </w:rPr>
            </w:pPr>
            <w:r>
              <w:rPr>
                <w:rFonts w:cs="Times New Roman (正文 CS 字体)" w:hint="eastAsia"/>
                <w:b/>
                <w:bCs/>
                <w:snapToGrid w:val="0"/>
                <w:spacing w:val="6"/>
                <w:sz w:val="18"/>
                <w:szCs w:val="18"/>
              </w:rPr>
              <w:t>变异解读：</w:t>
            </w:r>
            <w:r w:rsidR="00DC7CFF" w:rsidRPr="00C805BE">
              <w:rPr>
                <w:rFonts w:cs="Times New Roman (正文 CS 字体)"/>
                <w:snapToGrid w:val="0"/>
                <w:spacing w:val="6"/>
                <w:sz w:val="18"/>
                <w:szCs w:val="18"/>
              </w:rPr>
              <w:t>{{</w:t>
            </w:r>
            <w:proofErr w:type="spellStart"/>
            <w:r w:rsidR="00DC7CFF" w:rsidRPr="00C805BE">
              <w:rPr>
                <w:rFonts w:cs="Times New Roman (正文 CS 字体)"/>
                <w:snapToGrid w:val="0"/>
                <w:spacing w:val="6"/>
                <w:sz w:val="18"/>
                <w:szCs w:val="18"/>
              </w:rPr>
              <w:t>a.variant_desc_cn|e</w:t>
            </w:r>
            <w:proofErr w:type="spellEnd"/>
            <w:r w:rsidR="00DC7CFF" w:rsidRPr="00C805BE">
              <w:rPr>
                <w:rFonts w:cs="Times New Roman (正文 CS 字体)"/>
                <w:snapToGrid w:val="0"/>
                <w:spacing w:val="6"/>
                <w:sz w:val="18"/>
                <w:szCs w:val="18"/>
              </w:rPr>
              <w:t>}}{{</w:t>
            </w:r>
            <w:proofErr w:type="spellStart"/>
            <w:r w:rsidR="00DC7CFF" w:rsidRPr="00C805BE">
              <w:rPr>
                <w:rFonts w:cs="Times New Roman (正文 CS 字体)"/>
                <w:snapToGrid w:val="0"/>
                <w:spacing w:val="6"/>
                <w:sz w:val="18"/>
                <w:szCs w:val="18"/>
              </w:rPr>
              <w:t>a.variant_interpret_cn|e</w:t>
            </w:r>
            <w:proofErr w:type="spellEnd"/>
            <w:r w:rsidR="00DC7CFF" w:rsidRPr="00C805BE">
              <w:rPr>
                <w:rFonts w:cs="Times New Roman (正文 CS 字体)"/>
                <w:snapToGrid w:val="0"/>
                <w:spacing w:val="6"/>
                <w:sz w:val="18"/>
                <w:szCs w:val="18"/>
              </w:rPr>
              <w:t xml:space="preserve">}}因此，该变异为{%if </w:t>
            </w:r>
            <w:proofErr w:type="spellStart"/>
            <w:r w:rsidR="00DC7CFF" w:rsidRPr="00C805BE">
              <w:rPr>
                <w:rFonts w:cs="Times New Roman (正文 CS 字体)"/>
                <w:snapToGrid w:val="0"/>
                <w:spacing w:val="6"/>
                <w:sz w:val="18"/>
                <w:szCs w:val="18"/>
              </w:rPr>
              <w:t>a.clinic_num_g</w:t>
            </w:r>
            <w:proofErr w:type="spellEnd"/>
            <w:r w:rsidR="00DC7CFF" w:rsidRPr="00C805BE">
              <w:rPr>
                <w:rFonts w:cs="Times New Roman (正文 CS 字体)"/>
                <w:snapToGrid w:val="0"/>
                <w:spacing w:val="6"/>
                <w:sz w:val="18"/>
                <w:szCs w:val="18"/>
              </w:rPr>
              <w:t>==4%}</w:t>
            </w:r>
            <w:r w:rsidR="00DC7CFF">
              <w:rPr>
                <w:rFonts w:cs="Times New Roman (正文 CS 字体)" w:hint="eastAsia"/>
                <w:snapToGrid w:val="0"/>
                <w:spacing w:val="6"/>
                <w:sz w:val="18"/>
                <w:szCs w:val="18"/>
              </w:rPr>
              <w:t>疑似</w:t>
            </w:r>
            <w:r w:rsidR="00DC7CFF" w:rsidRPr="00C805BE">
              <w:rPr>
                <w:rFonts w:cs="Times New Roman (正文 CS 字体)"/>
                <w:snapToGrid w:val="0"/>
                <w:spacing w:val="6"/>
                <w:sz w:val="18"/>
                <w:szCs w:val="18"/>
              </w:rPr>
              <w:t>致病</w:t>
            </w:r>
            <w:r w:rsidR="00DC7CFF">
              <w:rPr>
                <w:rFonts w:cs="Times New Roman (正文 CS 字体)" w:hint="eastAsia"/>
                <w:snapToGrid w:val="0"/>
                <w:spacing w:val="6"/>
                <w:sz w:val="18"/>
                <w:szCs w:val="18"/>
              </w:rPr>
              <w:t>性</w:t>
            </w:r>
            <w:r w:rsidR="00DC7CFF" w:rsidRPr="00C805BE">
              <w:rPr>
                <w:rFonts w:cs="Times New Roman (正文 CS 字体)"/>
                <w:snapToGrid w:val="0"/>
                <w:spacing w:val="6"/>
                <w:sz w:val="18"/>
                <w:szCs w:val="18"/>
              </w:rPr>
              <w:t>变异。{%</w:t>
            </w:r>
            <w:proofErr w:type="spellStart"/>
            <w:r w:rsidR="00DC7CFF" w:rsidRPr="00C805BE">
              <w:rPr>
                <w:rFonts w:cs="Times New Roman (正文 CS 字体)"/>
                <w:snapToGrid w:val="0"/>
                <w:spacing w:val="6"/>
                <w:sz w:val="18"/>
                <w:szCs w:val="18"/>
              </w:rPr>
              <w:t>elif</w:t>
            </w:r>
            <w:proofErr w:type="spellEnd"/>
            <w:r w:rsidR="00DC7CFF" w:rsidRPr="00C805BE">
              <w:rPr>
                <w:rFonts w:cs="Times New Roman (正文 CS 字体)"/>
                <w:snapToGrid w:val="0"/>
                <w:spacing w:val="6"/>
                <w:sz w:val="18"/>
                <w:szCs w:val="18"/>
              </w:rPr>
              <w:t xml:space="preserve"> </w:t>
            </w:r>
            <w:proofErr w:type="spellStart"/>
            <w:r w:rsidR="00DC7CFF" w:rsidRPr="00C805BE">
              <w:rPr>
                <w:rFonts w:cs="Times New Roman (正文 CS 字体)"/>
                <w:snapToGrid w:val="0"/>
                <w:spacing w:val="6"/>
                <w:sz w:val="18"/>
                <w:szCs w:val="18"/>
              </w:rPr>
              <w:t>a.clinic_num_g</w:t>
            </w:r>
            <w:proofErr w:type="spellEnd"/>
            <w:r w:rsidR="00DC7CFF" w:rsidRPr="00C805BE">
              <w:rPr>
                <w:rFonts w:cs="Times New Roman (正文 CS 字体)"/>
                <w:snapToGrid w:val="0"/>
                <w:spacing w:val="6"/>
                <w:sz w:val="18"/>
                <w:szCs w:val="18"/>
              </w:rPr>
              <w:t>==5%}</w:t>
            </w:r>
            <w:r w:rsidR="00DC7CFF">
              <w:rPr>
                <w:rFonts w:cs="Times New Roman (正文 CS 字体)" w:hint="eastAsia"/>
                <w:snapToGrid w:val="0"/>
                <w:spacing w:val="6"/>
                <w:sz w:val="18"/>
                <w:szCs w:val="18"/>
              </w:rPr>
              <w:t>致病性</w:t>
            </w:r>
            <w:r w:rsidR="00DC7CFF" w:rsidRPr="00C805BE">
              <w:rPr>
                <w:rFonts w:cs="Times New Roman (正文 CS 字体)"/>
                <w:snapToGrid w:val="0"/>
                <w:spacing w:val="6"/>
                <w:sz w:val="18"/>
                <w:szCs w:val="18"/>
              </w:rPr>
              <w:t>变异。{%else%}意义不明确变异。{%endif%}</w:t>
            </w:r>
          </w:p>
        </w:tc>
      </w:tr>
      <w:tr w:rsidR="006E3CD8" w14:paraId="4E34E4D9" w14:textId="77777777" w:rsidTr="008B2D62">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3AEC9AC5" w14:textId="77777777" w:rsidR="006E3CD8" w:rsidRDefault="00BC147C" w:rsidP="00FB0182">
            <w:pPr>
              <w:adjustRightInd w:val="0"/>
              <w:snapToGrid w:val="0"/>
              <w:spacing w:line="320" w:lineRule="exact"/>
              <w:jc w:val="both"/>
              <w:rPr>
                <w:rFonts w:cs="Times New Roman (正文 CS 字体)"/>
                <w:b/>
                <w:bCs/>
                <w:snapToGrid w:val="0"/>
                <w:spacing w:val="6"/>
                <w:sz w:val="18"/>
                <w:szCs w:val="18"/>
              </w:rPr>
            </w:pPr>
            <w:r>
              <w:rPr>
                <w:rFonts w:cs="Times New Roman (正文 CS 字体)" w:hint="eastAsia"/>
                <w:b/>
                <w:bCs/>
                <w:snapToGrid w:val="0"/>
                <w:spacing w:val="6"/>
                <w:sz w:val="18"/>
                <w:szCs w:val="18"/>
              </w:rPr>
              <w:lastRenderedPageBreak/>
              <w:t>治疗策略：</w:t>
            </w:r>
          </w:p>
          <w:p w14:paraId="0F015239" w14:textId="77777777" w:rsidR="00DC7CFF" w:rsidRPr="0016078B" w:rsidRDefault="00DC7CFF" w:rsidP="00FB0182">
            <w:pPr>
              <w:adjustRightInd w:val="0"/>
              <w:snapToGrid w:val="0"/>
              <w:spacing w:line="320" w:lineRule="exact"/>
              <w:jc w:val="both"/>
              <w:rPr>
                <w:rFonts w:cs="Times New Roman (正文 CS 字体)"/>
                <w:snapToGrid w:val="0"/>
                <w:spacing w:val="6"/>
                <w:sz w:val="18"/>
                <w:szCs w:val="18"/>
              </w:rPr>
            </w:pPr>
            <w:r w:rsidRPr="0016078B">
              <w:rPr>
                <w:rFonts w:cs="Times New Roman (正文 CS 字体)"/>
                <w:snapToGrid w:val="0"/>
                <w:spacing w:val="6"/>
                <w:sz w:val="18"/>
                <w:szCs w:val="18"/>
              </w:rPr>
              <w:t xml:space="preserve">{%p if </w:t>
            </w:r>
            <w:proofErr w:type="spellStart"/>
            <w:r w:rsidRPr="0016078B">
              <w:rPr>
                <w:rFonts w:cs="Times New Roman (正文 CS 字体)"/>
                <w:snapToGrid w:val="0"/>
                <w:spacing w:val="6"/>
                <w:sz w:val="18"/>
                <w:szCs w:val="18"/>
              </w:rPr>
              <w:t>a.evi_sum.evi_split</w:t>
            </w:r>
            <w:proofErr w:type="spellEnd"/>
            <w:r w:rsidRPr="0016078B">
              <w:rPr>
                <w:rFonts w:cs="Times New Roman (正文 CS 字体)"/>
                <w:snapToGrid w:val="0"/>
                <w:spacing w:val="6"/>
                <w:sz w:val="18"/>
                <w:szCs w:val="18"/>
              </w:rPr>
              <w:t xml:space="preserve"> and </w:t>
            </w:r>
            <w:proofErr w:type="spellStart"/>
            <w:r w:rsidRPr="0016078B">
              <w:rPr>
                <w:rFonts w:cs="Times New Roman (正文 CS 字体)"/>
                <w:snapToGrid w:val="0"/>
                <w:spacing w:val="6"/>
                <w:sz w:val="18"/>
                <w:szCs w:val="18"/>
              </w:rPr>
              <w:t>a.evi_sum.evi_</w:t>
            </w:r>
            <w:proofErr w:type="gramStart"/>
            <w:r w:rsidRPr="0016078B">
              <w:rPr>
                <w:rFonts w:cs="Times New Roman (正文 CS 字体)"/>
                <w:snapToGrid w:val="0"/>
                <w:spacing w:val="6"/>
                <w:sz w:val="18"/>
                <w:szCs w:val="18"/>
              </w:rPr>
              <w:t>split.Predictive</w:t>
            </w:r>
            <w:proofErr w:type="spellEnd"/>
            <w:proofErr w:type="gramEnd"/>
            <w:r w:rsidRPr="0016078B">
              <w:rPr>
                <w:rFonts w:cs="Times New Roman (正文 CS 字体)"/>
                <w:snapToGrid w:val="0"/>
                <w:spacing w:val="6"/>
                <w:sz w:val="18"/>
                <w:szCs w:val="18"/>
              </w:rPr>
              <w:t xml:space="preserve"> %}</w:t>
            </w:r>
          </w:p>
          <w:p w14:paraId="40BBFEE4" w14:textId="77777777" w:rsidR="00DC7CFF" w:rsidRPr="0016078B" w:rsidRDefault="00DC7CFF" w:rsidP="00FB0182">
            <w:pPr>
              <w:adjustRightInd w:val="0"/>
              <w:snapToGrid w:val="0"/>
              <w:spacing w:line="320" w:lineRule="exact"/>
              <w:jc w:val="both"/>
              <w:rPr>
                <w:rFonts w:cs="Times New Roman (正文 CS 字体)"/>
                <w:snapToGrid w:val="0"/>
                <w:spacing w:val="6"/>
                <w:sz w:val="18"/>
                <w:szCs w:val="18"/>
              </w:rPr>
            </w:pPr>
            <w:r w:rsidRPr="0016078B">
              <w:rPr>
                <w:rFonts w:cs="Times New Roman (正文 CS 字体)"/>
                <w:snapToGrid w:val="0"/>
                <w:spacing w:val="6"/>
                <w:sz w:val="18"/>
                <w:szCs w:val="18"/>
              </w:rPr>
              <w:t xml:space="preserve">{%p for b in </w:t>
            </w:r>
            <w:proofErr w:type="spellStart"/>
            <w:r w:rsidRPr="0016078B">
              <w:rPr>
                <w:rFonts w:cs="Times New Roman (正文 CS 字体)"/>
                <w:snapToGrid w:val="0"/>
                <w:spacing w:val="6"/>
                <w:sz w:val="18"/>
                <w:szCs w:val="18"/>
              </w:rPr>
              <w:t>a.evi_sum.evi_</w:t>
            </w:r>
            <w:proofErr w:type="gramStart"/>
            <w:r w:rsidRPr="0016078B">
              <w:rPr>
                <w:rFonts w:cs="Times New Roman (正文 CS 字体)"/>
                <w:snapToGrid w:val="0"/>
                <w:spacing w:val="6"/>
                <w:sz w:val="18"/>
                <w:szCs w:val="18"/>
              </w:rPr>
              <w:t>split.Predictive</w:t>
            </w:r>
            <w:proofErr w:type="spellEnd"/>
            <w:proofErr w:type="gramEnd"/>
            <w:r w:rsidRPr="0016078B">
              <w:rPr>
                <w:rFonts w:cs="Times New Roman (正文 CS 字体)"/>
                <w:snapToGrid w:val="0"/>
                <w:spacing w:val="6"/>
                <w:sz w:val="18"/>
                <w:szCs w:val="18"/>
              </w:rPr>
              <w:t>%}</w:t>
            </w:r>
          </w:p>
          <w:p w14:paraId="072E54C9" w14:textId="77777777" w:rsidR="00DC7CFF" w:rsidRPr="0016078B" w:rsidRDefault="00DC7CFF" w:rsidP="00FB0182">
            <w:pPr>
              <w:adjustRightInd w:val="0"/>
              <w:snapToGrid w:val="0"/>
              <w:spacing w:line="320" w:lineRule="exact"/>
              <w:jc w:val="both"/>
              <w:rPr>
                <w:rFonts w:cs="Times New Roman (正文 CS 字体)"/>
                <w:snapToGrid w:val="0"/>
                <w:spacing w:val="6"/>
                <w:sz w:val="18"/>
                <w:szCs w:val="18"/>
              </w:rPr>
            </w:pPr>
            <w:r w:rsidRPr="0016078B">
              <w:rPr>
                <w:rFonts w:cs="微软雅黑"/>
                <w:b/>
                <w:bCs/>
                <w:color w:val="0070C0"/>
                <w:sz w:val="18"/>
                <w:szCs w:val="18"/>
              </w:rPr>
              <w:t>{{</w:t>
            </w:r>
            <w:proofErr w:type="spellStart"/>
            <w:r w:rsidRPr="0016078B">
              <w:rPr>
                <w:rFonts w:cs="微软雅黑"/>
                <w:b/>
                <w:bCs/>
                <w:color w:val="0070C0"/>
                <w:sz w:val="18"/>
                <w:szCs w:val="18"/>
              </w:rPr>
              <w:t>b.regimen_name</w:t>
            </w:r>
            <w:proofErr w:type="spellEnd"/>
            <w:r w:rsidRPr="0016078B">
              <w:rPr>
                <w:rFonts w:cs="微软雅黑"/>
                <w:b/>
                <w:bCs/>
                <w:color w:val="0070C0"/>
                <w:sz w:val="18"/>
                <w:szCs w:val="18"/>
              </w:rPr>
              <w:t>}}：</w:t>
            </w:r>
            <w:r w:rsidRPr="0016078B">
              <w:rPr>
                <w:rFonts w:cs="Times New Roman (正文 CS 字体)"/>
                <w:snapToGrid w:val="0"/>
                <w:spacing w:val="6"/>
                <w:sz w:val="18"/>
                <w:szCs w:val="18"/>
              </w:rPr>
              <w:t>{{</w:t>
            </w:r>
            <w:proofErr w:type="spellStart"/>
            <w:r w:rsidRPr="0016078B">
              <w:rPr>
                <w:rFonts w:cs="Times New Roman (正文 CS 字体)"/>
                <w:snapToGrid w:val="0"/>
                <w:spacing w:val="6"/>
                <w:sz w:val="18"/>
                <w:szCs w:val="18"/>
              </w:rPr>
              <w:t>b.evi_interpretation|e</w:t>
            </w:r>
            <w:proofErr w:type="spellEnd"/>
            <w:r w:rsidRPr="0016078B">
              <w:rPr>
                <w:rFonts w:cs="Times New Roman (正文 CS 字体)"/>
                <w:snapToGrid w:val="0"/>
                <w:spacing w:val="6"/>
                <w:sz w:val="18"/>
                <w:szCs w:val="18"/>
              </w:rPr>
              <w:t>}}</w:t>
            </w:r>
          </w:p>
          <w:p w14:paraId="17776256" w14:textId="77777777" w:rsidR="00DC7CFF" w:rsidRPr="0016078B" w:rsidRDefault="00DC7CFF" w:rsidP="00FB0182">
            <w:pPr>
              <w:adjustRightInd w:val="0"/>
              <w:snapToGrid w:val="0"/>
              <w:spacing w:line="320" w:lineRule="exact"/>
              <w:jc w:val="both"/>
              <w:rPr>
                <w:rFonts w:cs="Times New Roman (正文 CS 字体)"/>
                <w:snapToGrid w:val="0"/>
                <w:spacing w:val="6"/>
                <w:sz w:val="18"/>
                <w:szCs w:val="18"/>
              </w:rPr>
            </w:pPr>
            <w:r w:rsidRPr="0016078B">
              <w:rPr>
                <w:rFonts w:cs="Times New Roman (正文 CS 字体)"/>
                <w:snapToGrid w:val="0"/>
                <w:spacing w:val="6"/>
                <w:sz w:val="18"/>
                <w:szCs w:val="18"/>
              </w:rPr>
              <w:t xml:space="preserve">{%p </w:t>
            </w:r>
            <w:proofErr w:type="spellStart"/>
            <w:r w:rsidRPr="0016078B">
              <w:rPr>
                <w:rFonts w:cs="Times New Roman (正文 CS 字体)"/>
                <w:snapToGrid w:val="0"/>
                <w:spacing w:val="6"/>
                <w:sz w:val="18"/>
                <w:szCs w:val="18"/>
              </w:rPr>
              <w:t>endfor</w:t>
            </w:r>
            <w:proofErr w:type="spellEnd"/>
            <w:r w:rsidRPr="0016078B">
              <w:rPr>
                <w:rFonts w:cs="Times New Roman (正文 CS 字体)"/>
                <w:snapToGrid w:val="0"/>
                <w:spacing w:val="6"/>
                <w:sz w:val="18"/>
                <w:szCs w:val="18"/>
              </w:rPr>
              <w:t>%}</w:t>
            </w:r>
          </w:p>
          <w:p w14:paraId="5A044360" w14:textId="77777777" w:rsidR="00DC7CFF" w:rsidRPr="0016078B" w:rsidRDefault="00DC7CFF" w:rsidP="00FB0182">
            <w:pPr>
              <w:adjustRightInd w:val="0"/>
              <w:snapToGrid w:val="0"/>
              <w:spacing w:line="320" w:lineRule="exact"/>
              <w:jc w:val="both"/>
              <w:rPr>
                <w:rFonts w:cs="Times New Roman (正文 CS 字体)"/>
                <w:snapToGrid w:val="0"/>
                <w:spacing w:val="6"/>
                <w:sz w:val="18"/>
                <w:szCs w:val="18"/>
              </w:rPr>
            </w:pPr>
            <w:r w:rsidRPr="0016078B">
              <w:rPr>
                <w:rFonts w:cs="Times New Roman (正文 CS 字体)"/>
                <w:snapToGrid w:val="0"/>
                <w:spacing w:val="6"/>
                <w:sz w:val="18"/>
                <w:szCs w:val="18"/>
              </w:rPr>
              <w:t>{%p else%}</w:t>
            </w:r>
          </w:p>
          <w:p w14:paraId="70999450" w14:textId="77777777" w:rsidR="00DC7CFF" w:rsidRPr="0016078B" w:rsidRDefault="00DC7CFF" w:rsidP="00FB0182">
            <w:pPr>
              <w:adjustRightInd w:val="0"/>
              <w:snapToGrid w:val="0"/>
              <w:spacing w:line="320" w:lineRule="exact"/>
              <w:jc w:val="both"/>
              <w:rPr>
                <w:rFonts w:cs="Times New Roman (正文 CS 字体)"/>
                <w:snapToGrid w:val="0"/>
                <w:spacing w:val="6"/>
                <w:sz w:val="18"/>
                <w:szCs w:val="18"/>
              </w:rPr>
            </w:pPr>
            <w:r w:rsidRPr="0016078B">
              <w:rPr>
                <w:rFonts w:cs="Times New Roman (正文 CS 字体)"/>
                <w:snapToGrid w:val="0"/>
                <w:spacing w:val="6"/>
                <w:sz w:val="18"/>
                <w:szCs w:val="18"/>
              </w:rPr>
              <w:t>-</w:t>
            </w:r>
          </w:p>
          <w:p w14:paraId="5AD8E779" w14:textId="4EDBA41E" w:rsidR="006E3CD8" w:rsidRPr="00FE03CA" w:rsidRDefault="00DC7CFF" w:rsidP="00FB0182">
            <w:pPr>
              <w:jc w:val="both"/>
              <w:rPr>
                <w:rFonts w:cs="Times New Roman (正文 CS 字体)"/>
                <w:snapToGrid w:val="0"/>
                <w:spacing w:val="6"/>
                <w:sz w:val="18"/>
                <w:szCs w:val="18"/>
              </w:rPr>
            </w:pPr>
            <w:r w:rsidRPr="0016078B">
              <w:rPr>
                <w:rFonts w:cs="Times New Roman (正文 CS 字体)"/>
                <w:snapToGrid w:val="0"/>
                <w:spacing w:val="6"/>
                <w:sz w:val="18"/>
                <w:szCs w:val="18"/>
              </w:rPr>
              <w:t>{%p endif%}</w:t>
            </w:r>
          </w:p>
        </w:tc>
      </w:tr>
      <w:tr w:rsidR="006E3CD8" w14:paraId="25E8F851" w14:textId="77777777" w:rsidTr="008B2D62">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7F1DA7FB" w14:textId="2722B0EF" w:rsidR="00DC7CFF" w:rsidRDefault="00BC147C" w:rsidP="00FB0182">
            <w:pPr>
              <w:adjustRightInd w:val="0"/>
              <w:snapToGrid w:val="0"/>
              <w:spacing w:line="320" w:lineRule="exact"/>
              <w:jc w:val="both"/>
              <w:rPr>
                <w:rFonts w:cs="Times New Roman (正文 CS 字体)"/>
                <w:snapToGrid w:val="0"/>
                <w:spacing w:val="6"/>
                <w:sz w:val="18"/>
                <w:szCs w:val="18"/>
              </w:rPr>
            </w:pPr>
            <w:bookmarkStart w:id="2" w:name="Germline_Variants_GeTable_remove"/>
            <w:r>
              <w:rPr>
                <w:rFonts w:cs="Times New Roman (正文 CS 字体)" w:hint="eastAsia"/>
                <w:b/>
                <w:bCs/>
                <w:snapToGrid w:val="0"/>
                <w:spacing w:val="6"/>
                <w:sz w:val="18"/>
                <w:szCs w:val="18"/>
              </w:rPr>
              <w:t>遗传风险：</w:t>
            </w:r>
            <w:r w:rsidR="00DC7CFF" w:rsidRPr="0016078B">
              <w:rPr>
                <w:rFonts w:cs="Times New Roman (正文 CS 字体)"/>
                <w:snapToGrid w:val="0"/>
                <w:spacing w:val="6"/>
                <w:sz w:val="18"/>
                <w:szCs w:val="18"/>
              </w:rPr>
              <w:t xml:space="preserve">{% for b in </w:t>
            </w:r>
            <w:proofErr w:type="spellStart"/>
            <w:r w:rsidR="00DC7CFF" w:rsidRPr="0016078B">
              <w:rPr>
                <w:rFonts w:cs="Times New Roman (正文 CS 字体)"/>
                <w:snapToGrid w:val="0"/>
                <w:spacing w:val="6"/>
                <w:sz w:val="18"/>
                <w:szCs w:val="18"/>
              </w:rPr>
              <w:t>a.evi_sum.evi_</w:t>
            </w:r>
            <w:proofErr w:type="gramStart"/>
            <w:r w:rsidR="00DC7CFF" w:rsidRPr="0016078B">
              <w:rPr>
                <w:rFonts w:cs="Times New Roman (正文 CS 字体)"/>
                <w:snapToGrid w:val="0"/>
                <w:spacing w:val="6"/>
                <w:sz w:val="18"/>
                <w:szCs w:val="18"/>
              </w:rPr>
              <w:t>split.Predisposing</w:t>
            </w:r>
            <w:proofErr w:type="spellEnd"/>
            <w:proofErr w:type="gramEnd"/>
            <w:r w:rsidR="00DC7CFF" w:rsidRPr="0016078B">
              <w:rPr>
                <w:rFonts w:cs="Times New Roman (正文 CS 字体)"/>
                <w:snapToGrid w:val="0"/>
                <w:spacing w:val="6"/>
                <w:sz w:val="18"/>
                <w:szCs w:val="18"/>
              </w:rPr>
              <w:t xml:space="preserve"> %}{{</w:t>
            </w:r>
            <w:proofErr w:type="spellStart"/>
            <w:r w:rsidR="00DC7CFF" w:rsidRPr="0016078B">
              <w:rPr>
                <w:rFonts w:cs="Times New Roman (正文 CS 字体)"/>
                <w:snapToGrid w:val="0"/>
                <w:spacing w:val="6"/>
                <w:sz w:val="18"/>
                <w:szCs w:val="18"/>
              </w:rPr>
              <w:t>b.evi_interpretation|e</w:t>
            </w:r>
            <w:proofErr w:type="spellEnd"/>
            <w:r w:rsidR="00DC7CFF" w:rsidRPr="0016078B">
              <w:rPr>
                <w:rFonts w:cs="Times New Roman (正文 CS 字体)"/>
                <w:snapToGrid w:val="0"/>
                <w:spacing w:val="6"/>
                <w:sz w:val="18"/>
                <w:szCs w:val="18"/>
              </w:rPr>
              <w:t xml:space="preserve">}}{% </w:t>
            </w:r>
            <w:proofErr w:type="spellStart"/>
            <w:r w:rsidR="00DC7CFF" w:rsidRPr="0016078B">
              <w:rPr>
                <w:rFonts w:cs="Times New Roman (正文 CS 字体)"/>
                <w:snapToGrid w:val="0"/>
                <w:spacing w:val="6"/>
                <w:sz w:val="18"/>
                <w:szCs w:val="18"/>
              </w:rPr>
              <w:t>endfor</w:t>
            </w:r>
            <w:proofErr w:type="spellEnd"/>
            <w:r w:rsidR="00DC7CFF" w:rsidRPr="0016078B">
              <w:rPr>
                <w:rFonts w:cs="Times New Roman (正文 CS 字体)"/>
                <w:snapToGrid w:val="0"/>
                <w:spacing w:val="6"/>
                <w:sz w:val="18"/>
                <w:szCs w:val="18"/>
              </w:rPr>
              <w:t>%}</w:t>
            </w:r>
          </w:p>
          <w:p w14:paraId="46CF9DE3" w14:textId="2FC23FD8" w:rsidR="006E3CD8" w:rsidRDefault="00DC7CFF" w:rsidP="00FB0182">
            <w:pPr>
              <w:adjustRightInd w:val="0"/>
              <w:snapToGrid w:val="0"/>
              <w:spacing w:line="320" w:lineRule="exact"/>
              <w:jc w:val="both"/>
              <w:rPr>
                <w:rFonts w:cs="Times New Roman (正文 CS 字体)"/>
                <w:b/>
                <w:bCs/>
                <w:snapToGrid w:val="0"/>
                <w:spacing w:val="6"/>
                <w:sz w:val="18"/>
                <w:szCs w:val="18"/>
              </w:rPr>
            </w:pPr>
            <w:r w:rsidRPr="00E51922">
              <w:rPr>
                <w:rFonts w:cs="Times New Roman (正文 CS 字体)" w:hint="eastAsia"/>
                <w:snapToGrid w:val="0"/>
                <w:spacing w:val="6"/>
                <w:sz w:val="18"/>
                <w:szCs w:val="18"/>
              </w:rPr>
              <w:t>您的一级亲属（父母、兄弟姐妹、子女等）也有可能携带该变异；建议进行遗传咨询，同时建议有风险的亲属可考虑进行基因检测。</w:t>
            </w:r>
          </w:p>
        </w:tc>
      </w:tr>
    </w:tbl>
    <w:p w14:paraId="219EEF70" w14:textId="30735180" w:rsidR="00795DE2" w:rsidRDefault="00795DE2" w:rsidP="00052796">
      <w:pPr>
        <w:rPr>
          <w:b/>
          <w:snapToGrid w:val="0"/>
          <w:color w:val="000000" w:themeColor="text1"/>
          <w:sz w:val="16"/>
          <w:szCs w:val="16"/>
        </w:rPr>
      </w:pPr>
    </w:p>
    <w:p w14:paraId="530A793C" w14:textId="7FDADAAB" w:rsidR="00DC7CFF" w:rsidRDefault="00DC7CFF" w:rsidP="00052796">
      <w:pPr>
        <w:rPr>
          <w:b/>
          <w:snapToGrid w:val="0"/>
          <w:color w:val="000000" w:themeColor="text1"/>
          <w:sz w:val="16"/>
          <w:szCs w:val="16"/>
        </w:rPr>
      </w:pPr>
      <w:r>
        <w:rPr>
          <w:rFonts w:hint="eastAsia"/>
          <w:b/>
          <w:snapToGrid w:val="0"/>
          <w:color w:val="000000" w:themeColor="text1"/>
          <w:sz w:val="16"/>
          <w:szCs w:val="16"/>
        </w:rPr>
        <w:t>{</w:t>
      </w:r>
      <w:r>
        <w:rPr>
          <w:b/>
          <w:snapToGrid w:val="0"/>
          <w:color w:val="000000" w:themeColor="text1"/>
          <w:sz w:val="16"/>
          <w:szCs w:val="16"/>
        </w:rPr>
        <w:t xml:space="preserve">%p </w:t>
      </w:r>
      <w:proofErr w:type="spellStart"/>
      <w:r>
        <w:rPr>
          <w:b/>
          <w:snapToGrid w:val="0"/>
          <w:color w:val="000000" w:themeColor="text1"/>
          <w:sz w:val="16"/>
          <w:szCs w:val="16"/>
        </w:rPr>
        <w:t>endfor</w:t>
      </w:r>
      <w:proofErr w:type="spellEnd"/>
      <w:r>
        <w:rPr>
          <w:b/>
          <w:snapToGrid w:val="0"/>
          <w:color w:val="000000" w:themeColor="text1"/>
          <w:sz w:val="16"/>
          <w:szCs w:val="16"/>
        </w:rPr>
        <w:t>%}</w:t>
      </w:r>
    </w:p>
    <w:p w14:paraId="2213AA2F" w14:textId="6A1CD28B" w:rsidR="00795DE2" w:rsidRDefault="00795DE2" w:rsidP="00052796">
      <w:pPr>
        <w:rPr>
          <w:b/>
          <w:snapToGrid w:val="0"/>
          <w:color w:val="000000" w:themeColor="text1"/>
          <w:sz w:val="16"/>
          <w:szCs w:val="16"/>
        </w:rPr>
      </w:pPr>
      <w:r>
        <w:rPr>
          <w:rFonts w:hint="eastAsia"/>
          <w:b/>
          <w:snapToGrid w:val="0"/>
          <w:color w:val="000000" w:themeColor="text1"/>
          <w:sz w:val="16"/>
          <w:szCs w:val="16"/>
        </w:rPr>
        <w:t>{</w:t>
      </w:r>
      <w:r>
        <w:rPr>
          <w:b/>
          <w:snapToGrid w:val="0"/>
          <w:color w:val="000000" w:themeColor="text1"/>
          <w:sz w:val="16"/>
          <w:szCs w:val="16"/>
        </w:rPr>
        <w:t>%p else%}</w:t>
      </w:r>
    </w:p>
    <w:tbl>
      <w:tblPr>
        <w:tblStyle w:val="afffd"/>
        <w:tblW w:w="5000" w:type="pct"/>
        <w:tblBorders>
          <w:top w:val="single" w:sz="4" w:space="0" w:color="9BBB59" w:themeColor="accent3"/>
          <w:left w:val="none" w:sz="0" w:space="0" w:color="auto"/>
          <w:bottom w:val="single" w:sz="8" w:space="0" w:color="9BBB59" w:themeColor="accent3"/>
          <w:right w:val="none" w:sz="0" w:space="0" w:color="auto"/>
          <w:insideH w:val="dotted" w:sz="2" w:space="0" w:color="D9D9D9" w:themeColor="background1" w:themeShade="D9"/>
          <w:insideV w:val="none" w:sz="0" w:space="0" w:color="auto"/>
        </w:tblBorders>
        <w:tblLook w:val="04A0" w:firstRow="1" w:lastRow="0" w:firstColumn="1" w:lastColumn="0" w:noHBand="0" w:noVBand="1"/>
      </w:tblPr>
      <w:tblGrid>
        <w:gridCol w:w="10415"/>
      </w:tblGrid>
      <w:tr w:rsidR="00795DE2" w14:paraId="6D79E5CF" w14:textId="77777777" w:rsidTr="009E2988">
        <w:trPr>
          <w:trHeight w:val="510"/>
        </w:trPr>
        <w:tc>
          <w:tcPr>
            <w:tcW w:w="10456" w:type="dxa"/>
            <w:tcBorders>
              <w:top w:val="single" w:sz="4" w:space="0" w:color="31849B"/>
              <w:bottom w:val="single" w:sz="4" w:space="0" w:color="31849B"/>
              <w:right w:val="single" w:sz="8" w:space="0" w:color="FFFFFF" w:themeColor="background1"/>
            </w:tcBorders>
            <w:shd w:val="clear" w:color="auto" w:fill="DBEFF4"/>
            <w:tcMar>
              <w:top w:w="60" w:type="dxa"/>
              <w:bottom w:w="60" w:type="dxa"/>
            </w:tcMar>
            <w:vAlign w:val="center"/>
          </w:tcPr>
          <w:p w14:paraId="38B75D0F" w14:textId="51AE74A9" w:rsidR="00795DE2" w:rsidRDefault="00795DE2" w:rsidP="008100E9">
            <w:pPr>
              <w:adjustRightInd w:val="0"/>
              <w:snapToGrid w:val="0"/>
              <w:spacing w:line="240" w:lineRule="atLeast"/>
              <w:rPr>
                <w:rFonts w:cs="Times New Roman (正文 CS 字体)"/>
                <w:snapToGrid w:val="0"/>
                <w:spacing w:val="6"/>
                <w:sz w:val="18"/>
                <w:szCs w:val="18"/>
              </w:rPr>
            </w:pPr>
            <w:r>
              <w:rPr>
                <w:rFonts w:cs="Times New Roman (正文 CS 字体)" w:hint="eastAsia"/>
                <w:b/>
                <w:bCs/>
                <w:snapToGrid w:val="0"/>
                <w:color w:val="31849B"/>
                <w:spacing w:val="6"/>
                <w:sz w:val="18"/>
                <w:szCs w:val="18"/>
              </w:rPr>
              <w:t>基因变异：</w:t>
            </w:r>
            <w:r>
              <w:rPr>
                <w:rFonts w:cs="Times New Roman (正文 CS 字体)"/>
                <w:snapToGrid w:val="0"/>
                <w:spacing w:val="6"/>
                <w:sz w:val="18"/>
                <w:szCs w:val="18"/>
              </w:rPr>
              <w:t>-</w:t>
            </w:r>
          </w:p>
        </w:tc>
      </w:tr>
      <w:tr w:rsidR="00795DE2" w14:paraId="4E731833" w14:textId="77777777" w:rsidTr="009E2988">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787227F0" w14:textId="083ED596" w:rsidR="00795DE2" w:rsidRDefault="00795DE2" w:rsidP="008100E9">
            <w:pPr>
              <w:adjustRightInd w:val="0"/>
              <w:snapToGrid w:val="0"/>
              <w:spacing w:line="320" w:lineRule="exact"/>
              <w:rPr>
                <w:rFonts w:cs="Times New Roman (正文 CS 字体)"/>
                <w:snapToGrid w:val="0"/>
                <w:spacing w:val="6"/>
                <w:sz w:val="18"/>
                <w:szCs w:val="18"/>
              </w:rPr>
            </w:pPr>
            <w:r>
              <w:rPr>
                <w:rFonts w:cs="Times New Roman (正文 CS 字体)" w:hint="eastAsia"/>
                <w:b/>
                <w:bCs/>
                <w:snapToGrid w:val="0"/>
                <w:spacing w:val="6"/>
                <w:sz w:val="18"/>
                <w:szCs w:val="18"/>
              </w:rPr>
              <w:t>基因介绍：</w:t>
            </w:r>
            <w:r>
              <w:rPr>
                <w:rFonts w:cs="Times New Roman (正文 CS 字体)"/>
                <w:snapToGrid w:val="0"/>
                <w:spacing w:val="6"/>
                <w:sz w:val="18"/>
                <w:szCs w:val="18"/>
              </w:rPr>
              <w:t>-</w:t>
            </w:r>
          </w:p>
        </w:tc>
      </w:tr>
      <w:tr w:rsidR="00795DE2" w14:paraId="75D50021" w14:textId="77777777" w:rsidTr="009E2988">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307439AA" w14:textId="482309D3" w:rsidR="00795DE2" w:rsidRDefault="00795DE2" w:rsidP="008100E9">
            <w:pPr>
              <w:adjustRightInd w:val="0"/>
              <w:snapToGrid w:val="0"/>
              <w:spacing w:line="320" w:lineRule="exact"/>
              <w:rPr>
                <w:rFonts w:cs="Times New Roman (正文 CS 字体)"/>
                <w:b/>
                <w:bCs/>
                <w:snapToGrid w:val="0"/>
                <w:spacing w:val="6"/>
                <w:sz w:val="18"/>
                <w:szCs w:val="18"/>
              </w:rPr>
            </w:pPr>
            <w:r>
              <w:rPr>
                <w:rFonts w:cs="Times New Roman (正文 CS 字体)" w:hint="eastAsia"/>
                <w:b/>
                <w:bCs/>
                <w:snapToGrid w:val="0"/>
                <w:spacing w:val="6"/>
                <w:sz w:val="18"/>
                <w:szCs w:val="18"/>
              </w:rPr>
              <w:t>变异解读：</w:t>
            </w:r>
            <w:r>
              <w:rPr>
                <w:rFonts w:cs="Times New Roman (正文 CS 字体)" w:hint="eastAsia"/>
                <w:snapToGrid w:val="0"/>
                <w:spacing w:val="6"/>
                <w:sz w:val="18"/>
                <w:szCs w:val="18"/>
              </w:rPr>
              <w:t>-</w:t>
            </w:r>
          </w:p>
        </w:tc>
      </w:tr>
      <w:tr w:rsidR="00795DE2" w14:paraId="5F7C678B" w14:textId="77777777" w:rsidTr="009E2988">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5B83846E" w14:textId="294C5EFB" w:rsidR="00795DE2" w:rsidRPr="00795DE2" w:rsidRDefault="00795DE2" w:rsidP="00795DE2">
            <w:pPr>
              <w:adjustRightInd w:val="0"/>
              <w:snapToGrid w:val="0"/>
              <w:spacing w:line="320" w:lineRule="exact"/>
              <w:rPr>
                <w:rFonts w:cs="Times New Roman (正文 CS 字体)"/>
                <w:b/>
                <w:bCs/>
                <w:snapToGrid w:val="0"/>
                <w:spacing w:val="6"/>
                <w:sz w:val="18"/>
                <w:szCs w:val="18"/>
              </w:rPr>
            </w:pPr>
            <w:r>
              <w:rPr>
                <w:rFonts w:cs="Times New Roman (正文 CS 字体)" w:hint="eastAsia"/>
                <w:b/>
                <w:bCs/>
                <w:snapToGrid w:val="0"/>
                <w:spacing w:val="6"/>
                <w:sz w:val="18"/>
                <w:szCs w:val="18"/>
              </w:rPr>
              <w:t>治疗策略：-</w:t>
            </w:r>
          </w:p>
        </w:tc>
      </w:tr>
      <w:tr w:rsidR="00795DE2" w14:paraId="5A92351A" w14:textId="77777777" w:rsidTr="009E2988">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250C0E6D" w14:textId="00D35F03" w:rsidR="00795DE2" w:rsidRPr="00795DE2" w:rsidRDefault="00795DE2" w:rsidP="008100E9">
            <w:pPr>
              <w:adjustRightInd w:val="0"/>
              <w:snapToGrid w:val="0"/>
              <w:spacing w:line="320" w:lineRule="exact"/>
              <w:rPr>
                <w:rFonts w:cs="Times New Roman (正文 CS 字体)"/>
                <w:snapToGrid w:val="0"/>
                <w:spacing w:val="6"/>
                <w:sz w:val="18"/>
                <w:szCs w:val="18"/>
              </w:rPr>
            </w:pPr>
            <w:r>
              <w:rPr>
                <w:rFonts w:cs="Times New Roman (正文 CS 字体)" w:hint="eastAsia"/>
                <w:b/>
                <w:bCs/>
                <w:snapToGrid w:val="0"/>
                <w:spacing w:val="6"/>
                <w:sz w:val="18"/>
                <w:szCs w:val="18"/>
              </w:rPr>
              <w:t>遗传风险：</w:t>
            </w:r>
            <w:r>
              <w:rPr>
                <w:rFonts w:cs="Times New Roman (正文 CS 字体)"/>
                <w:snapToGrid w:val="0"/>
                <w:spacing w:val="6"/>
                <w:sz w:val="18"/>
                <w:szCs w:val="18"/>
              </w:rPr>
              <w:t>-</w:t>
            </w:r>
          </w:p>
        </w:tc>
      </w:tr>
    </w:tbl>
    <w:p w14:paraId="6EC61F85" w14:textId="7D763F19" w:rsidR="00795DE2" w:rsidRPr="00795DE2" w:rsidRDefault="00795DE2" w:rsidP="00052796">
      <w:pPr>
        <w:rPr>
          <w:b/>
          <w:snapToGrid w:val="0"/>
          <w:color w:val="000000" w:themeColor="text1"/>
          <w:sz w:val="16"/>
          <w:szCs w:val="16"/>
        </w:rPr>
      </w:pPr>
    </w:p>
    <w:p w14:paraId="2720262C" w14:textId="77777777" w:rsidR="00C30FFC" w:rsidRDefault="00C30FFC" w:rsidP="00C30FFC">
      <w:pPr>
        <w:rPr>
          <w:b/>
          <w:snapToGrid w:val="0"/>
          <w:color w:val="000000" w:themeColor="text1"/>
          <w:sz w:val="16"/>
          <w:szCs w:val="16"/>
        </w:rPr>
      </w:pPr>
      <w:r>
        <w:rPr>
          <w:rFonts w:hint="eastAsia"/>
          <w:b/>
          <w:snapToGrid w:val="0"/>
          <w:color w:val="000000" w:themeColor="text1"/>
          <w:sz w:val="16"/>
          <w:szCs w:val="16"/>
        </w:rPr>
        <w:t>{</w:t>
      </w:r>
      <w:r>
        <w:rPr>
          <w:b/>
          <w:snapToGrid w:val="0"/>
          <w:color w:val="000000" w:themeColor="text1"/>
          <w:sz w:val="16"/>
          <w:szCs w:val="16"/>
        </w:rPr>
        <w:t>%p endif%}</w:t>
      </w:r>
    </w:p>
    <w:p w14:paraId="33B955F7" w14:textId="19385844" w:rsidR="00643875" w:rsidRDefault="00BC147C" w:rsidP="00052796">
      <w:pPr>
        <w:rPr>
          <w:rFonts w:cstheme="minorBidi"/>
          <w:b/>
          <w:bCs/>
          <w:color w:val="31849B"/>
          <w:kern w:val="2"/>
          <w:sz w:val="22"/>
          <w:szCs w:val="22"/>
        </w:rPr>
      </w:pPr>
      <w:r>
        <w:rPr>
          <w:rFonts w:hint="eastAsia"/>
          <w:b/>
          <w:snapToGrid w:val="0"/>
          <w:color w:val="000000" w:themeColor="text1"/>
          <w:sz w:val="16"/>
          <w:szCs w:val="16"/>
        </w:rPr>
        <w:t>注：</w:t>
      </w:r>
      <w:r>
        <w:rPr>
          <w:rFonts w:hint="eastAsia"/>
          <w:snapToGrid w:val="0"/>
          <w:color w:val="000000" w:themeColor="text1"/>
          <w:sz w:val="16"/>
          <w:szCs w:val="16"/>
        </w:rPr>
        <w:t>本部分仅对解读为5-致病性、4-疑似致病性胚系变异进行详细解读。</w:t>
      </w:r>
    </w:p>
    <w:p w14:paraId="0E58702D" w14:textId="6F996C60" w:rsidR="00643875" w:rsidRDefault="00643875" w:rsidP="00643875">
      <w:pPr>
        <w:jc w:val="center"/>
        <w:rPr>
          <w:rFonts w:cstheme="minorBidi"/>
          <w:b/>
          <w:bCs/>
          <w:color w:val="31849B"/>
          <w:kern w:val="2"/>
          <w:sz w:val="22"/>
          <w:szCs w:val="22"/>
        </w:rPr>
      </w:pPr>
      <w:r w:rsidRPr="00643875">
        <w:rPr>
          <w:rFonts w:cstheme="minorBidi"/>
          <w:b/>
          <w:bCs/>
          <w:color w:val="31849B"/>
          <w:kern w:val="2"/>
          <w:sz w:val="22"/>
          <w:szCs w:val="22"/>
        </w:rPr>
        <w:t>2.2意义不明确胚系变异详细解读</w:t>
      </w:r>
    </w:p>
    <w:p w14:paraId="2C4129A3" w14:textId="4BDC0542" w:rsidR="00C30FFC" w:rsidRDefault="00C30FFC" w:rsidP="00C30FFC">
      <w:pPr>
        <w:rPr>
          <w:rFonts w:cs="Times New Roman (正文 CS 字体)"/>
          <w:snapToGrid w:val="0"/>
          <w:spacing w:val="6"/>
          <w:sz w:val="18"/>
          <w:szCs w:val="18"/>
        </w:rPr>
      </w:pPr>
      <w:r w:rsidRPr="000B6A17">
        <w:rPr>
          <w:rFonts w:cs="Times New Roman (正文 CS 字体)"/>
          <w:snapToGrid w:val="0"/>
          <w:spacing w:val="6"/>
          <w:sz w:val="18"/>
          <w:szCs w:val="18"/>
        </w:rPr>
        <w:t>{%</w:t>
      </w:r>
      <w:r>
        <w:rPr>
          <w:rFonts w:cs="Times New Roman (正文 CS 字体)"/>
          <w:snapToGrid w:val="0"/>
          <w:spacing w:val="6"/>
          <w:sz w:val="18"/>
          <w:szCs w:val="18"/>
        </w:rPr>
        <w:t>p</w:t>
      </w:r>
      <w:r w:rsidRPr="000B6A17">
        <w:rPr>
          <w:rFonts w:cs="Times New Roman (正文 CS 字体)"/>
          <w:snapToGrid w:val="0"/>
          <w:spacing w:val="6"/>
          <w:sz w:val="18"/>
          <w:szCs w:val="18"/>
        </w:rPr>
        <w:t xml:space="preserve"> if var_brca.snv_</w:t>
      </w:r>
      <w:proofErr w:type="gramStart"/>
      <w:r w:rsidRPr="000B6A17">
        <w:rPr>
          <w:rFonts w:cs="Times New Roman (正文 CS 字体)"/>
          <w:snapToGrid w:val="0"/>
          <w:spacing w:val="6"/>
          <w:sz w:val="18"/>
          <w:szCs w:val="18"/>
        </w:rPr>
        <w:t>s.B</w:t>
      </w:r>
      <w:proofErr w:type="gramEnd"/>
      <w:r w:rsidRPr="000B6A17">
        <w:rPr>
          <w:rFonts w:cs="Times New Roman (正文 CS 字体)"/>
          <w:snapToGrid w:val="0"/>
          <w:spacing w:val="6"/>
          <w:sz w:val="18"/>
          <w:szCs w:val="18"/>
        </w:rPr>
        <w:t>1_L</w:t>
      </w:r>
      <w:r>
        <w:rPr>
          <w:rFonts w:cs="Times New Roman (正文 CS 字体)"/>
          <w:snapToGrid w:val="0"/>
          <w:spacing w:val="6"/>
          <w:sz w:val="18"/>
          <w:szCs w:val="18"/>
        </w:rPr>
        <w:t>3</w:t>
      </w:r>
      <w:r w:rsidRPr="000B6A17">
        <w:rPr>
          <w:rFonts w:cs="Times New Roman (正文 CS 字体)"/>
          <w:snapToGrid w:val="0"/>
          <w:spacing w:val="6"/>
          <w:sz w:val="18"/>
          <w:szCs w:val="18"/>
        </w:rPr>
        <w:t xml:space="preserve"> </w:t>
      </w:r>
      <w:r>
        <w:rPr>
          <w:rFonts w:cs="Times New Roman (正文 CS 字体)"/>
          <w:snapToGrid w:val="0"/>
          <w:spacing w:val="6"/>
          <w:sz w:val="18"/>
          <w:szCs w:val="18"/>
        </w:rPr>
        <w:t xml:space="preserve">+ </w:t>
      </w:r>
      <w:r w:rsidRPr="000B6A17">
        <w:rPr>
          <w:rFonts w:cs="Times New Roman (正文 CS 字体)"/>
          <w:snapToGrid w:val="0"/>
          <w:spacing w:val="6"/>
          <w:sz w:val="18"/>
          <w:szCs w:val="18"/>
        </w:rPr>
        <w:t>var_brca.snv_s.B</w:t>
      </w:r>
      <w:r>
        <w:rPr>
          <w:rFonts w:cs="Times New Roman (正文 CS 字体)"/>
          <w:snapToGrid w:val="0"/>
          <w:spacing w:val="6"/>
          <w:sz w:val="18"/>
          <w:szCs w:val="18"/>
        </w:rPr>
        <w:t>2</w:t>
      </w:r>
      <w:r w:rsidRPr="000B6A17">
        <w:rPr>
          <w:rFonts w:cs="Times New Roman (正文 CS 字体)"/>
          <w:snapToGrid w:val="0"/>
          <w:spacing w:val="6"/>
          <w:sz w:val="18"/>
          <w:szCs w:val="18"/>
        </w:rPr>
        <w:t>_L</w:t>
      </w:r>
      <w:r>
        <w:rPr>
          <w:rFonts w:cs="Times New Roman (正文 CS 字体)"/>
          <w:snapToGrid w:val="0"/>
          <w:spacing w:val="6"/>
          <w:sz w:val="18"/>
          <w:szCs w:val="18"/>
        </w:rPr>
        <w:t>3</w:t>
      </w:r>
      <w:r w:rsidRPr="000B6A17">
        <w:rPr>
          <w:rFonts w:cs="Times New Roman (正文 CS 字体)"/>
          <w:snapToGrid w:val="0"/>
          <w:spacing w:val="6"/>
          <w:sz w:val="18"/>
          <w:szCs w:val="18"/>
        </w:rPr>
        <w:t xml:space="preserve"> %}</w:t>
      </w:r>
    </w:p>
    <w:p w14:paraId="470A42D6" w14:textId="0EAC67B5" w:rsidR="00C30FFC" w:rsidRDefault="00C30FFC" w:rsidP="00C30FFC">
      <w:pPr>
        <w:rPr>
          <w:rFonts w:cs="Times New Roman (正文 CS 字体)"/>
          <w:snapToGrid w:val="0"/>
          <w:spacing w:val="6"/>
          <w:sz w:val="18"/>
          <w:szCs w:val="18"/>
        </w:rPr>
      </w:pPr>
      <w:r w:rsidRPr="000B6A17">
        <w:rPr>
          <w:rFonts w:cs="Times New Roman (正文 CS 字体)"/>
          <w:snapToGrid w:val="0"/>
          <w:spacing w:val="6"/>
          <w:sz w:val="18"/>
          <w:szCs w:val="18"/>
        </w:rPr>
        <w:t>{%</w:t>
      </w:r>
      <w:r>
        <w:rPr>
          <w:rFonts w:cs="Times New Roman (正文 CS 字体)"/>
          <w:snapToGrid w:val="0"/>
          <w:spacing w:val="6"/>
          <w:sz w:val="18"/>
          <w:szCs w:val="18"/>
        </w:rPr>
        <w:t>p</w:t>
      </w:r>
      <w:r w:rsidRPr="000B6A17">
        <w:rPr>
          <w:rFonts w:cs="Times New Roman (正文 CS 字体)"/>
          <w:snapToGrid w:val="0"/>
          <w:spacing w:val="6"/>
          <w:sz w:val="18"/>
          <w:szCs w:val="18"/>
        </w:rPr>
        <w:t xml:space="preserve"> </w:t>
      </w:r>
      <w:r>
        <w:rPr>
          <w:rFonts w:cs="Times New Roman (正文 CS 字体)"/>
          <w:snapToGrid w:val="0"/>
          <w:spacing w:val="6"/>
          <w:sz w:val="18"/>
          <w:szCs w:val="18"/>
        </w:rPr>
        <w:t>for a in</w:t>
      </w:r>
      <w:r w:rsidRPr="000B6A17">
        <w:rPr>
          <w:rFonts w:cs="Times New Roman (正文 CS 字体)"/>
          <w:snapToGrid w:val="0"/>
          <w:spacing w:val="6"/>
          <w:sz w:val="18"/>
          <w:szCs w:val="18"/>
        </w:rPr>
        <w:t xml:space="preserve"> var_brca.snv_</w:t>
      </w:r>
      <w:proofErr w:type="gramStart"/>
      <w:r w:rsidRPr="000B6A17">
        <w:rPr>
          <w:rFonts w:cs="Times New Roman (正文 CS 字体)"/>
          <w:snapToGrid w:val="0"/>
          <w:spacing w:val="6"/>
          <w:sz w:val="18"/>
          <w:szCs w:val="18"/>
        </w:rPr>
        <w:t>s.B</w:t>
      </w:r>
      <w:proofErr w:type="gramEnd"/>
      <w:r w:rsidRPr="000B6A17">
        <w:rPr>
          <w:rFonts w:cs="Times New Roman (正文 CS 字体)"/>
          <w:snapToGrid w:val="0"/>
          <w:spacing w:val="6"/>
          <w:sz w:val="18"/>
          <w:szCs w:val="18"/>
        </w:rPr>
        <w:t>1_L</w:t>
      </w:r>
      <w:r>
        <w:rPr>
          <w:rFonts w:cs="Times New Roman (正文 CS 字体)"/>
          <w:snapToGrid w:val="0"/>
          <w:spacing w:val="6"/>
          <w:sz w:val="18"/>
          <w:szCs w:val="18"/>
        </w:rPr>
        <w:t>3</w:t>
      </w:r>
      <w:r w:rsidRPr="000B6A17">
        <w:rPr>
          <w:rFonts w:cs="Times New Roman (正文 CS 字体)"/>
          <w:snapToGrid w:val="0"/>
          <w:spacing w:val="6"/>
          <w:sz w:val="18"/>
          <w:szCs w:val="18"/>
        </w:rPr>
        <w:t xml:space="preserve"> </w:t>
      </w:r>
      <w:r>
        <w:rPr>
          <w:rFonts w:cs="Times New Roman (正文 CS 字体)"/>
          <w:snapToGrid w:val="0"/>
          <w:spacing w:val="6"/>
          <w:sz w:val="18"/>
          <w:szCs w:val="18"/>
        </w:rPr>
        <w:t xml:space="preserve">+ </w:t>
      </w:r>
      <w:r w:rsidRPr="000B6A17">
        <w:rPr>
          <w:rFonts w:cs="Times New Roman (正文 CS 字体)"/>
          <w:snapToGrid w:val="0"/>
          <w:spacing w:val="6"/>
          <w:sz w:val="18"/>
          <w:szCs w:val="18"/>
        </w:rPr>
        <w:t>var_brca.snv_s.B</w:t>
      </w:r>
      <w:r>
        <w:rPr>
          <w:rFonts w:cs="Times New Roman (正文 CS 字体)"/>
          <w:snapToGrid w:val="0"/>
          <w:spacing w:val="6"/>
          <w:sz w:val="18"/>
          <w:szCs w:val="18"/>
        </w:rPr>
        <w:t>2</w:t>
      </w:r>
      <w:r w:rsidRPr="000B6A17">
        <w:rPr>
          <w:rFonts w:cs="Times New Roman (正文 CS 字体)"/>
          <w:snapToGrid w:val="0"/>
          <w:spacing w:val="6"/>
          <w:sz w:val="18"/>
          <w:szCs w:val="18"/>
        </w:rPr>
        <w:t>_L</w:t>
      </w:r>
      <w:r>
        <w:rPr>
          <w:rFonts w:cs="Times New Roman (正文 CS 字体)"/>
          <w:snapToGrid w:val="0"/>
          <w:spacing w:val="6"/>
          <w:sz w:val="18"/>
          <w:szCs w:val="18"/>
        </w:rPr>
        <w:t>3</w:t>
      </w:r>
      <w:r w:rsidRPr="000B6A17">
        <w:rPr>
          <w:rFonts w:cs="Times New Roman (正文 CS 字体)"/>
          <w:snapToGrid w:val="0"/>
          <w:spacing w:val="6"/>
          <w:sz w:val="18"/>
          <w:szCs w:val="18"/>
        </w:rPr>
        <w:t xml:space="preserve"> %}</w:t>
      </w:r>
    </w:p>
    <w:tbl>
      <w:tblPr>
        <w:tblStyle w:val="afffd"/>
        <w:tblW w:w="5000" w:type="pct"/>
        <w:tblBorders>
          <w:top w:val="single" w:sz="4" w:space="0" w:color="9BBB59" w:themeColor="accent3"/>
          <w:left w:val="none" w:sz="0" w:space="0" w:color="auto"/>
          <w:bottom w:val="single" w:sz="8" w:space="0" w:color="9BBB59" w:themeColor="accent3"/>
          <w:right w:val="none" w:sz="0" w:space="0" w:color="auto"/>
          <w:insideH w:val="dotted" w:sz="2" w:space="0" w:color="D9D9D9" w:themeColor="background1" w:themeShade="D9"/>
          <w:insideV w:val="none" w:sz="0" w:space="0" w:color="auto"/>
        </w:tblBorders>
        <w:tblLook w:val="04A0" w:firstRow="1" w:lastRow="0" w:firstColumn="1" w:lastColumn="0" w:noHBand="0" w:noVBand="1"/>
      </w:tblPr>
      <w:tblGrid>
        <w:gridCol w:w="10415"/>
      </w:tblGrid>
      <w:tr w:rsidR="005120CF" w14:paraId="4C326915" w14:textId="77777777" w:rsidTr="009E2988">
        <w:trPr>
          <w:trHeight w:val="510"/>
        </w:trPr>
        <w:tc>
          <w:tcPr>
            <w:tcW w:w="10456" w:type="dxa"/>
            <w:tcBorders>
              <w:top w:val="single" w:sz="4" w:space="0" w:color="31849B"/>
              <w:bottom w:val="single" w:sz="4" w:space="0" w:color="31849B"/>
              <w:right w:val="single" w:sz="8" w:space="0" w:color="FFFFFF" w:themeColor="background1"/>
            </w:tcBorders>
            <w:shd w:val="clear" w:color="auto" w:fill="DBEFF4"/>
            <w:tcMar>
              <w:top w:w="60" w:type="dxa"/>
              <w:bottom w:w="60" w:type="dxa"/>
            </w:tcMar>
            <w:vAlign w:val="center"/>
          </w:tcPr>
          <w:p w14:paraId="0332BABC" w14:textId="7726E55C" w:rsidR="005120CF" w:rsidRDefault="005120CF" w:rsidP="00324704">
            <w:pPr>
              <w:adjustRightInd w:val="0"/>
              <w:snapToGrid w:val="0"/>
              <w:spacing w:line="240" w:lineRule="atLeast"/>
              <w:rPr>
                <w:rFonts w:cs="Times New Roman (正文 CS 字体)"/>
                <w:snapToGrid w:val="0"/>
                <w:spacing w:val="6"/>
                <w:sz w:val="18"/>
                <w:szCs w:val="18"/>
              </w:rPr>
            </w:pPr>
            <w:r>
              <w:rPr>
                <w:rFonts w:cs="Times New Roman (正文 CS 字体)" w:hint="eastAsia"/>
                <w:b/>
                <w:bCs/>
                <w:snapToGrid w:val="0"/>
                <w:color w:val="31849B"/>
                <w:spacing w:val="6"/>
                <w:sz w:val="18"/>
                <w:szCs w:val="18"/>
              </w:rPr>
              <w:t>基因变异：</w:t>
            </w:r>
            <w:r w:rsidR="00C30FFC">
              <w:rPr>
                <w:rFonts w:cs="Times New Roman (正文 CS 字体)"/>
                <w:snapToGrid w:val="0"/>
                <w:spacing w:val="6"/>
                <w:sz w:val="18"/>
                <w:szCs w:val="18"/>
              </w:rPr>
              <w:t>{{</w:t>
            </w:r>
            <w:proofErr w:type="spellStart"/>
            <w:r w:rsidR="00C30FFC">
              <w:rPr>
                <w:rFonts w:cs="Times New Roman (正文 CS 字体)"/>
                <w:snapToGrid w:val="0"/>
                <w:spacing w:val="6"/>
                <w:sz w:val="18"/>
                <w:szCs w:val="18"/>
              </w:rPr>
              <w:t>a.gene_symbol</w:t>
            </w:r>
            <w:proofErr w:type="spellEnd"/>
            <w:r w:rsidR="00C30FFC">
              <w:rPr>
                <w:rFonts w:cs="Times New Roman (正文 CS 字体)"/>
                <w:snapToGrid w:val="0"/>
                <w:spacing w:val="6"/>
                <w:sz w:val="18"/>
                <w:szCs w:val="18"/>
              </w:rPr>
              <w:t>}}</w:t>
            </w:r>
            <w:r w:rsidR="00C30FFC">
              <w:rPr>
                <w:rFonts w:cs="Times New Roman (正文 CS 字体)" w:hint="eastAsia"/>
                <w:snapToGrid w:val="0"/>
                <w:spacing w:val="6"/>
                <w:sz w:val="18"/>
                <w:szCs w:val="18"/>
              </w:rPr>
              <w:t>基因 {{</w:t>
            </w:r>
            <w:proofErr w:type="spellStart"/>
            <w:r w:rsidR="00C30FFC">
              <w:rPr>
                <w:rFonts w:cs="Times New Roman (正文 CS 字体)"/>
                <w:snapToGrid w:val="0"/>
                <w:spacing w:val="6"/>
                <w:sz w:val="18"/>
                <w:szCs w:val="18"/>
              </w:rPr>
              <w:t>a.gene_region</w:t>
            </w:r>
            <w:proofErr w:type="spellEnd"/>
            <w:r w:rsidR="00C30FFC">
              <w:rPr>
                <w:rFonts w:cs="Times New Roman (正文 CS 字体)" w:hint="eastAsia"/>
                <w:snapToGrid w:val="0"/>
                <w:spacing w:val="6"/>
                <w:sz w:val="18"/>
                <w:szCs w:val="18"/>
              </w:rPr>
              <w:t>}}</w:t>
            </w:r>
            <w:r w:rsidR="00C30FFC">
              <w:rPr>
                <w:rFonts w:cs="Times New Roman (正文 CS 字体)"/>
                <w:snapToGrid w:val="0"/>
                <w:spacing w:val="6"/>
                <w:sz w:val="18"/>
                <w:szCs w:val="18"/>
              </w:rPr>
              <w:t xml:space="preserve"> {{</w:t>
            </w:r>
            <w:proofErr w:type="spellStart"/>
            <w:r w:rsidR="00C30FFC">
              <w:rPr>
                <w:rFonts w:cs="Times New Roman (正文 CS 字体)"/>
                <w:snapToGrid w:val="0"/>
                <w:spacing w:val="6"/>
                <w:sz w:val="18"/>
                <w:szCs w:val="18"/>
              </w:rPr>
              <w:t>a.hgvs_c</w:t>
            </w:r>
            <w:proofErr w:type="spellEnd"/>
            <w:r w:rsidR="00C30FFC">
              <w:rPr>
                <w:rFonts w:cs="Times New Roman (正文 CS 字体)"/>
                <w:snapToGrid w:val="0"/>
                <w:spacing w:val="6"/>
                <w:sz w:val="18"/>
                <w:szCs w:val="18"/>
              </w:rPr>
              <w:t xml:space="preserve">}}{%if </w:t>
            </w:r>
            <w:proofErr w:type="spellStart"/>
            <w:r w:rsidR="00C30FFC">
              <w:rPr>
                <w:rFonts w:cs="Times New Roman (正文 CS 字体)"/>
                <w:snapToGrid w:val="0"/>
                <w:spacing w:val="6"/>
                <w:sz w:val="18"/>
                <w:szCs w:val="18"/>
              </w:rPr>
              <w:t>a.hgvs_p</w:t>
            </w:r>
            <w:proofErr w:type="spellEnd"/>
            <w:r w:rsidR="00C30FFC">
              <w:rPr>
                <w:rFonts w:cs="Times New Roman (正文 CS 字体)"/>
                <w:snapToGrid w:val="0"/>
                <w:spacing w:val="6"/>
                <w:sz w:val="18"/>
                <w:szCs w:val="18"/>
              </w:rPr>
              <w:t xml:space="preserve"> != “p.?”%} {{</w:t>
            </w:r>
            <w:proofErr w:type="spellStart"/>
            <w:r w:rsidR="00C30FFC">
              <w:rPr>
                <w:rFonts w:cs="Times New Roman (正文 CS 字体)"/>
                <w:snapToGrid w:val="0"/>
                <w:spacing w:val="6"/>
                <w:sz w:val="18"/>
                <w:szCs w:val="18"/>
              </w:rPr>
              <w:t>a.hgvs_p</w:t>
            </w:r>
            <w:proofErr w:type="spellEnd"/>
            <w:r w:rsidR="00C30FFC">
              <w:rPr>
                <w:rFonts w:cs="Times New Roman (正文 CS 字体)"/>
                <w:snapToGrid w:val="0"/>
                <w:spacing w:val="6"/>
                <w:sz w:val="18"/>
                <w:szCs w:val="18"/>
              </w:rPr>
              <w:t>}}{%endif%}</w:t>
            </w:r>
          </w:p>
        </w:tc>
      </w:tr>
      <w:tr w:rsidR="00C30FFC" w14:paraId="30412B06" w14:textId="77777777" w:rsidTr="009E2988">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44F6199B" w14:textId="443FE8CA" w:rsidR="00C30FFC" w:rsidRDefault="00C30FFC" w:rsidP="00FB0182">
            <w:pPr>
              <w:adjustRightInd w:val="0"/>
              <w:snapToGrid w:val="0"/>
              <w:spacing w:line="320" w:lineRule="exact"/>
              <w:jc w:val="both"/>
              <w:rPr>
                <w:rFonts w:cs="Times New Roman (正文 CS 字体)"/>
                <w:snapToGrid w:val="0"/>
                <w:spacing w:val="6"/>
                <w:sz w:val="18"/>
                <w:szCs w:val="18"/>
              </w:rPr>
            </w:pPr>
            <w:r>
              <w:rPr>
                <w:rFonts w:cs="Times New Roman (正文 CS 字体)" w:hint="eastAsia"/>
                <w:b/>
                <w:bCs/>
                <w:snapToGrid w:val="0"/>
                <w:spacing w:val="6"/>
                <w:sz w:val="18"/>
                <w:szCs w:val="18"/>
              </w:rPr>
              <w:t>基因介绍：</w:t>
            </w:r>
            <w:r w:rsidRPr="00C805BE">
              <w:rPr>
                <w:rFonts w:cs="Times New Roman (正文 CS 字体)"/>
                <w:snapToGrid w:val="0"/>
                <w:spacing w:val="6"/>
                <w:sz w:val="18"/>
                <w:szCs w:val="18"/>
              </w:rPr>
              <w:t>{{</w:t>
            </w:r>
            <w:proofErr w:type="spellStart"/>
            <w:proofErr w:type="gramStart"/>
            <w:r w:rsidRPr="00C805BE">
              <w:rPr>
                <w:rFonts w:cs="Times New Roman (正文 CS 字体)"/>
                <w:snapToGrid w:val="0"/>
                <w:spacing w:val="6"/>
                <w:sz w:val="18"/>
                <w:szCs w:val="18"/>
              </w:rPr>
              <w:t>a.gene</w:t>
            </w:r>
            <w:proofErr w:type="gramEnd"/>
            <w:r w:rsidRPr="00C805BE">
              <w:rPr>
                <w:rFonts w:cs="Times New Roman (正文 CS 字体)"/>
                <w:snapToGrid w:val="0"/>
                <w:spacing w:val="6"/>
                <w:sz w:val="18"/>
                <w:szCs w:val="18"/>
              </w:rPr>
              <w:t>_function|e</w:t>
            </w:r>
            <w:proofErr w:type="spellEnd"/>
            <w:r w:rsidRPr="00C805BE">
              <w:rPr>
                <w:rFonts w:cs="Times New Roman (正文 CS 字体)"/>
                <w:snapToGrid w:val="0"/>
                <w:spacing w:val="6"/>
                <w:sz w:val="18"/>
                <w:szCs w:val="18"/>
              </w:rPr>
              <w:t>}}</w:t>
            </w:r>
          </w:p>
        </w:tc>
      </w:tr>
      <w:tr w:rsidR="00C30FFC" w14:paraId="0A9940FB" w14:textId="77777777" w:rsidTr="009E2988">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4F1C453E" w14:textId="3D951E75" w:rsidR="00C30FFC" w:rsidRDefault="00C30FFC" w:rsidP="00FB0182">
            <w:pPr>
              <w:adjustRightInd w:val="0"/>
              <w:snapToGrid w:val="0"/>
              <w:spacing w:line="320" w:lineRule="exact"/>
              <w:jc w:val="both"/>
              <w:rPr>
                <w:rFonts w:cs="Times New Roman (正文 CS 字体)"/>
                <w:b/>
                <w:bCs/>
                <w:snapToGrid w:val="0"/>
                <w:spacing w:val="6"/>
                <w:sz w:val="18"/>
                <w:szCs w:val="18"/>
              </w:rPr>
            </w:pPr>
            <w:r>
              <w:rPr>
                <w:rFonts w:cs="Times New Roman (正文 CS 字体)" w:hint="eastAsia"/>
                <w:b/>
                <w:bCs/>
                <w:snapToGrid w:val="0"/>
                <w:spacing w:val="6"/>
                <w:sz w:val="18"/>
                <w:szCs w:val="18"/>
              </w:rPr>
              <w:t>变异解读：</w:t>
            </w:r>
            <w:r w:rsidRPr="00C805BE">
              <w:rPr>
                <w:rFonts w:cs="Times New Roman (正文 CS 字体)"/>
                <w:snapToGrid w:val="0"/>
                <w:spacing w:val="6"/>
                <w:sz w:val="18"/>
                <w:szCs w:val="18"/>
              </w:rPr>
              <w:t>{{</w:t>
            </w:r>
            <w:proofErr w:type="spellStart"/>
            <w:r w:rsidRPr="00C805BE">
              <w:rPr>
                <w:rFonts w:cs="Times New Roman (正文 CS 字体)"/>
                <w:snapToGrid w:val="0"/>
                <w:spacing w:val="6"/>
                <w:sz w:val="18"/>
                <w:szCs w:val="18"/>
              </w:rPr>
              <w:t>a.variant_desc_cn|e</w:t>
            </w:r>
            <w:proofErr w:type="spellEnd"/>
            <w:r w:rsidRPr="00C805BE">
              <w:rPr>
                <w:rFonts w:cs="Times New Roman (正文 CS 字体)"/>
                <w:snapToGrid w:val="0"/>
                <w:spacing w:val="6"/>
                <w:sz w:val="18"/>
                <w:szCs w:val="18"/>
              </w:rPr>
              <w:t>}}{{</w:t>
            </w:r>
            <w:proofErr w:type="spellStart"/>
            <w:r w:rsidRPr="00C805BE">
              <w:rPr>
                <w:rFonts w:cs="Times New Roman (正文 CS 字体)"/>
                <w:snapToGrid w:val="0"/>
                <w:spacing w:val="6"/>
                <w:sz w:val="18"/>
                <w:szCs w:val="18"/>
              </w:rPr>
              <w:t>a.variant_interpret_cn|e</w:t>
            </w:r>
            <w:proofErr w:type="spellEnd"/>
            <w:r w:rsidRPr="00C805BE">
              <w:rPr>
                <w:rFonts w:cs="Times New Roman (正文 CS 字体)"/>
                <w:snapToGrid w:val="0"/>
                <w:spacing w:val="6"/>
                <w:sz w:val="18"/>
                <w:szCs w:val="18"/>
              </w:rPr>
              <w:t xml:space="preserve">}}因此，该变异为{%if </w:t>
            </w:r>
            <w:proofErr w:type="spellStart"/>
            <w:r w:rsidRPr="00C805BE">
              <w:rPr>
                <w:rFonts w:cs="Times New Roman (正文 CS 字体)"/>
                <w:snapToGrid w:val="0"/>
                <w:spacing w:val="6"/>
                <w:sz w:val="18"/>
                <w:szCs w:val="18"/>
              </w:rPr>
              <w:t>a.clinic_num_g</w:t>
            </w:r>
            <w:proofErr w:type="spellEnd"/>
            <w:r w:rsidRPr="00C805BE">
              <w:rPr>
                <w:rFonts w:cs="Times New Roman (正文 CS 字体)"/>
                <w:snapToGrid w:val="0"/>
                <w:spacing w:val="6"/>
                <w:sz w:val="18"/>
                <w:szCs w:val="18"/>
              </w:rPr>
              <w:t>==4%}</w:t>
            </w:r>
            <w:r>
              <w:rPr>
                <w:rFonts w:cs="Times New Roman (正文 CS 字体)" w:hint="eastAsia"/>
                <w:snapToGrid w:val="0"/>
                <w:spacing w:val="6"/>
                <w:sz w:val="18"/>
                <w:szCs w:val="18"/>
              </w:rPr>
              <w:t>疑似</w:t>
            </w:r>
            <w:r w:rsidRPr="00C805BE">
              <w:rPr>
                <w:rFonts w:cs="Times New Roman (正文 CS 字体)"/>
                <w:snapToGrid w:val="0"/>
                <w:spacing w:val="6"/>
                <w:sz w:val="18"/>
                <w:szCs w:val="18"/>
              </w:rPr>
              <w:t>致病</w:t>
            </w:r>
            <w:r>
              <w:rPr>
                <w:rFonts w:cs="Times New Roman (正文 CS 字体)" w:hint="eastAsia"/>
                <w:snapToGrid w:val="0"/>
                <w:spacing w:val="6"/>
                <w:sz w:val="18"/>
                <w:szCs w:val="18"/>
              </w:rPr>
              <w:t>性</w:t>
            </w:r>
            <w:r w:rsidRPr="00C805BE">
              <w:rPr>
                <w:rFonts w:cs="Times New Roman (正文 CS 字体)"/>
                <w:snapToGrid w:val="0"/>
                <w:spacing w:val="6"/>
                <w:sz w:val="18"/>
                <w:szCs w:val="18"/>
              </w:rPr>
              <w:t>变异。{%</w:t>
            </w:r>
            <w:proofErr w:type="spellStart"/>
            <w:r w:rsidRPr="00C805BE">
              <w:rPr>
                <w:rFonts w:cs="Times New Roman (正文 CS 字体)"/>
                <w:snapToGrid w:val="0"/>
                <w:spacing w:val="6"/>
                <w:sz w:val="18"/>
                <w:szCs w:val="18"/>
              </w:rPr>
              <w:t>elif</w:t>
            </w:r>
            <w:proofErr w:type="spellEnd"/>
            <w:r w:rsidRPr="00C805BE">
              <w:rPr>
                <w:rFonts w:cs="Times New Roman (正文 CS 字体)"/>
                <w:snapToGrid w:val="0"/>
                <w:spacing w:val="6"/>
                <w:sz w:val="18"/>
                <w:szCs w:val="18"/>
              </w:rPr>
              <w:t xml:space="preserve"> </w:t>
            </w:r>
            <w:proofErr w:type="spellStart"/>
            <w:r w:rsidRPr="00C805BE">
              <w:rPr>
                <w:rFonts w:cs="Times New Roman (正文 CS 字体)"/>
                <w:snapToGrid w:val="0"/>
                <w:spacing w:val="6"/>
                <w:sz w:val="18"/>
                <w:szCs w:val="18"/>
              </w:rPr>
              <w:t>a.clinic_num_g</w:t>
            </w:r>
            <w:proofErr w:type="spellEnd"/>
            <w:r w:rsidRPr="00C805BE">
              <w:rPr>
                <w:rFonts w:cs="Times New Roman (正文 CS 字体)"/>
                <w:snapToGrid w:val="0"/>
                <w:spacing w:val="6"/>
                <w:sz w:val="18"/>
                <w:szCs w:val="18"/>
              </w:rPr>
              <w:t>==5%}</w:t>
            </w:r>
            <w:r>
              <w:rPr>
                <w:rFonts w:cs="Times New Roman (正文 CS 字体)" w:hint="eastAsia"/>
                <w:snapToGrid w:val="0"/>
                <w:spacing w:val="6"/>
                <w:sz w:val="18"/>
                <w:szCs w:val="18"/>
              </w:rPr>
              <w:t>致病性</w:t>
            </w:r>
            <w:r w:rsidRPr="00C805BE">
              <w:rPr>
                <w:rFonts w:cs="Times New Roman (正文 CS 字体)"/>
                <w:snapToGrid w:val="0"/>
                <w:spacing w:val="6"/>
                <w:sz w:val="18"/>
                <w:szCs w:val="18"/>
              </w:rPr>
              <w:t>变异。{%else%}意义不明确变异。{%endif%}</w:t>
            </w:r>
          </w:p>
        </w:tc>
      </w:tr>
    </w:tbl>
    <w:p w14:paraId="030BE79E" w14:textId="77777777" w:rsidR="00C30FFC" w:rsidRDefault="00C30FFC" w:rsidP="00C30FFC">
      <w:pPr>
        <w:rPr>
          <w:b/>
          <w:snapToGrid w:val="0"/>
          <w:color w:val="000000" w:themeColor="text1"/>
          <w:sz w:val="16"/>
          <w:szCs w:val="16"/>
        </w:rPr>
      </w:pPr>
    </w:p>
    <w:p w14:paraId="7AC14AD2" w14:textId="77777777" w:rsidR="00C30FFC" w:rsidRDefault="00C30FFC" w:rsidP="00C30FFC">
      <w:pPr>
        <w:rPr>
          <w:b/>
          <w:snapToGrid w:val="0"/>
          <w:color w:val="000000" w:themeColor="text1"/>
          <w:sz w:val="16"/>
          <w:szCs w:val="16"/>
        </w:rPr>
      </w:pPr>
      <w:r>
        <w:rPr>
          <w:rFonts w:hint="eastAsia"/>
          <w:b/>
          <w:snapToGrid w:val="0"/>
          <w:color w:val="000000" w:themeColor="text1"/>
          <w:sz w:val="16"/>
          <w:szCs w:val="16"/>
        </w:rPr>
        <w:t>{</w:t>
      </w:r>
      <w:r>
        <w:rPr>
          <w:b/>
          <w:snapToGrid w:val="0"/>
          <w:color w:val="000000" w:themeColor="text1"/>
          <w:sz w:val="16"/>
          <w:szCs w:val="16"/>
        </w:rPr>
        <w:t xml:space="preserve">%p </w:t>
      </w:r>
      <w:proofErr w:type="spellStart"/>
      <w:r>
        <w:rPr>
          <w:b/>
          <w:snapToGrid w:val="0"/>
          <w:color w:val="000000" w:themeColor="text1"/>
          <w:sz w:val="16"/>
          <w:szCs w:val="16"/>
        </w:rPr>
        <w:t>endfor</w:t>
      </w:r>
      <w:proofErr w:type="spellEnd"/>
      <w:r>
        <w:rPr>
          <w:b/>
          <w:snapToGrid w:val="0"/>
          <w:color w:val="000000" w:themeColor="text1"/>
          <w:sz w:val="16"/>
          <w:szCs w:val="16"/>
        </w:rPr>
        <w:t>%}</w:t>
      </w:r>
    </w:p>
    <w:p w14:paraId="646063DC" w14:textId="06464FFB" w:rsidR="00C30FFC" w:rsidRDefault="00C30FFC" w:rsidP="00C30FFC">
      <w:pPr>
        <w:rPr>
          <w:b/>
          <w:snapToGrid w:val="0"/>
          <w:color w:val="000000" w:themeColor="text1"/>
          <w:sz w:val="16"/>
          <w:szCs w:val="16"/>
        </w:rPr>
      </w:pPr>
      <w:r>
        <w:rPr>
          <w:rFonts w:hint="eastAsia"/>
          <w:b/>
          <w:snapToGrid w:val="0"/>
          <w:color w:val="000000" w:themeColor="text1"/>
          <w:sz w:val="16"/>
          <w:szCs w:val="16"/>
        </w:rPr>
        <w:t>{</w:t>
      </w:r>
      <w:r>
        <w:rPr>
          <w:b/>
          <w:snapToGrid w:val="0"/>
          <w:color w:val="000000" w:themeColor="text1"/>
          <w:sz w:val="16"/>
          <w:szCs w:val="16"/>
        </w:rPr>
        <w:t>%p else%}</w:t>
      </w:r>
    </w:p>
    <w:tbl>
      <w:tblPr>
        <w:tblStyle w:val="afffd"/>
        <w:tblW w:w="5000" w:type="pct"/>
        <w:tblBorders>
          <w:top w:val="single" w:sz="4" w:space="0" w:color="9BBB59" w:themeColor="accent3"/>
          <w:left w:val="none" w:sz="0" w:space="0" w:color="auto"/>
          <w:bottom w:val="single" w:sz="8" w:space="0" w:color="9BBB59" w:themeColor="accent3"/>
          <w:right w:val="none" w:sz="0" w:space="0" w:color="auto"/>
          <w:insideH w:val="dotted" w:sz="2" w:space="0" w:color="D9D9D9" w:themeColor="background1" w:themeShade="D9"/>
          <w:insideV w:val="none" w:sz="0" w:space="0" w:color="auto"/>
        </w:tblBorders>
        <w:tblLook w:val="04A0" w:firstRow="1" w:lastRow="0" w:firstColumn="1" w:lastColumn="0" w:noHBand="0" w:noVBand="1"/>
      </w:tblPr>
      <w:tblGrid>
        <w:gridCol w:w="10415"/>
      </w:tblGrid>
      <w:tr w:rsidR="00C30FFC" w14:paraId="4A7C3651" w14:textId="77777777" w:rsidTr="009E2988">
        <w:trPr>
          <w:trHeight w:val="510"/>
        </w:trPr>
        <w:tc>
          <w:tcPr>
            <w:tcW w:w="10456" w:type="dxa"/>
            <w:tcBorders>
              <w:top w:val="single" w:sz="4" w:space="0" w:color="31849B"/>
              <w:bottom w:val="single" w:sz="4" w:space="0" w:color="31849B"/>
              <w:right w:val="single" w:sz="8" w:space="0" w:color="FFFFFF" w:themeColor="background1"/>
            </w:tcBorders>
            <w:shd w:val="clear" w:color="auto" w:fill="DBEFF4"/>
            <w:tcMar>
              <w:top w:w="60" w:type="dxa"/>
              <w:bottom w:w="60" w:type="dxa"/>
            </w:tcMar>
            <w:vAlign w:val="center"/>
          </w:tcPr>
          <w:p w14:paraId="5399B331" w14:textId="5C0A422B" w:rsidR="00C30FFC" w:rsidRDefault="00C30FFC" w:rsidP="008100E9">
            <w:pPr>
              <w:adjustRightInd w:val="0"/>
              <w:snapToGrid w:val="0"/>
              <w:spacing w:line="240" w:lineRule="atLeast"/>
              <w:rPr>
                <w:rFonts w:cs="Times New Roman (正文 CS 字体)"/>
                <w:snapToGrid w:val="0"/>
                <w:spacing w:val="6"/>
                <w:sz w:val="18"/>
                <w:szCs w:val="18"/>
              </w:rPr>
            </w:pPr>
            <w:r>
              <w:rPr>
                <w:rFonts w:cs="Times New Roman (正文 CS 字体)" w:hint="eastAsia"/>
                <w:b/>
                <w:bCs/>
                <w:snapToGrid w:val="0"/>
                <w:color w:val="31849B"/>
                <w:spacing w:val="6"/>
                <w:sz w:val="18"/>
                <w:szCs w:val="18"/>
              </w:rPr>
              <w:t>基因变异：</w:t>
            </w:r>
            <w:r w:rsidRPr="00C30FFC">
              <w:rPr>
                <w:rFonts w:cs="Times New Roman (正文 CS 字体)" w:hint="eastAsia"/>
                <w:b/>
                <w:bCs/>
                <w:snapToGrid w:val="0"/>
                <w:color w:val="000000" w:themeColor="text1"/>
                <w:spacing w:val="6"/>
                <w:sz w:val="18"/>
                <w:szCs w:val="18"/>
              </w:rPr>
              <w:t>-</w:t>
            </w:r>
          </w:p>
        </w:tc>
      </w:tr>
      <w:tr w:rsidR="00C30FFC" w14:paraId="23034708" w14:textId="77777777" w:rsidTr="009E2988">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1A3CA143" w14:textId="42B63044" w:rsidR="00C30FFC" w:rsidRDefault="00C30FFC" w:rsidP="008100E9">
            <w:pPr>
              <w:adjustRightInd w:val="0"/>
              <w:snapToGrid w:val="0"/>
              <w:spacing w:line="320" w:lineRule="exact"/>
              <w:rPr>
                <w:rFonts w:cs="Times New Roman (正文 CS 字体)"/>
                <w:snapToGrid w:val="0"/>
                <w:spacing w:val="6"/>
                <w:sz w:val="18"/>
                <w:szCs w:val="18"/>
              </w:rPr>
            </w:pPr>
            <w:r>
              <w:rPr>
                <w:rFonts w:cs="Times New Roman (正文 CS 字体)" w:hint="eastAsia"/>
                <w:b/>
                <w:bCs/>
                <w:snapToGrid w:val="0"/>
                <w:spacing w:val="6"/>
                <w:sz w:val="18"/>
                <w:szCs w:val="18"/>
              </w:rPr>
              <w:lastRenderedPageBreak/>
              <w:t>基因介绍：-</w:t>
            </w:r>
          </w:p>
        </w:tc>
      </w:tr>
      <w:tr w:rsidR="00C30FFC" w14:paraId="638E7426" w14:textId="77777777" w:rsidTr="009E2988">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4FC8C084" w14:textId="34423AA0" w:rsidR="00C30FFC" w:rsidRDefault="00C30FFC" w:rsidP="008100E9">
            <w:pPr>
              <w:adjustRightInd w:val="0"/>
              <w:snapToGrid w:val="0"/>
              <w:spacing w:line="320" w:lineRule="exact"/>
              <w:rPr>
                <w:rFonts w:cs="Times New Roman (正文 CS 字体)"/>
                <w:b/>
                <w:bCs/>
                <w:snapToGrid w:val="0"/>
                <w:spacing w:val="6"/>
                <w:sz w:val="18"/>
                <w:szCs w:val="18"/>
              </w:rPr>
            </w:pPr>
            <w:r>
              <w:rPr>
                <w:rFonts w:cs="Times New Roman (正文 CS 字体)" w:hint="eastAsia"/>
                <w:b/>
                <w:bCs/>
                <w:snapToGrid w:val="0"/>
                <w:spacing w:val="6"/>
                <w:sz w:val="18"/>
                <w:szCs w:val="18"/>
              </w:rPr>
              <w:t>变异解读：-</w:t>
            </w:r>
          </w:p>
        </w:tc>
      </w:tr>
    </w:tbl>
    <w:p w14:paraId="52770A8E" w14:textId="77777777" w:rsidR="00C30FFC" w:rsidRDefault="00C30FFC" w:rsidP="00C30FFC">
      <w:pPr>
        <w:rPr>
          <w:b/>
          <w:snapToGrid w:val="0"/>
          <w:color w:val="000000" w:themeColor="text1"/>
          <w:sz w:val="16"/>
          <w:szCs w:val="16"/>
        </w:rPr>
      </w:pPr>
    </w:p>
    <w:p w14:paraId="13A21305" w14:textId="77777777" w:rsidR="00C30FFC" w:rsidRDefault="00C30FFC" w:rsidP="00C30FFC">
      <w:pPr>
        <w:rPr>
          <w:b/>
          <w:snapToGrid w:val="0"/>
          <w:color w:val="000000" w:themeColor="text1"/>
          <w:sz w:val="16"/>
          <w:szCs w:val="16"/>
        </w:rPr>
      </w:pPr>
      <w:r>
        <w:rPr>
          <w:rFonts w:hint="eastAsia"/>
          <w:b/>
          <w:snapToGrid w:val="0"/>
          <w:color w:val="000000" w:themeColor="text1"/>
          <w:sz w:val="16"/>
          <w:szCs w:val="16"/>
        </w:rPr>
        <w:t>{</w:t>
      </w:r>
      <w:r>
        <w:rPr>
          <w:b/>
          <w:snapToGrid w:val="0"/>
          <w:color w:val="000000" w:themeColor="text1"/>
          <w:sz w:val="16"/>
          <w:szCs w:val="16"/>
        </w:rPr>
        <w:t>%p endif%}</w:t>
      </w:r>
    </w:p>
    <w:p w14:paraId="22A128E0" w14:textId="3E00DCCB" w:rsidR="006E3CD8" w:rsidRPr="00052796" w:rsidRDefault="00643875">
      <w:pPr>
        <w:rPr>
          <w:snapToGrid w:val="0"/>
          <w:color w:val="000000" w:themeColor="text1"/>
          <w:sz w:val="16"/>
          <w:szCs w:val="16"/>
        </w:rPr>
      </w:pPr>
      <w:r>
        <w:rPr>
          <w:rFonts w:hint="eastAsia"/>
          <w:b/>
          <w:snapToGrid w:val="0"/>
          <w:color w:val="000000" w:themeColor="text1"/>
          <w:sz w:val="16"/>
          <w:szCs w:val="16"/>
        </w:rPr>
        <w:t>注：</w:t>
      </w:r>
      <w:r>
        <w:rPr>
          <w:rFonts w:hint="eastAsia"/>
          <w:snapToGrid w:val="0"/>
          <w:color w:val="000000" w:themeColor="text1"/>
          <w:sz w:val="16"/>
          <w:szCs w:val="16"/>
        </w:rPr>
        <w:t>本部分仅对解读为3-意义不明确胚系变异进行详细解读。</w:t>
      </w:r>
      <w:r w:rsidR="005120CF">
        <w:rPr>
          <w:rFonts w:cstheme="minorBidi"/>
          <w:b/>
          <w:bCs/>
          <w:color w:val="31849B"/>
          <w:kern w:val="2"/>
        </w:rPr>
        <w:br w:type="page"/>
      </w:r>
    </w:p>
    <w:p w14:paraId="001D84E4" w14:textId="35FF1E54" w:rsidR="006E3CD8" w:rsidRDefault="00BC147C">
      <w:pPr>
        <w:rPr>
          <w:rFonts w:cstheme="minorBidi"/>
          <w:b/>
          <w:bCs/>
          <w:color w:val="31849B"/>
          <w:kern w:val="2"/>
        </w:rPr>
      </w:pPr>
      <w:r>
        <w:rPr>
          <w:rFonts w:cstheme="minorBidi"/>
          <w:b/>
          <w:bCs/>
          <w:color w:val="31849B"/>
          <w:kern w:val="2"/>
        </w:rPr>
        <w:lastRenderedPageBreak/>
        <w:t xml:space="preserve">4. </w:t>
      </w:r>
      <w:r w:rsidR="005F7A24">
        <w:rPr>
          <w:rFonts w:cstheme="minorBidi" w:hint="eastAsia"/>
          <w:b/>
          <w:bCs/>
          <w:color w:val="31849B"/>
          <w:kern w:val="2"/>
        </w:rPr>
        <w:t>标本</w:t>
      </w:r>
      <w:r>
        <w:rPr>
          <w:rFonts w:cstheme="minorBidi" w:hint="eastAsia"/>
          <w:b/>
          <w:bCs/>
          <w:color w:val="31849B"/>
          <w:kern w:val="2"/>
        </w:rPr>
        <w:t>主要质控</w:t>
      </w:r>
    </w:p>
    <w:tbl>
      <w:tblPr>
        <w:tblStyle w:val="afffd"/>
        <w:tblW w:w="0" w:type="auto"/>
        <w:tblBorders>
          <w:top w:val="single" w:sz="24" w:space="0" w:color="4F81BD" w:themeColor="accent1"/>
          <w:left w:val="none" w:sz="0" w:space="0" w:color="auto"/>
          <w:bottom w:val="single" w:sz="24" w:space="0" w:color="4F81BD" w:themeColor="accent1"/>
          <w:right w:val="none" w:sz="0" w:space="0" w:color="auto"/>
          <w:insideH w:val="none" w:sz="0" w:space="0" w:color="auto"/>
          <w:insideV w:val="none" w:sz="0" w:space="0" w:color="auto"/>
        </w:tblBorders>
        <w:tblLayout w:type="fixed"/>
        <w:tblLook w:val="04A0" w:firstRow="1" w:lastRow="0" w:firstColumn="1" w:lastColumn="0" w:noHBand="0" w:noVBand="1"/>
      </w:tblPr>
      <w:tblGrid>
        <w:gridCol w:w="2251"/>
        <w:gridCol w:w="4512"/>
        <w:gridCol w:w="1750"/>
        <w:gridCol w:w="1902"/>
      </w:tblGrid>
      <w:tr w:rsidR="006E3CD8" w14:paraId="32177FAA" w14:textId="77777777" w:rsidTr="00720463">
        <w:trPr>
          <w:trHeight w:val="397"/>
        </w:trPr>
        <w:tc>
          <w:tcPr>
            <w:tcW w:w="6763" w:type="dxa"/>
            <w:gridSpan w:val="2"/>
            <w:tcBorders>
              <w:top w:val="single" w:sz="4" w:space="0" w:color="4F81BD" w:themeColor="accent1"/>
              <w:bottom w:val="single" w:sz="4" w:space="0" w:color="4F81BD" w:themeColor="accent1"/>
            </w:tcBorders>
            <w:shd w:val="clear" w:color="auto" w:fill="DBEFF4"/>
            <w:vAlign w:val="center"/>
          </w:tcPr>
          <w:p w14:paraId="077FD741" w14:textId="77777777" w:rsidR="006E3CD8" w:rsidRDefault="00BC147C">
            <w:pPr>
              <w:jc w:val="center"/>
              <w:rPr>
                <w:rFonts w:cs="微软雅黑"/>
                <w:b/>
                <w:smallCaps/>
                <w:spacing w:val="10"/>
                <w:sz w:val="18"/>
                <w:szCs w:val="18"/>
              </w:rPr>
            </w:pPr>
            <w:r>
              <w:rPr>
                <w:rFonts w:cs="微软雅黑" w:hint="eastAsia"/>
                <w:b/>
                <w:smallCaps/>
                <w:spacing w:val="10"/>
                <w:sz w:val="18"/>
                <w:szCs w:val="18"/>
              </w:rPr>
              <w:t>质控参数</w:t>
            </w:r>
          </w:p>
        </w:tc>
        <w:tc>
          <w:tcPr>
            <w:tcW w:w="1750" w:type="dxa"/>
            <w:tcBorders>
              <w:top w:val="single" w:sz="4" w:space="0" w:color="4F81BD" w:themeColor="accent1"/>
              <w:bottom w:val="single" w:sz="4" w:space="0" w:color="4F81BD" w:themeColor="accent1"/>
            </w:tcBorders>
            <w:shd w:val="clear" w:color="auto" w:fill="DBEFF4"/>
            <w:vAlign w:val="center"/>
          </w:tcPr>
          <w:p w14:paraId="4E718379" w14:textId="77777777" w:rsidR="006E3CD8" w:rsidRDefault="00BC147C">
            <w:pPr>
              <w:jc w:val="center"/>
              <w:rPr>
                <w:rFonts w:cs="微软雅黑"/>
                <w:b/>
                <w:smallCaps/>
                <w:spacing w:val="10"/>
                <w:sz w:val="18"/>
                <w:szCs w:val="18"/>
              </w:rPr>
            </w:pPr>
            <w:r>
              <w:rPr>
                <w:rFonts w:cs="微软雅黑" w:hint="eastAsia"/>
                <w:b/>
                <w:smallCaps/>
                <w:spacing w:val="10"/>
                <w:sz w:val="18"/>
                <w:szCs w:val="18"/>
              </w:rPr>
              <w:t>数值</w:t>
            </w:r>
          </w:p>
        </w:tc>
        <w:tc>
          <w:tcPr>
            <w:tcW w:w="1902" w:type="dxa"/>
            <w:tcBorders>
              <w:top w:val="single" w:sz="4" w:space="0" w:color="4F81BD" w:themeColor="accent1"/>
              <w:bottom w:val="single" w:sz="4" w:space="0" w:color="4F81BD" w:themeColor="accent1"/>
            </w:tcBorders>
            <w:shd w:val="clear" w:color="auto" w:fill="DBEFF4"/>
            <w:vAlign w:val="center"/>
          </w:tcPr>
          <w:p w14:paraId="73CD9D46" w14:textId="77777777" w:rsidR="006E3CD8" w:rsidRDefault="00BC147C">
            <w:pPr>
              <w:jc w:val="center"/>
              <w:rPr>
                <w:rFonts w:cs="微软雅黑"/>
                <w:b/>
                <w:smallCaps/>
                <w:spacing w:val="10"/>
                <w:sz w:val="18"/>
                <w:szCs w:val="18"/>
              </w:rPr>
            </w:pPr>
            <w:r>
              <w:rPr>
                <w:rFonts w:cs="微软雅黑" w:hint="eastAsia"/>
                <w:b/>
                <w:smallCaps/>
                <w:spacing w:val="10"/>
                <w:sz w:val="18"/>
                <w:szCs w:val="18"/>
              </w:rPr>
              <w:t>质</w:t>
            </w:r>
            <w:proofErr w:type="gramStart"/>
            <w:r>
              <w:rPr>
                <w:rFonts w:cs="微软雅黑" w:hint="eastAsia"/>
                <w:b/>
                <w:smallCaps/>
                <w:spacing w:val="10"/>
                <w:sz w:val="18"/>
                <w:szCs w:val="18"/>
              </w:rPr>
              <w:t>控标准</w:t>
            </w:r>
            <w:proofErr w:type="gramEnd"/>
          </w:p>
        </w:tc>
      </w:tr>
      <w:tr w:rsidR="006E3CD8" w14:paraId="11EF8598" w14:textId="77777777" w:rsidTr="00720463">
        <w:trPr>
          <w:trHeight w:val="397"/>
        </w:trPr>
        <w:tc>
          <w:tcPr>
            <w:tcW w:w="2251" w:type="dxa"/>
            <w:vMerge w:val="restart"/>
            <w:tcBorders>
              <w:top w:val="single" w:sz="4" w:space="0" w:color="4F81BD" w:themeColor="accent1"/>
              <w:bottom w:val="nil"/>
            </w:tcBorders>
            <w:vAlign w:val="center"/>
          </w:tcPr>
          <w:p w14:paraId="4A8972B3" w14:textId="565F016B" w:rsidR="006E3CD8" w:rsidRDefault="005F7A24">
            <w:pPr>
              <w:jc w:val="center"/>
              <w:rPr>
                <w:rFonts w:cs="微软雅黑"/>
                <w:smallCaps/>
                <w:spacing w:val="10"/>
                <w:sz w:val="18"/>
                <w:szCs w:val="18"/>
              </w:rPr>
            </w:pPr>
            <w:r>
              <w:rPr>
                <w:rFonts w:cs="微软雅黑" w:hint="eastAsia"/>
                <w:smallCaps/>
                <w:spacing w:val="10"/>
                <w:sz w:val="18"/>
                <w:szCs w:val="18"/>
              </w:rPr>
              <w:t>标本</w:t>
            </w:r>
            <w:r w:rsidR="00BC147C">
              <w:rPr>
                <w:rFonts w:cs="微软雅黑" w:hint="eastAsia"/>
                <w:smallCaps/>
                <w:spacing w:val="10"/>
                <w:sz w:val="18"/>
                <w:szCs w:val="18"/>
              </w:rPr>
              <w:t>及实验室</w:t>
            </w:r>
          </w:p>
          <w:p w14:paraId="160223FB" w14:textId="77777777" w:rsidR="006E3CD8" w:rsidRDefault="00BC147C">
            <w:pPr>
              <w:jc w:val="center"/>
              <w:rPr>
                <w:rFonts w:cs="微软雅黑"/>
                <w:smallCaps/>
                <w:spacing w:val="10"/>
                <w:sz w:val="18"/>
                <w:szCs w:val="18"/>
              </w:rPr>
            </w:pPr>
            <w:r>
              <w:rPr>
                <w:rFonts w:cs="微软雅黑" w:hint="eastAsia"/>
                <w:smallCaps/>
                <w:spacing w:val="10"/>
                <w:sz w:val="18"/>
                <w:szCs w:val="18"/>
              </w:rPr>
              <w:t>质</w:t>
            </w:r>
            <w:proofErr w:type="gramStart"/>
            <w:r>
              <w:rPr>
                <w:rFonts w:cs="微软雅黑" w:hint="eastAsia"/>
                <w:smallCaps/>
                <w:spacing w:val="10"/>
                <w:sz w:val="18"/>
                <w:szCs w:val="18"/>
              </w:rPr>
              <w:t>控信息</w:t>
            </w:r>
            <w:proofErr w:type="gramEnd"/>
          </w:p>
        </w:tc>
        <w:tc>
          <w:tcPr>
            <w:tcW w:w="4512" w:type="dxa"/>
            <w:tcBorders>
              <w:top w:val="single" w:sz="4" w:space="0" w:color="4F81BD" w:themeColor="accent1"/>
              <w:bottom w:val="nil"/>
            </w:tcBorders>
            <w:vAlign w:val="center"/>
          </w:tcPr>
          <w:p w14:paraId="6B2B1DB0" w14:textId="77777777" w:rsidR="006E3CD8" w:rsidRDefault="00BC147C">
            <w:pPr>
              <w:rPr>
                <w:rFonts w:cs="微软雅黑"/>
                <w:smallCaps/>
                <w:spacing w:val="10"/>
                <w:sz w:val="18"/>
                <w:szCs w:val="18"/>
              </w:rPr>
            </w:pPr>
            <w:r>
              <w:rPr>
                <w:rFonts w:cs="微软雅黑" w:hint="eastAsia"/>
                <w:smallCaps/>
                <w:spacing w:val="10"/>
                <w:sz w:val="18"/>
                <w:szCs w:val="18"/>
              </w:rPr>
              <w:t>DNA浓度(</w:t>
            </w:r>
            <w:r>
              <w:rPr>
                <w:rFonts w:cs="微软雅黑" w:hint="eastAsia"/>
                <w:color w:val="000000"/>
                <w:sz w:val="18"/>
                <w:szCs w:val="18"/>
              </w:rPr>
              <w:t>ng/μL</w:t>
            </w:r>
            <w:r>
              <w:rPr>
                <w:rFonts w:cs="微软雅黑" w:hint="eastAsia"/>
                <w:smallCaps/>
                <w:spacing w:val="10"/>
                <w:sz w:val="18"/>
                <w:szCs w:val="18"/>
              </w:rPr>
              <w:t>)</w:t>
            </w:r>
          </w:p>
        </w:tc>
        <w:tc>
          <w:tcPr>
            <w:tcW w:w="1750" w:type="dxa"/>
            <w:tcBorders>
              <w:top w:val="single" w:sz="4" w:space="0" w:color="4F81BD" w:themeColor="accent1"/>
              <w:bottom w:val="nil"/>
            </w:tcBorders>
            <w:vAlign w:val="center"/>
          </w:tcPr>
          <w:p w14:paraId="701ECA0B" w14:textId="646CCEF2" w:rsidR="006E3CD8" w:rsidRDefault="00720463">
            <w:pPr>
              <w:jc w:val="center"/>
              <w:rPr>
                <w:rFonts w:cs="微软雅黑"/>
                <w:color w:val="000000"/>
                <w:sz w:val="18"/>
                <w:szCs w:val="18"/>
              </w:rPr>
            </w:pPr>
            <w:bookmarkStart w:id="3" w:name="cellpct"/>
            <w:bookmarkEnd w:id="3"/>
            <w:r w:rsidRPr="00720463">
              <w:rPr>
                <w:rFonts w:cs="微软雅黑"/>
                <w:color w:val="000000"/>
                <w:sz w:val="18"/>
                <w:szCs w:val="18"/>
              </w:rPr>
              <w:t xml:space="preserve">{%if </w:t>
            </w:r>
            <w:proofErr w:type="spellStart"/>
            <w:r w:rsidRPr="00720463">
              <w:rPr>
                <w:rFonts w:cs="微软雅黑"/>
                <w:color w:val="000000"/>
                <w:sz w:val="18"/>
                <w:szCs w:val="18"/>
              </w:rPr>
              <w:t>lib_quality_control</w:t>
            </w:r>
            <w:proofErr w:type="spellEnd"/>
            <w:r w:rsidRPr="00720463">
              <w:rPr>
                <w:rFonts w:cs="微软雅黑"/>
                <w:color w:val="000000"/>
                <w:sz w:val="18"/>
                <w:szCs w:val="18"/>
              </w:rPr>
              <w:t xml:space="preserve"> and </w:t>
            </w:r>
            <w:proofErr w:type="spellStart"/>
            <w:r w:rsidRPr="00720463">
              <w:rPr>
                <w:rFonts w:cs="微软雅黑"/>
                <w:color w:val="000000"/>
                <w:sz w:val="18"/>
                <w:szCs w:val="18"/>
              </w:rPr>
              <w:t>lib_quality_control.lib_dna_qc</w:t>
            </w:r>
            <w:proofErr w:type="spellEnd"/>
            <w:r w:rsidRPr="00720463">
              <w:rPr>
                <w:rFonts w:cs="微软雅黑"/>
                <w:color w:val="000000"/>
                <w:sz w:val="18"/>
                <w:szCs w:val="18"/>
              </w:rPr>
              <w:t xml:space="preserve"> and </w:t>
            </w:r>
            <w:proofErr w:type="spellStart"/>
            <w:r w:rsidRPr="00720463">
              <w:rPr>
                <w:rFonts w:cs="微软雅黑"/>
                <w:color w:val="000000"/>
                <w:sz w:val="18"/>
                <w:szCs w:val="18"/>
              </w:rPr>
              <w:t>lib_quality_control.lib_dna_qc.dna_concn_q</w:t>
            </w:r>
            <w:proofErr w:type="spellEnd"/>
            <w:r w:rsidRPr="00720463">
              <w:rPr>
                <w:rFonts w:cs="微软雅黑"/>
                <w:color w:val="000000"/>
                <w:sz w:val="18"/>
                <w:szCs w:val="18"/>
              </w:rPr>
              <w:t xml:space="preserve"> </w:t>
            </w:r>
            <w:proofErr w:type="gramStart"/>
            <w:r w:rsidRPr="00720463">
              <w:rPr>
                <w:rFonts w:cs="微软雅黑"/>
                <w:color w:val="000000"/>
                <w:sz w:val="18"/>
                <w:szCs w:val="18"/>
              </w:rPr>
              <w:t>%}{</w:t>
            </w:r>
            <w:proofErr w:type="gramEnd"/>
            <w:r w:rsidRPr="00720463">
              <w:rPr>
                <w:rFonts w:cs="微软雅黑"/>
                <w:color w:val="000000"/>
                <w:sz w:val="18"/>
                <w:szCs w:val="18"/>
              </w:rPr>
              <w:t>{lib_quality_control.lib_dna_qc.dna_concn_q|replace(“.00”,””)}}{%else%}{%endif%}</w:t>
            </w:r>
          </w:p>
        </w:tc>
        <w:tc>
          <w:tcPr>
            <w:tcW w:w="1902" w:type="dxa"/>
            <w:tcBorders>
              <w:top w:val="single" w:sz="4" w:space="0" w:color="4F81BD" w:themeColor="accent1"/>
              <w:bottom w:val="nil"/>
            </w:tcBorders>
            <w:vAlign w:val="center"/>
          </w:tcPr>
          <w:p w14:paraId="6839F16B" w14:textId="77777777" w:rsidR="006E3CD8" w:rsidRDefault="00BC147C">
            <w:pPr>
              <w:jc w:val="center"/>
              <w:rPr>
                <w:rFonts w:cs="微软雅黑"/>
                <w:color w:val="000000"/>
                <w:sz w:val="18"/>
                <w:szCs w:val="18"/>
              </w:rPr>
            </w:pPr>
            <w:r>
              <w:rPr>
                <w:rFonts w:cs="微软雅黑" w:hint="eastAsia"/>
                <w:color w:val="000000"/>
                <w:sz w:val="18"/>
                <w:szCs w:val="18"/>
              </w:rPr>
              <w:t>＞5</w:t>
            </w:r>
          </w:p>
        </w:tc>
      </w:tr>
      <w:tr w:rsidR="00C63E9A" w14:paraId="0668592E" w14:textId="77777777" w:rsidTr="00720463">
        <w:trPr>
          <w:trHeight w:val="388"/>
        </w:trPr>
        <w:tc>
          <w:tcPr>
            <w:tcW w:w="2251" w:type="dxa"/>
            <w:vMerge/>
            <w:tcBorders>
              <w:top w:val="nil"/>
              <w:bottom w:val="nil"/>
            </w:tcBorders>
            <w:vAlign w:val="center"/>
          </w:tcPr>
          <w:p w14:paraId="2CE4C507" w14:textId="77777777" w:rsidR="00C63E9A" w:rsidRDefault="00C63E9A" w:rsidP="00C63E9A">
            <w:pPr>
              <w:jc w:val="center"/>
              <w:rPr>
                <w:rFonts w:cs="微软雅黑"/>
                <w:smallCaps/>
                <w:spacing w:val="10"/>
                <w:sz w:val="18"/>
                <w:szCs w:val="18"/>
              </w:rPr>
            </w:pPr>
          </w:p>
        </w:tc>
        <w:tc>
          <w:tcPr>
            <w:tcW w:w="4512" w:type="dxa"/>
            <w:tcBorders>
              <w:top w:val="nil"/>
              <w:bottom w:val="nil"/>
            </w:tcBorders>
            <w:vAlign w:val="center"/>
          </w:tcPr>
          <w:p w14:paraId="5F6768D8" w14:textId="77777777" w:rsidR="00C63E9A" w:rsidRDefault="00C63E9A" w:rsidP="00C63E9A">
            <w:pPr>
              <w:rPr>
                <w:rFonts w:cs="微软雅黑"/>
                <w:smallCaps/>
                <w:spacing w:val="10"/>
                <w:sz w:val="18"/>
                <w:szCs w:val="18"/>
              </w:rPr>
            </w:pPr>
            <w:r>
              <w:rPr>
                <w:rFonts w:cs="微软雅黑" w:hint="eastAsia"/>
                <w:smallCaps/>
                <w:spacing w:val="10"/>
                <w:sz w:val="18"/>
                <w:szCs w:val="18"/>
              </w:rPr>
              <w:t>建库DNA投入量(</w:t>
            </w:r>
            <w:r>
              <w:rPr>
                <w:rFonts w:cs="微软雅黑" w:hint="eastAsia"/>
                <w:color w:val="000000"/>
                <w:sz w:val="18"/>
                <w:szCs w:val="18"/>
              </w:rPr>
              <w:t>ng</w:t>
            </w:r>
            <w:r>
              <w:rPr>
                <w:rFonts w:cs="微软雅黑" w:hint="eastAsia"/>
                <w:smallCaps/>
                <w:spacing w:val="10"/>
                <w:sz w:val="18"/>
                <w:szCs w:val="18"/>
              </w:rPr>
              <w:t>)</w:t>
            </w:r>
          </w:p>
        </w:tc>
        <w:tc>
          <w:tcPr>
            <w:tcW w:w="1750" w:type="dxa"/>
            <w:tcBorders>
              <w:top w:val="nil"/>
              <w:bottom w:val="nil"/>
            </w:tcBorders>
            <w:vAlign w:val="center"/>
          </w:tcPr>
          <w:p w14:paraId="1D2E155D" w14:textId="61151347" w:rsidR="00C63E9A" w:rsidRDefault="00C63E9A" w:rsidP="00C63E9A">
            <w:pPr>
              <w:jc w:val="center"/>
              <w:rPr>
                <w:rFonts w:cs="微软雅黑"/>
                <w:color w:val="000000"/>
                <w:sz w:val="18"/>
                <w:szCs w:val="18"/>
              </w:rPr>
            </w:pPr>
            <w:bookmarkStart w:id="4" w:name="dnainput"/>
            <w:bookmarkEnd w:id="4"/>
            <w:r w:rsidRPr="00720463">
              <w:rPr>
                <w:rFonts w:cs="微软雅黑"/>
                <w:color w:val="000000"/>
                <w:sz w:val="18"/>
                <w:szCs w:val="18"/>
              </w:rPr>
              <w:t xml:space="preserve">{%if </w:t>
            </w:r>
            <w:proofErr w:type="spellStart"/>
            <w:r w:rsidRPr="00720463">
              <w:rPr>
                <w:rFonts w:cs="微软雅黑"/>
                <w:color w:val="000000"/>
                <w:sz w:val="18"/>
                <w:szCs w:val="18"/>
              </w:rPr>
              <w:t>lib_quality_control</w:t>
            </w:r>
            <w:proofErr w:type="spellEnd"/>
            <w:r w:rsidRPr="00720463">
              <w:rPr>
                <w:rFonts w:cs="微软雅黑"/>
                <w:color w:val="000000"/>
                <w:sz w:val="18"/>
                <w:szCs w:val="18"/>
              </w:rPr>
              <w:t xml:space="preserve"> and </w:t>
            </w:r>
            <w:proofErr w:type="spellStart"/>
            <w:r w:rsidRPr="00720463">
              <w:rPr>
                <w:rFonts w:cs="微软雅黑"/>
                <w:color w:val="000000"/>
                <w:sz w:val="18"/>
                <w:szCs w:val="18"/>
              </w:rPr>
              <w:t>lib_quality_control.lib_dna_qc</w:t>
            </w:r>
            <w:proofErr w:type="spellEnd"/>
            <w:r w:rsidRPr="00720463">
              <w:rPr>
                <w:rFonts w:cs="微软雅黑"/>
                <w:color w:val="000000"/>
                <w:sz w:val="18"/>
                <w:szCs w:val="18"/>
              </w:rPr>
              <w:t xml:space="preserve"> and </w:t>
            </w:r>
            <w:proofErr w:type="spellStart"/>
            <w:r w:rsidRPr="00720463">
              <w:rPr>
                <w:rFonts w:cs="微软雅黑"/>
                <w:color w:val="000000"/>
                <w:sz w:val="18"/>
                <w:szCs w:val="18"/>
              </w:rPr>
              <w:t>lib_quality_control.lib_dna_qc.</w:t>
            </w:r>
            <w:r w:rsidRPr="00C63E9A">
              <w:rPr>
                <w:rFonts w:cs="微软雅黑"/>
                <w:color w:val="000000"/>
                <w:sz w:val="18"/>
                <w:szCs w:val="18"/>
              </w:rPr>
              <w:t>dna_input_qty</w:t>
            </w:r>
            <w:proofErr w:type="spellEnd"/>
            <w:r w:rsidRPr="00720463">
              <w:rPr>
                <w:rFonts w:cs="微软雅黑"/>
                <w:color w:val="000000"/>
                <w:sz w:val="18"/>
                <w:szCs w:val="18"/>
              </w:rPr>
              <w:t xml:space="preserve"> </w:t>
            </w:r>
            <w:proofErr w:type="gramStart"/>
            <w:r w:rsidRPr="00720463">
              <w:rPr>
                <w:rFonts w:cs="微软雅黑"/>
                <w:color w:val="000000"/>
                <w:sz w:val="18"/>
                <w:szCs w:val="18"/>
              </w:rPr>
              <w:t>%}{</w:t>
            </w:r>
            <w:proofErr w:type="gramEnd"/>
            <w:r w:rsidRPr="00720463">
              <w:rPr>
                <w:rFonts w:cs="微软雅黑"/>
                <w:color w:val="000000"/>
                <w:sz w:val="18"/>
                <w:szCs w:val="18"/>
              </w:rPr>
              <w:t>{lib_quality_control.lib_dna_qc.</w:t>
            </w:r>
            <w:r w:rsidRPr="00C63E9A">
              <w:rPr>
                <w:rFonts w:cs="微软雅黑"/>
                <w:color w:val="000000"/>
                <w:sz w:val="18"/>
                <w:szCs w:val="18"/>
              </w:rPr>
              <w:t>dna_input_qty</w:t>
            </w:r>
            <w:r w:rsidRPr="00720463">
              <w:rPr>
                <w:rFonts w:cs="微软雅黑"/>
                <w:color w:val="000000"/>
                <w:sz w:val="18"/>
                <w:szCs w:val="18"/>
              </w:rPr>
              <w:t>|replace(“.00”,””)}}{%else%}{%endif%}</w:t>
            </w:r>
          </w:p>
        </w:tc>
        <w:tc>
          <w:tcPr>
            <w:tcW w:w="1902" w:type="dxa"/>
            <w:tcBorders>
              <w:top w:val="nil"/>
              <w:bottom w:val="nil"/>
            </w:tcBorders>
            <w:vAlign w:val="center"/>
          </w:tcPr>
          <w:p w14:paraId="0BF66409" w14:textId="77777777" w:rsidR="00C63E9A" w:rsidRDefault="00C63E9A" w:rsidP="00C63E9A">
            <w:pPr>
              <w:jc w:val="center"/>
              <w:rPr>
                <w:rFonts w:cs="微软雅黑"/>
                <w:color w:val="000000"/>
                <w:sz w:val="18"/>
                <w:szCs w:val="18"/>
              </w:rPr>
            </w:pPr>
            <w:r>
              <w:rPr>
                <w:rFonts w:cs="微软雅黑" w:hint="eastAsia"/>
                <w:color w:val="000000"/>
                <w:sz w:val="18"/>
                <w:szCs w:val="18"/>
              </w:rPr>
              <w:t>450</w:t>
            </w:r>
          </w:p>
        </w:tc>
      </w:tr>
      <w:tr w:rsidR="001F6FCD" w14:paraId="23836448" w14:textId="77777777" w:rsidTr="00720463">
        <w:trPr>
          <w:trHeight w:val="397"/>
        </w:trPr>
        <w:tc>
          <w:tcPr>
            <w:tcW w:w="2251" w:type="dxa"/>
            <w:vMerge/>
            <w:tcBorders>
              <w:top w:val="nil"/>
              <w:bottom w:val="nil"/>
            </w:tcBorders>
            <w:vAlign w:val="center"/>
          </w:tcPr>
          <w:p w14:paraId="6C31FE1E" w14:textId="77777777" w:rsidR="001F6FCD" w:rsidRDefault="001F6FCD" w:rsidP="001F6FCD">
            <w:pPr>
              <w:jc w:val="center"/>
              <w:rPr>
                <w:rFonts w:cs="微软雅黑"/>
                <w:smallCaps/>
                <w:spacing w:val="10"/>
                <w:sz w:val="18"/>
                <w:szCs w:val="18"/>
              </w:rPr>
            </w:pPr>
          </w:p>
        </w:tc>
        <w:tc>
          <w:tcPr>
            <w:tcW w:w="4512" w:type="dxa"/>
            <w:tcBorders>
              <w:top w:val="nil"/>
              <w:bottom w:val="nil"/>
            </w:tcBorders>
            <w:vAlign w:val="center"/>
          </w:tcPr>
          <w:p w14:paraId="54EEBEE1" w14:textId="77777777" w:rsidR="001F6FCD" w:rsidRDefault="001F6FCD" w:rsidP="001F6FCD">
            <w:pPr>
              <w:rPr>
                <w:rFonts w:cs="微软雅黑"/>
                <w:smallCaps/>
                <w:spacing w:val="10"/>
                <w:sz w:val="18"/>
                <w:szCs w:val="18"/>
              </w:rPr>
            </w:pPr>
            <w:r>
              <w:rPr>
                <w:rFonts w:cs="微软雅黑" w:hint="eastAsia"/>
                <w:smallCaps/>
                <w:spacing w:val="10"/>
                <w:sz w:val="18"/>
                <w:szCs w:val="18"/>
              </w:rPr>
              <w:t>文库浓度(</w:t>
            </w:r>
            <w:r>
              <w:rPr>
                <w:rFonts w:cs="微软雅黑" w:hint="eastAsia"/>
                <w:color w:val="000000"/>
                <w:sz w:val="18"/>
                <w:szCs w:val="18"/>
              </w:rPr>
              <w:t>ng/μL</w:t>
            </w:r>
            <w:r>
              <w:rPr>
                <w:rFonts w:cs="微软雅黑" w:hint="eastAsia"/>
                <w:smallCaps/>
                <w:spacing w:val="10"/>
                <w:sz w:val="18"/>
                <w:szCs w:val="18"/>
              </w:rPr>
              <w:t>)</w:t>
            </w:r>
          </w:p>
        </w:tc>
        <w:tc>
          <w:tcPr>
            <w:tcW w:w="1750" w:type="dxa"/>
            <w:tcBorders>
              <w:top w:val="nil"/>
              <w:bottom w:val="nil"/>
            </w:tcBorders>
            <w:vAlign w:val="center"/>
          </w:tcPr>
          <w:p w14:paraId="661DB2D9" w14:textId="605E4E91" w:rsidR="001F6FCD" w:rsidRDefault="001F6FCD" w:rsidP="001F6FCD">
            <w:pPr>
              <w:jc w:val="center"/>
              <w:rPr>
                <w:rFonts w:cs="微软雅黑"/>
                <w:color w:val="000000"/>
                <w:sz w:val="18"/>
                <w:szCs w:val="18"/>
              </w:rPr>
            </w:pPr>
            <w:bookmarkStart w:id="5" w:name="libpurty"/>
            <w:bookmarkEnd w:id="5"/>
            <w:r w:rsidRPr="00720463">
              <w:rPr>
                <w:rFonts w:cs="微软雅黑"/>
                <w:color w:val="000000"/>
                <w:sz w:val="18"/>
                <w:szCs w:val="18"/>
              </w:rPr>
              <w:t xml:space="preserve">{%if </w:t>
            </w:r>
            <w:proofErr w:type="spellStart"/>
            <w:r w:rsidRPr="00720463">
              <w:rPr>
                <w:rFonts w:cs="微软雅黑"/>
                <w:color w:val="000000"/>
                <w:sz w:val="18"/>
                <w:szCs w:val="18"/>
              </w:rPr>
              <w:t>lib_quality_control</w:t>
            </w:r>
            <w:proofErr w:type="spellEnd"/>
            <w:r w:rsidRPr="00720463">
              <w:rPr>
                <w:rFonts w:cs="微软雅黑"/>
                <w:color w:val="000000"/>
                <w:sz w:val="18"/>
                <w:szCs w:val="18"/>
              </w:rPr>
              <w:t xml:space="preserve"> and </w:t>
            </w:r>
            <w:proofErr w:type="spellStart"/>
            <w:r w:rsidRPr="00720463">
              <w:rPr>
                <w:rFonts w:cs="微软雅黑"/>
                <w:color w:val="000000"/>
                <w:sz w:val="18"/>
                <w:szCs w:val="18"/>
              </w:rPr>
              <w:t>lib_quality_control.lib_dna_qc</w:t>
            </w:r>
            <w:proofErr w:type="spellEnd"/>
            <w:r w:rsidRPr="00720463">
              <w:rPr>
                <w:rFonts w:cs="微软雅黑"/>
                <w:color w:val="000000"/>
                <w:sz w:val="18"/>
                <w:szCs w:val="18"/>
              </w:rPr>
              <w:t xml:space="preserve"> and </w:t>
            </w:r>
            <w:proofErr w:type="spellStart"/>
            <w:r w:rsidRPr="00720463">
              <w:rPr>
                <w:rFonts w:cs="微软雅黑"/>
                <w:color w:val="000000"/>
                <w:sz w:val="18"/>
                <w:szCs w:val="18"/>
              </w:rPr>
              <w:t>lib_quality_control.lib_dna_</w:t>
            </w:r>
            <w:proofErr w:type="gramStart"/>
            <w:r w:rsidRPr="00720463">
              <w:rPr>
                <w:rFonts w:cs="微软雅黑"/>
                <w:color w:val="000000"/>
                <w:sz w:val="18"/>
                <w:szCs w:val="18"/>
              </w:rPr>
              <w:t>qc.</w:t>
            </w:r>
            <w:r w:rsidR="00D8566E" w:rsidRPr="001F6FCD">
              <w:rPr>
                <w:rFonts w:cs="微软雅黑"/>
                <w:color w:val="000000"/>
                <w:sz w:val="18"/>
                <w:szCs w:val="18"/>
              </w:rPr>
              <w:t>library</w:t>
            </w:r>
            <w:proofErr w:type="gramEnd"/>
            <w:r w:rsidR="00D8566E" w:rsidRPr="001F6FCD">
              <w:rPr>
                <w:rFonts w:cs="微软雅黑"/>
                <w:color w:val="000000"/>
                <w:sz w:val="18"/>
                <w:szCs w:val="18"/>
              </w:rPr>
              <w:t>_concn</w:t>
            </w:r>
            <w:proofErr w:type="spellEnd"/>
            <w:r w:rsidRPr="00720463">
              <w:rPr>
                <w:rFonts w:cs="微软雅黑"/>
                <w:color w:val="000000"/>
                <w:sz w:val="18"/>
                <w:szCs w:val="18"/>
              </w:rPr>
              <w:t xml:space="preserve"> %}{{lib_quality_control.lib_dna_qc.</w:t>
            </w:r>
            <w:r w:rsidRPr="001F6FCD">
              <w:rPr>
                <w:rFonts w:cs="微软雅黑"/>
                <w:color w:val="000000"/>
                <w:sz w:val="18"/>
                <w:szCs w:val="18"/>
              </w:rPr>
              <w:t>library_concn</w:t>
            </w:r>
            <w:r w:rsidRPr="00720463">
              <w:rPr>
                <w:rFonts w:cs="微软雅黑"/>
                <w:color w:val="000000"/>
                <w:sz w:val="18"/>
                <w:szCs w:val="18"/>
              </w:rPr>
              <w:t>|replace(“.00”,””)}}{%else%}{%endif%}</w:t>
            </w:r>
          </w:p>
        </w:tc>
        <w:tc>
          <w:tcPr>
            <w:tcW w:w="1902" w:type="dxa"/>
            <w:tcBorders>
              <w:top w:val="nil"/>
              <w:bottom w:val="nil"/>
            </w:tcBorders>
            <w:vAlign w:val="center"/>
          </w:tcPr>
          <w:p w14:paraId="1C632B5E" w14:textId="77777777" w:rsidR="001F6FCD" w:rsidRDefault="001F6FCD" w:rsidP="001F6FCD">
            <w:pPr>
              <w:jc w:val="center"/>
              <w:rPr>
                <w:rFonts w:cs="微软雅黑"/>
                <w:color w:val="000000"/>
                <w:sz w:val="18"/>
                <w:szCs w:val="18"/>
              </w:rPr>
            </w:pPr>
            <w:r>
              <w:rPr>
                <w:rFonts w:cs="微软雅黑" w:hint="eastAsia"/>
                <w:color w:val="000000"/>
                <w:sz w:val="18"/>
                <w:szCs w:val="18"/>
              </w:rPr>
              <w:t>≥0.5</w:t>
            </w:r>
          </w:p>
        </w:tc>
      </w:tr>
      <w:tr w:rsidR="001F6FCD" w14:paraId="17E380BA" w14:textId="77777777" w:rsidTr="00720463">
        <w:trPr>
          <w:trHeight w:val="397"/>
        </w:trPr>
        <w:tc>
          <w:tcPr>
            <w:tcW w:w="2251" w:type="dxa"/>
            <w:vMerge w:val="restart"/>
            <w:tcBorders>
              <w:top w:val="single" w:sz="4" w:space="0" w:color="4F81BD" w:themeColor="accent1"/>
            </w:tcBorders>
            <w:vAlign w:val="center"/>
          </w:tcPr>
          <w:p w14:paraId="02AADB4D" w14:textId="77777777" w:rsidR="001F6FCD" w:rsidRDefault="001F6FCD" w:rsidP="001F6FCD">
            <w:pPr>
              <w:jc w:val="center"/>
              <w:rPr>
                <w:rFonts w:cs="微软雅黑"/>
                <w:smallCaps/>
                <w:spacing w:val="10"/>
                <w:sz w:val="18"/>
                <w:szCs w:val="18"/>
              </w:rPr>
            </w:pPr>
            <w:r>
              <w:rPr>
                <w:rFonts w:cs="微软雅黑" w:hint="eastAsia"/>
                <w:smallCaps/>
                <w:spacing w:val="10"/>
                <w:sz w:val="18"/>
                <w:szCs w:val="18"/>
              </w:rPr>
              <w:t>测序质</w:t>
            </w:r>
            <w:proofErr w:type="gramStart"/>
            <w:r>
              <w:rPr>
                <w:rFonts w:cs="微软雅黑" w:hint="eastAsia"/>
                <w:smallCaps/>
                <w:spacing w:val="10"/>
                <w:sz w:val="18"/>
                <w:szCs w:val="18"/>
              </w:rPr>
              <w:t>控信息</w:t>
            </w:r>
            <w:proofErr w:type="gramEnd"/>
          </w:p>
        </w:tc>
        <w:tc>
          <w:tcPr>
            <w:tcW w:w="4512" w:type="dxa"/>
            <w:tcBorders>
              <w:top w:val="single" w:sz="4" w:space="0" w:color="4F81BD" w:themeColor="accent1"/>
              <w:bottom w:val="nil"/>
            </w:tcBorders>
            <w:vAlign w:val="center"/>
          </w:tcPr>
          <w:p w14:paraId="6FABD4D6" w14:textId="77777777" w:rsidR="001F6FCD" w:rsidRDefault="001F6FCD" w:rsidP="001F6FCD">
            <w:pPr>
              <w:rPr>
                <w:rFonts w:cs="微软雅黑"/>
                <w:color w:val="000000"/>
                <w:sz w:val="18"/>
                <w:szCs w:val="18"/>
              </w:rPr>
            </w:pPr>
            <w:r>
              <w:rPr>
                <w:rFonts w:cs="微软雅黑" w:hint="eastAsia"/>
                <w:color w:val="000000"/>
                <w:sz w:val="18"/>
                <w:szCs w:val="18"/>
              </w:rPr>
              <w:t>测序质量Q30</w:t>
            </w:r>
            <w:r>
              <w:rPr>
                <w:rFonts w:cs="微软雅黑" w:hint="eastAsia"/>
                <w:color w:val="000000"/>
                <w:sz w:val="18"/>
                <w:szCs w:val="18"/>
                <w:vertAlign w:val="superscript"/>
              </w:rPr>
              <w:t>1</w:t>
            </w:r>
            <w:r>
              <w:rPr>
                <w:rFonts w:cs="微软雅黑" w:hint="eastAsia"/>
                <w:color w:val="000000"/>
                <w:sz w:val="18"/>
                <w:szCs w:val="18"/>
              </w:rPr>
              <w:t>(%)</w:t>
            </w:r>
          </w:p>
        </w:tc>
        <w:tc>
          <w:tcPr>
            <w:tcW w:w="1750" w:type="dxa"/>
            <w:tcBorders>
              <w:top w:val="single" w:sz="4" w:space="0" w:color="4F81BD" w:themeColor="accent1"/>
              <w:bottom w:val="nil"/>
            </w:tcBorders>
            <w:vAlign w:val="center"/>
          </w:tcPr>
          <w:p w14:paraId="2E111AF8" w14:textId="102DC2C7" w:rsidR="001F6FCD" w:rsidRDefault="001F6FCD" w:rsidP="001F6FCD">
            <w:pPr>
              <w:jc w:val="center"/>
              <w:rPr>
                <w:rFonts w:cs="微软雅黑"/>
                <w:color w:val="000000"/>
                <w:sz w:val="18"/>
                <w:szCs w:val="18"/>
              </w:rPr>
            </w:pPr>
            <w:bookmarkStart w:id="6" w:name="mappedratio"/>
            <w:bookmarkEnd w:id="6"/>
            <w:r w:rsidRPr="00720463">
              <w:rPr>
                <w:rFonts w:cs="微软雅黑"/>
                <w:color w:val="000000"/>
                <w:sz w:val="18"/>
                <w:szCs w:val="18"/>
              </w:rPr>
              <w:t>{{qc.dna_data_</w:t>
            </w:r>
            <w:proofErr w:type="gramStart"/>
            <w:r w:rsidRPr="00720463">
              <w:rPr>
                <w:rFonts w:cs="微软雅黑"/>
                <w:color w:val="000000"/>
                <w:sz w:val="18"/>
                <w:szCs w:val="18"/>
              </w:rPr>
              <w:t>qc.cleandata</w:t>
            </w:r>
            <w:proofErr w:type="gramEnd"/>
            <w:r w:rsidRPr="00720463">
              <w:rPr>
                <w:rFonts w:cs="微软雅黑"/>
                <w:color w:val="000000"/>
                <w:sz w:val="18"/>
                <w:szCs w:val="18"/>
              </w:rPr>
              <w:t>_q30}}</w:t>
            </w:r>
          </w:p>
        </w:tc>
        <w:tc>
          <w:tcPr>
            <w:tcW w:w="1902" w:type="dxa"/>
            <w:tcBorders>
              <w:top w:val="single" w:sz="4" w:space="0" w:color="4F81BD" w:themeColor="accent1"/>
              <w:bottom w:val="nil"/>
            </w:tcBorders>
            <w:vAlign w:val="center"/>
          </w:tcPr>
          <w:p w14:paraId="614464FF" w14:textId="77777777" w:rsidR="001F6FCD" w:rsidRDefault="001F6FCD" w:rsidP="001F6FCD">
            <w:pPr>
              <w:jc w:val="center"/>
              <w:rPr>
                <w:rFonts w:cs="微软雅黑"/>
                <w:color w:val="000000"/>
                <w:sz w:val="18"/>
                <w:szCs w:val="18"/>
              </w:rPr>
            </w:pPr>
            <w:r>
              <w:rPr>
                <w:rFonts w:cs="微软雅黑" w:hint="eastAsia"/>
                <w:color w:val="000000"/>
                <w:sz w:val="18"/>
                <w:szCs w:val="18"/>
              </w:rPr>
              <w:t>＞75</w:t>
            </w:r>
          </w:p>
        </w:tc>
      </w:tr>
      <w:tr w:rsidR="001F6FCD" w14:paraId="5C2E19AD" w14:textId="77777777" w:rsidTr="00720463">
        <w:trPr>
          <w:trHeight w:val="397"/>
        </w:trPr>
        <w:tc>
          <w:tcPr>
            <w:tcW w:w="2251" w:type="dxa"/>
            <w:vMerge/>
            <w:vAlign w:val="center"/>
          </w:tcPr>
          <w:p w14:paraId="0DCE1D3D" w14:textId="77777777" w:rsidR="001F6FCD" w:rsidRDefault="001F6FCD" w:rsidP="001F6FCD">
            <w:pPr>
              <w:jc w:val="center"/>
              <w:rPr>
                <w:rFonts w:cs="微软雅黑"/>
                <w:smallCaps/>
                <w:spacing w:val="10"/>
                <w:sz w:val="18"/>
                <w:szCs w:val="18"/>
              </w:rPr>
            </w:pPr>
          </w:p>
        </w:tc>
        <w:tc>
          <w:tcPr>
            <w:tcW w:w="4512" w:type="dxa"/>
            <w:tcBorders>
              <w:top w:val="nil"/>
              <w:bottom w:val="nil"/>
            </w:tcBorders>
            <w:vAlign w:val="center"/>
          </w:tcPr>
          <w:p w14:paraId="37447372" w14:textId="77777777" w:rsidR="001F6FCD" w:rsidRDefault="001F6FCD" w:rsidP="001F6FCD">
            <w:pPr>
              <w:rPr>
                <w:rFonts w:cs="微软雅黑"/>
                <w:color w:val="000000"/>
                <w:sz w:val="18"/>
                <w:szCs w:val="18"/>
              </w:rPr>
            </w:pPr>
            <w:r>
              <w:rPr>
                <w:rFonts w:cs="微软雅黑" w:hint="eastAsia"/>
                <w:color w:val="000000"/>
                <w:sz w:val="18"/>
                <w:szCs w:val="18"/>
              </w:rPr>
              <w:t>比对率Alignment</w:t>
            </w:r>
            <w:r>
              <w:rPr>
                <w:rFonts w:cs="微软雅黑" w:hint="eastAsia"/>
                <w:color w:val="000000"/>
                <w:sz w:val="18"/>
                <w:szCs w:val="18"/>
                <w:vertAlign w:val="superscript"/>
              </w:rPr>
              <w:t>2</w:t>
            </w:r>
            <w:r>
              <w:rPr>
                <w:rFonts w:cs="微软雅黑" w:hint="eastAsia"/>
                <w:color w:val="000000"/>
                <w:sz w:val="18"/>
                <w:szCs w:val="18"/>
              </w:rPr>
              <w:t>(%)</w:t>
            </w:r>
          </w:p>
        </w:tc>
        <w:tc>
          <w:tcPr>
            <w:tcW w:w="1750" w:type="dxa"/>
            <w:tcBorders>
              <w:top w:val="nil"/>
              <w:bottom w:val="nil"/>
            </w:tcBorders>
            <w:vAlign w:val="center"/>
          </w:tcPr>
          <w:p w14:paraId="580D9E6D" w14:textId="144C7F36" w:rsidR="001F6FCD" w:rsidRDefault="001F6FCD" w:rsidP="001F6FCD">
            <w:pPr>
              <w:jc w:val="center"/>
              <w:rPr>
                <w:rFonts w:cs="微软雅黑"/>
                <w:color w:val="000000"/>
                <w:sz w:val="18"/>
                <w:szCs w:val="18"/>
              </w:rPr>
            </w:pPr>
            <w:bookmarkStart w:id="7" w:name="targetratio"/>
            <w:bookmarkEnd w:id="7"/>
            <w:r w:rsidRPr="00720463">
              <w:rPr>
                <w:rFonts w:cs="微软雅黑"/>
                <w:color w:val="000000"/>
                <w:sz w:val="18"/>
                <w:szCs w:val="18"/>
              </w:rPr>
              <w:t>{{</w:t>
            </w:r>
            <w:proofErr w:type="spellStart"/>
            <w:r w:rsidRPr="00720463">
              <w:rPr>
                <w:rFonts w:cs="微软雅黑"/>
                <w:color w:val="000000"/>
                <w:sz w:val="18"/>
                <w:szCs w:val="18"/>
              </w:rPr>
              <w:t>qc.dna_data_</w:t>
            </w:r>
            <w:proofErr w:type="gramStart"/>
            <w:r w:rsidRPr="00720463">
              <w:rPr>
                <w:rFonts w:cs="微软雅黑"/>
                <w:color w:val="000000"/>
                <w:sz w:val="18"/>
                <w:szCs w:val="18"/>
              </w:rPr>
              <w:t>qc.mapping</w:t>
            </w:r>
            <w:proofErr w:type="gramEnd"/>
            <w:r w:rsidRPr="00720463">
              <w:rPr>
                <w:rFonts w:cs="微软雅黑"/>
                <w:color w:val="000000"/>
                <w:sz w:val="18"/>
                <w:szCs w:val="18"/>
              </w:rPr>
              <w:t>_ratio</w:t>
            </w:r>
            <w:proofErr w:type="spellEnd"/>
            <w:r w:rsidRPr="00720463">
              <w:rPr>
                <w:rFonts w:cs="微软雅黑"/>
                <w:color w:val="000000"/>
                <w:sz w:val="18"/>
                <w:szCs w:val="18"/>
              </w:rPr>
              <w:t>}}</w:t>
            </w:r>
          </w:p>
        </w:tc>
        <w:tc>
          <w:tcPr>
            <w:tcW w:w="1902" w:type="dxa"/>
            <w:tcBorders>
              <w:top w:val="nil"/>
              <w:bottom w:val="nil"/>
            </w:tcBorders>
            <w:vAlign w:val="center"/>
          </w:tcPr>
          <w:p w14:paraId="1D83966A" w14:textId="77777777" w:rsidR="001F6FCD" w:rsidRDefault="001F6FCD" w:rsidP="001F6FCD">
            <w:pPr>
              <w:jc w:val="center"/>
              <w:rPr>
                <w:rFonts w:cs="微软雅黑"/>
                <w:color w:val="000000"/>
                <w:sz w:val="18"/>
                <w:szCs w:val="18"/>
              </w:rPr>
            </w:pPr>
            <w:r>
              <w:rPr>
                <w:rFonts w:cs="微软雅黑" w:hint="eastAsia"/>
                <w:color w:val="000000"/>
                <w:sz w:val="18"/>
                <w:szCs w:val="18"/>
              </w:rPr>
              <w:t>＞85</w:t>
            </w:r>
          </w:p>
        </w:tc>
      </w:tr>
      <w:tr w:rsidR="001F6FCD" w14:paraId="089BCC16" w14:textId="77777777" w:rsidTr="00720463">
        <w:trPr>
          <w:trHeight w:val="397"/>
        </w:trPr>
        <w:tc>
          <w:tcPr>
            <w:tcW w:w="2251" w:type="dxa"/>
            <w:vMerge/>
            <w:vAlign w:val="center"/>
          </w:tcPr>
          <w:p w14:paraId="6F9BF263" w14:textId="77777777" w:rsidR="001F6FCD" w:rsidRDefault="001F6FCD" w:rsidP="001F6FCD">
            <w:pPr>
              <w:jc w:val="center"/>
              <w:rPr>
                <w:rFonts w:cs="微软雅黑"/>
                <w:smallCaps/>
                <w:spacing w:val="10"/>
                <w:sz w:val="18"/>
                <w:szCs w:val="18"/>
              </w:rPr>
            </w:pPr>
          </w:p>
        </w:tc>
        <w:tc>
          <w:tcPr>
            <w:tcW w:w="4512" w:type="dxa"/>
            <w:tcBorders>
              <w:top w:val="nil"/>
              <w:bottom w:val="nil"/>
            </w:tcBorders>
            <w:vAlign w:val="center"/>
          </w:tcPr>
          <w:p w14:paraId="4CAEB96C" w14:textId="77777777" w:rsidR="001F6FCD" w:rsidRDefault="001F6FCD" w:rsidP="001F6FCD">
            <w:pPr>
              <w:rPr>
                <w:rFonts w:cs="微软雅黑"/>
                <w:color w:val="000000"/>
                <w:sz w:val="18"/>
                <w:szCs w:val="18"/>
              </w:rPr>
            </w:pPr>
            <w:r>
              <w:rPr>
                <w:rFonts w:cs="微软雅黑" w:hint="eastAsia"/>
                <w:color w:val="000000"/>
                <w:sz w:val="18"/>
                <w:szCs w:val="18"/>
              </w:rPr>
              <w:t>覆盖度Coverage</w:t>
            </w:r>
            <w:r>
              <w:rPr>
                <w:rFonts w:cs="微软雅黑" w:hint="eastAsia"/>
                <w:color w:val="000000"/>
                <w:sz w:val="18"/>
                <w:szCs w:val="18"/>
                <w:vertAlign w:val="superscript"/>
              </w:rPr>
              <w:t>3</w:t>
            </w:r>
            <w:r>
              <w:rPr>
                <w:rFonts w:cs="微软雅黑" w:hint="eastAsia"/>
                <w:color w:val="000000"/>
                <w:sz w:val="18"/>
                <w:szCs w:val="18"/>
              </w:rPr>
              <w:t>(%)</w:t>
            </w:r>
          </w:p>
        </w:tc>
        <w:tc>
          <w:tcPr>
            <w:tcW w:w="1750" w:type="dxa"/>
            <w:tcBorders>
              <w:top w:val="nil"/>
              <w:bottom w:val="nil"/>
            </w:tcBorders>
            <w:vAlign w:val="center"/>
          </w:tcPr>
          <w:p w14:paraId="660C4F01" w14:textId="468C38EA" w:rsidR="001F6FCD" w:rsidRDefault="001F6FCD" w:rsidP="001F6FCD">
            <w:pPr>
              <w:jc w:val="center"/>
              <w:rPr>
                <w:rFonts w:cs="微软雅黑"/>
                <w:color w:val="000000"/>
                <w:sz w:val="18"/>
                <w:szCs w:val="18"/>
              </w:rPr>
            </w:pPr>
            <w:bookmarkStart w:id="8" w:name="uniquedepth"/>
            <w:bookmarkEnd w:id="8"/>
            <w:r w:rsidRPr="00720463">
              <w:rPr>
                <w:rFonts w:cs="微软雅黑"/>
                <w:color w:val="000000"/>
                <w:sz w:val="18"/>
                <w:szCs w:val="18"/>
              </w:rPr>
              <w:t>{{</w:t>
            </w:r>
            <w:proofErr w:type="spellStart"/>
            <w:r w:rsidRPr="00720463">
              <w:rPr>
                <w:rFonts w:cs="微软雅黑"/>
                <w:color w:val="000000"/>
                <w:sz w:val="18"/>
                <w:szCs w:val="18"/>
              </w:rPr>
              <w:t>qc.dna_data_</w:t>
            </w:r>
            <w:proofErr w:type="gramStart"/>
            <w:r w:rsidRPr="00720463">
              <w:rPr>
                <w:rFonts w:cs="微软雅黑"/>
                <w:color w:val="000000"/>
                <w:sz w:val="18"/>
                <w:szCs w:val="18"/>
              </w:rPr>
              <w:t>qc.cover</w:t>
            </w:r>
            <w:proofErr w:type="gramEnd"/>
            <w:r w:rsidRPr="00720463">
              <w:rPr>
                <w:rFonts w:cs="微软雅黑"/>
                <w:color w:val="000000"/>
                <w:sz w:val="18"/>
                <w:szCs w:val="18"/>
              </w:rPr>
              <w:t>_ratio</w:t>
            </w:r>
            <w:proofErr w:type="spellEnd"/>
            <w:r w:rsidRPr="00720463">
              <w:rPr>
                <w:rFonts w:cs="微软雅黑"/>
                <w:color w:val="000000"/>
                <w:sz w:val="18"/>
                <w:szCs w:val="18"/>
              </w:rPr>
              <w:t>}}</w:t>
            </w:r>
          </w:p>
        </w:tc>
        <w:tc>
          <w:tcPr>
            <w:tcW w:w="1902" w:type="dxa"/>
            <w:tcBorders>
              <w:top w:val="nil"/>
              <w:bottom w:val="nil"/>
            </w:tcBorders>
            <w:vAlign w:val="center"/>
          </w:tcPr>
          <w:p w14:paraId="013FD35A" w14:textId="77777777" w:rsidR="001F6FCD" w:rsidRDefault="001F6FCD" w:rsidP="001F6FCD">
            <w:pPr>
              <w:jc w:val="center"/>
              <w:rPr>
                <w:rFonts w:cs="微软雅黑"/>
                <w:color w:val="000000"/>
                <w:sz w:val="18"/>
                <w:szCs w:val="18"/>
              </w:rPr>
            </w:pPr>
            <w:r>
              <w:rPr>
                <w:rFonts w:cs="微软雅黑" w:hint="eastAsia"/>
                <w:color w:val="000000"/>
                <w:sz w:val="18"/>
                <w:szCs w:val="18"/>
              </w:rPr>
              <w:t>100</w:t>
            </w:r>
          </w:p>
        </w:tc>
      </w:tr>
      <w:tr w:rsidR="001F6FCD" w14:paraId="49D516A8" w14:textId="77777777" w:rsidTr="00720463">
        <w:trPr>
          <w:trHeight w:val="397"/>
        </w:trPr>
        <w:tc>
          <w:tcPr>
            <w:tcW w:w="2251" w:type="dxa"/>
            <w:vMerge/>
            <w:vAlign w:val="center"/>
          </w:tcPr>
          <w:p w14:paraId="5BF117CC" w14:textId="77777777" w:rsidR="001F6FCD" w:rsidRDefault="001F6FCD" w:rsidP="001F6FCD">
            <w:pPr>
              <w:jc w:val="center"/>
              <w:rPr>
                <w:rFonts w:cs="微软雅黑"/>
                <w:smallCaps/>
                <w:spacing w:val="10"/>
                <w:sz w:val="18"/>
                <w:szCs w:val="18"/>
              </w:rPr>
            </w:pPr>
          </w:p>
        </w:tc>
        <w:tc>
          <w:tcPr>
            <w:tcW w:w="4512" w:type="dxa"/>
            <w:tcBorders>
              <w:top w:val="nil"/>
              <w:bottom w:val="nil"/>
            </w:tcBorders>
            <w:vAlign w:val="center"/>
          </w:tcPr>
          <w:p w14:paraId="4B2ACE1B" w14:textId="77777777" w:rsidR="001F6FCD" w:rsidRDefault="001F6FCD" w:rsidP="001F6FCD">
            <w:pPr>
              <w:rPr>
                <w:rFonts w:cs="微软雅黑"/>
                <w:color w:val="000000"/>
                <w:sz w:val="18"/>
                <w:szCs w:val="18"/>
              </w:rPr>
            </w:pPr>
            <w:r>
              <w:rPr>
                <w:rFonts w:cs="微软雅黑" w:hint="eastAsia"/>
                <w:color w:val="000000"/>
                <w:sz w:val="18"/>
                <w:szCs w:val="18"/>
              </w:rPr>
              <w:t>单点原始深度minDepth</w:t>
            </w:r>
            <w:r>
              <w:rPr>
                <w:rFonts w:cs="微软雅黑" w:hint="eastAsia"/>
                <w:color w:val="000000"/>
                <w:sz w:val="18"/>
                <w:szCs w:val="18"/>
                <w:vertAlign w:val="superscript"/>
              </w:rPr>
              <w:t>4</w:t>
            </w:r>
            <w:r>
              <w:rPr>
                <w:rFonts w:cs="微软雅黑" w:hint="eastAsia"/>
                <w:color w:val="000000"/>
                <w:sz w:val="18"/>
                <w:szCs w:val="18"/>
              </w:rPr>
              <w:t>(×)</w:t>
            </w:r>
          </w:p>
        </w:tc>
        <w:tc>
          <w:tcPr>
            <w:tcW w:w="1750" w:type="dxa"/>
            <w:tcBorders>
              <w:top w:val="nil"/>
              <w:bottom w:val="nil"/>
            </w:tcBorders>
            <w:vAlign w:val="center"/>
          </w:tcPr>
          <w:p w14:paraId="4431ADA3" w14:textId="2D9D28B3" w:rsidR="001F6FCD" w:rsidRDefault="001F6FCD" w:rsidP="001F6FCD">
            <w:pPr>
              <w:jc w:val="center"/>
              <w:rPr>
                <w:rFonts w:cs="微软雅黑"/>
                <w:color w:val="000000"/>
                <w:sz w:val="18"/>
                <w:szCs w:val="18"/>
              </w:rPr>
            </w:pPr>
            <w:bookmarkStart w:id="9" w:name="depthge20pctreal"/>
            <w:bookmarkEnd w:id="9"/>
            <w:r w:rsidRPr="00720463">
              <w:rPr>
                <w:rFonts w:cs="微软雅黑"/>
                <w:color w:val="000000"/>
                <w:sz w:val="18"/>
                <w:szCs w:val="18"/>
              </w:rPr>
              <w:t>{{</w:t>
            </w:r>
            <w:proofErr w:type="spellStart"/>
            <w:r w:rsidRPr="00720463">
              <w:rPr>
                <w:rFonts w:cs="微软雅黑"/>
                <w:color w:val="000000"/>
                <w:sz w:val="18"/>
                <w:szCs w:val="18"/>
              </w:rPr>
              <w:t>qc.dna_data_</w:t>
            </w:r>
            <w:proofErr w:type="gramStart"/>
            <w:r w:rsidRPr="00720463">
              <w:rPr>
                <w:rFonts w:cs="微软雅黑"/>
                <w:color w:val="000000"/>
                <w:sz w:val="18"/>
                <w:szCs w:val="18"/>
              </w:rPr>
              <w:t>qc.depth</w:t>
            </w:r>
            <w:proofErr w:type="gramEnd"/>
            <w:r w:rsidRPr="00720463">
              <w:rPr>
                <w:rFonts w:cs="微软雅黑"/>
                <w:color w:val="000000"/>
                <w:sz w:val="18"/>
                <w:szCs w:val="18"/>
              </w:rPr>
              <w:t>_min|replace</w:t>
            </w:r>
            <w:proofErr w:type="spellEnd"/>
            <w:r w:rsidRPr="00720463">
              <w:rPr>
                <w:rFonts w:cs="微软雅黑"/>
                <w:color w:val="000000"/>
                <w:sz w:val="18"/>
                <w:szCs w:val="18"/>
              </w:rPr>
              <w:t>(“.00”,””)}}</w:t>
            </w:r>
          </w:p>
        </w:tc>
        <w:tc>
          <w:tcPr>
            <w:tcW w:w="1902" w:type="dxa"/>
            <w:tcBorders>
              <w:top w:val="nil"/>
              <w:bottom w:val="nil"/>
            </w:tcBorders>
            <w:vAlign w:val="center"/>
          </w:tcPr>
          <w:p w14:paraId="40DF1929" w14:textId="77777777" w:rsidR="001F6FCD" w:rsidRDefault="001F6FCD" w:rsidP="001F6FCD">
            <w:pPr>
              <w:jc w:val="center"/>
              <w:rPr>
                <w:rFonts w:cs="微软雅黑"/>
                <w:color w:val="000000"/>
                <w:sz w:val="18"/>
                <w:szCs w:val="18"/>
              </w:rPr>
            </w:pPr>
            <w:r>
              <w:rPr>
                <w:rFonts w:cs="微软雅黑" w:hint="eastAsia"/>
                <w:color w:val="000000"/>
                <w:sz w:val="18"/>
                <w:szCs w:val="18"/>
              </w:rPr>
              <w:t>≥100</w:t>
            </w:r>
          </w:p>
        </w:tc>
      </w:tr>
      <w:tr w:rsidR="001F6FCD" w14:paraId="1A3ADE93" w14:textId="77777777" w:rsidTr="00720463">
        <w:trPr>
          <w:trHeight w:val="397"/>
        </w:trPr>
        <w:tc>
          <w:tcPr>
            <w:tcW w:w="2251" w:type="dxa"/>
            <w:vMerge w:val="restart"/>
            <w:tcBorders>
              <w:top w:val="single" w:sz="4" w:space="0" w:color="4F81BD" w:themeColor="accent1"/>
              <w:bottom w:val="nil"/>
            </w:tcBorders>
            <w:vAlign w:val="center"/>
          </w:tcPr>
          <w:p w14:paraId="0ED2FFEE" w14:textId="77777777" w:rsidR="001F6FCD" w:rsidRDefault="001F6FCD" w:rsidP="001F6FCD">
            <w:pPr>
              <w:jc w:val="center"/>
              <w:rPr>
                <w:rFonts w:cs="微软雅黑"/>
                <w:smallCaps/>
                <w:spacing w:val="10"/>
                <w:sz w:val="18"/>
                <w:szCs w:val="18"/>
              </w:rPr>
            </w:pPr>
            <w:proofErr w:type="gramStart"/>
            <w:r>
              <w:rPr>
                <w:rFonts w:cs="微软雅黑" w:hint="eastAsia"/>
                <w:smallCaps/>
                <w:spacing w:val="10"/>
                <w:sz w:val="18"/>
                <w:szCs w:val="18"/>
              </w:rPr>
              <w:t>质控品检测</w:t>
            </w:r>
            <w:proofErr w:type="gramEnd"/>
            <w:r>
              <w:rPr>
                <w:rFonts w:cs="微软雅黑" w:hint="eastAsia"/>
                <w:smallCaps/>
                <w:spacing w:val="10"/>
                <w:sz w:val="18"/>
                <w:szCs w:val="18"/>
              </w:rPr>
              <w:t>信息</w:t>
            </w:r>
            <w:r>
              <w:rPr>
                <w:rFonts w:cs="微软雅黑" w:hint="eastAsia"/>
                <w:smallCaps/>
                <w:spacing w:val="10"/>
                <w:sz w:val="18"/>
                <w:szCs w:val="18"/>
                <w:vertAlign w:val="superscript"/>
              </w:rPr>
              <w:t>5</w:t>
            </w:r>
          </w:p>
        </w:tc>
        <w:tc>
          <w:tcPr>
            <w:tcW w:w="4512" w:type="dxa"/>
            <w:tcBorders>
              <w:top w:val="single" w:sz="4" w:space="0" w:color="4F81BD" w:themeColor="accent1"/>
              <w:bottom w:val="nil"/>
            </w:tcBorders>
            <w:vAlign w:val="center"/>
          </w:tcPr>
          <w:p w14:paraId="4FB0F938" w14:textId="77777777" w:rsidR="001F6FCD" w:rsidRDefault="001F6FCD" w:rsidP="001F6FCD">
            <w:pPr>
              <w:rPr>
                <w:rFonts w:cs="微软雅黑"/>
                <w:color w:val="000000"/>
                <w:sz w:val="18"/>
                <w:szCs w:val="18"/>
              </w:rPr>
            </w:pPr>
            <w:r>
              <w:rPr>
                <w:rFonts w:cs="微软雅黑" w:hint="eastAsia"/>
                <w:color w:val="000000"/>
                <w:sz w:val="18"/>
                <w:szCs w:val="18"/>
              </w:rPr>
              <w:t>阳性对照 (STD)</w:t>
            </w:r>
          </w:p>
        </w:tc>
        <w:tc>
          <w:tcPr>
            <w:tcW w:w="3652" w:type="dxa"/>
            <w:gridSpan w:val="2"/>
            <w:tcBorders>
              <w:top w:val="single" w:sz="4" w:space="0" w:color="4F81BD" w:themeColor="accent1"/>
              <w:bottom w:val="nil"/>
            </w:tcBorders>
            <w:vAlign w:val="center"/>
          </w:tcPr>
          <w:p w14:paraId="5355B62E" w14:textId="77777777" w:rsidR="001F6FCD" w:rsidRDefault="001F6FCD" w:rsidP="001F6FCD">
            <w:pPr>
              <w:jc w:val="center"/>
              <w:rPr>
                <w:rFonts w:cs="微软雅黑"/>
                <w:sz w:val="18"/>
                <w:szCs w:val="18"/>
              </w:rPr>
            </w:pPr>
            <w:bookmarkStart w:id="10" w:name="pcaflag"/>
            <w:bookmarkEnd w:id="10"/>
            <w:r>
              <w:rPr>
                <w:rFonts w:cs="微软雅黑" w:hint="eastAsia"/>
                <w:sz w:val="18"/>
                <w:szCs w:val="18"/>
              </w:rPr>
              <w:t>合格</w:t>
            </w:r>
          </w:p>
        </w:tc>
      </w:tr>
      <w:tr w:rsidR="001F6FCD" w14:paraId="7C35CFC5" w14:textId="77777777" w:rsidTr="00720463">
        <w:trPr>
          <w:trHeight w:val="397"/>
        </w:trPr>
        <w:tc>
          <w:tcPr>
            <w:tcW w:w="2251" w:type="dxa"/>
            <w:vMerge/>
            <w:tcBorders>
              <w:top w:val="single" w:sz="4" w:space="0" w:color="4F81BD" w:themeColor="accent1"/>
              <w:bottom w:val="nil"/>
            </w:tcBorders>
            <w:vAlign w:val="center"/>
          </w:tcPr>
          <w:p w14:paraId="5F797B67" w14:textId="77777777" w:rsidR="001F6FCD" w:rsidRDefault="001F6FCD" w:rsidP="001F6FCD">
            <w:pPr>
              <w:jc w:val="center"/>
              <w:rPr>
                <w:rFonts w:cs="微软雅黑"/>
                <w:smallCaps/>
                <w:spacing w:val="10"/>
                <w:sz w:val="18"/>
                <w:szCs w:val="18"/>
              </w:rPr>
            </w:pPr>
          </w:p>
        </w:tc>
        <w:tc>
          <w:tcPr>
            <w:tcW w:w="4512" w:type="dxa"/>
            <w:tcBorders>
              <w:top w:val="nil"/>
              <w:bottom w:val="nil"/>
            </w:tcBorders>
            <w:vAlign w:val="center"/>
          </w:tcPr>
          <w:p w14:paraId="527FFBA1" w14:textId="77777777" w:rsidR="001F6FCD" w:rsidRDefault="001F6FCD" w:rsidP="001F6FCD">
            <w:pPr>
              <w:rPr>
                <w:rFonts w:cs="微软雅黑"/>
                <w:color w:val="000000"/>
                <w:sz w:val="18"/>
                <w:szCs w:val="18"/>
              </w:rPr>
            </w:pPr>
            <w:r>
              <w:rPr>
                <w:rFonts w:cs="微软雅黑" w:hint="eastAsia"/>
                <w:color w:val="000000"/>
                <w:sz w:val="18"/>
                <w:szCs w:val="18"/>
              </w:rPr>
              <w:t>无模板对照 (NTC)</w:t>
            </w:r>
          </w:p>
        </w:tc>
        <w:tc>
          <w:tcPr>
            <w:tcW w:w="3652" w:type="dxa"/>
            <w:gridSpan w:val="2"/>
            <w:tcBorders>
              <w:top w:val="nil"/>
              <w:bottom w:val="nil"/>
            </w:tcBorders>
            <w:vAlign w:val="center"/>
          </w:tcPr>
          <w:p w14:paraId="12E527D5" w14:textId="77777777" w:rsidR="001F6FCD" w:rsidRDefault="001F6FCD" w:rsidP="001F6FCD">
            <w:pPr>
              <w:jc w:val="center"/>
              <w:rPr>
                <w:rFonts w:cs="微软雅黑"/>
                <w:sz w:val="18"/>
                <w:szCs w:val="18"/>
              </w:rPr>
            </w:pPr>
            <w:bookmarkStart w:id="11" w:name="pcbflag"/>
            <w:bookmarkEnd w:id="11"/>
            <w:r>
              <w:rPr>
                <w:rFonts w:cs="微软雅黑" w:hint="eastAsia"/>
                <w:sz w:val="18"/>
                <w:szCs w:val="18"/>
              </w:rPr>
              <w:t>合格</w:t>
            </w:r>
          </w:p>
        </w:tc>
      </w:tr>
      <w:tr w:rsidR="001F6FCD" w14:paraId="70FDE4C4" w14:textId="77777777" w:rsidTr="00720463">
        <w:trPr>
          <w:trHeight w:val="397"/>
        </w:trPr>
        <w:tc>
          <w:tcPr>
            <w:tcW w:w="2251" w:type="dxa"/>
            <w:tcBorders>
              <w:top w:val="single" w:sz="4" w:space="0" w:color="4F81BD" w:themeColor="accent1"/>
              <w:bottom w:val="single" w:sz="4" w:space="0" w:color="4F81BD" w:themeColor="accent1"/>
            </w:tcBorders>
            <w:vAlign w:val="center"/>
          </w:tcPr>
          <w:p w14:paraId="3770BE04" w14:textId="77777777" w:rsidR="001F6FCD" w:rsidRDefault="001F6FCD" w:rsidP="001F6FCD">
            <w:pPr>
              <w:jc w:val="center"/>
              <w:rPr>
                <w:rFonts w:cs="微软雅黑"/>
                <w:b/>
                <w:smallCaps/>
                <w:spacing w:val="10"/>
                <w:sz w:val="18"/>
                <w:szCs w:val="18"/>
              </w:rPr>
            </w:pPr>
            <w:r>
              <w:rPr>
                <w:rFonts w:cs="微软雅黑" w:hint="eastAsia"/>
                <w:b/>
                <w:smallCaps/>
                <w:spacing w:val="10"/>
                <w:sz w:val="18"/>
                <w:szCs w:val="18"/>
              </w:rPr>
              <w:t>质</w:t>
            </w:r>
            <w:proofErr w:type="gramStart"/>
            <w:r>
              <w:rPr>
                <w:rFonts w:cs="微软雅黑" w:hint="eastAsia"/>
                <w:b/>
                <w:smallCaps/>
                <w:spacing w:val="10"/>
                <w:sz w:val="18"/>
                <w:szCs w:val="18"/>
              </w:rPr>
              <w:t>控结果</w:t>
            </w:r>
            <w:proofErr w:type="gramEnd"/>
          </w:p>
        </w:tc>
        <w:tc>
          <w:tcPr>
            <w:tcW w:w="8164" w:type="dxa"/>
            <w:gridSpan w:val="3"/>
            <w:tcBorders>
              <w:top w:val="single" w:sz="4" w:space="0" w:color="4F81BD" w:themeColor="accent1"/>
              <w:bottom w:val="single" w:sz="4" w:space="0" w:color="4F81BD" w:themeColor="accent1"/>
            </w:tcBorders>
            <w:vAlign w:val="center"/>
          </w:tcPr>
          <w:p w14:paraId="7886D381" w14:textId="412B9DAA" w:rsidR="005562CC" w:rsidRPr="005562CC" w:rsidRDefault="005562CC" w:rsidP="005562CC">
            <w:pPr>
              <w:jc w:val="center"/>
              <w:rPr>
                <w:rFonts w:cs="微软雅黑"/>
                <w:b/>
                <w:sz w:val="18"/>
                <w:szCs w:val="18"/>
              </w:rPr>
            </w:pPr>
            <w:bookmarkStart w:id="12" w:name="pcncflag"/>
            <w:bookmarkEnd w:id="12"/>
            <w:r w:rsidRPr="005562CC">
              <w:rPr>
                <w:rFonts w:cs="微软雅黑"/>
                <w:b/>
                <w:sz w:val="18"/>
                <w:szCs w:val="18"/>
              </w:rPr>
              <w:t>{%p if qc.dna_data_</w:t>
            </w:r>
            <w:proofErr w:type="gramStart"/>
            <w:r w:rsidRPr="005562CC">
              <w:rPr>
                <w:rFonts w:cs="微软雅黑"/>
                <w:b/>
                <w:sz w:val="18"/>
                <w:szCs w:val="18"/>
              </w:rPr>
              <w:t>qc.cleandata</w:t>
            </w:r>
            <w:proofErr w:type="gramEnd"/>
            <w:r w:rsidRPr="005562CC">
              <w:rPr>
                <w:rFonts w:cs="微软雅黑"/>
                <w:b/>
                <w:sz w:val="18"/>
                <w:szCs w:val="18"/>
              </w:rPr>
              <w:t xml:space="preserve">_q30_num &gt; 0.75 and </w:t>
            </w:r>
            <w:proofErr w:type="spellStart"/>
            <w:r w:rsidRPr="005562CC">
              <w:rPr>
                <w:rFonts w:cs="微软雅黑"/>
                <w:b/>
                <w:sz w:val="18"/>
                <w:szCs w:val="18"/>
              </w:rPr>
              <w:t>qc.dna_data_qc.mapping_ratio_num</w:t>
            </w:r>
            <w:proofErr w:type="spellEnd"/>
            <w:r w:rsidRPr="005562CC">
              <w:rPr>
                <w:rFonts w:cs="微软雅黑"/>
                <w:b/>
                <w:sz w:val="18"/>
                <w:szCs w:val="18"/>
              </w:rPr>
              <w:t xml:space="preserve"> &gt; 0.85 and </w:t>
            </w:r>
            <w:proofErr w:type="spellStart"/>
            <w:r w:rsidRPr="005562CC">
              <w:rPr>
                <w:rFonts w:cs="微软雅黑"/>
                <w:b/>
                <w:sz w:val="18"/>
                <w:szCs w:val="18"/>
              </w:rPr>
              <w:t>qc.dna_data_qc.cover_ratio_num</w:t>
            </w:r>
            <w:proofErr w:type="spellEnd"/>
            <w:r w:rsidRPr="005562CC">
              <w:rPr>
                <w:rFonts w:cs="微软雅黑"/>
                <w:b/>
                <w:sz w:val="18"/>
                <w:szCs w:val="18"/>
              </w:rPr>
              <w:t xml:space="preserve"> == 1 and </w:t>
            </w:r>
            <w:proofErr w:type="spellStart"/>
            <w:r w:rsidRPr="005562CC">
              <w:rPr>
                <w:rFonts w:cs="微软雅黑"/>
                <w:b/>
                <w:sz w:val="18"/>
                <w:szCs w:val="18"/>
              </w:rPr>
              <w:t>qc.dna_data_qc.depth_min_num</w:t>
            </w:r>
            <w:proofErr w:type="spellEnd"/>
            <w:r w:rsidRPr="005562CC">
              <w:rPr>
                <w:rFonts w:cs="微软雅黑"/>
                <w:b/>
                <w:sz w:val="18"/>
                <w:szCs w:val="18"/>
              </w:rPr>
              <w:t>&gt;=100%}</w:t>
            </w:r>
          </w:p>
          <w:p w14:paraId="676CEEA7" w14:textId="47822EC0" w:rsidR="005562CC" w:rsidRPr="005562CC" w:rsidRDefault="005562CC" w:rsidP="005562CC">
            <w:pPr>
              <w:jc w:val="center"/>
              <w:rPr>
                <w:rFonts w:cs="微软雅黑"/>
                <w:b/>
                <w:sz w:val="18"/>
                <w:szCs w:val="18"/>
              </w:rPr>
            </w:pPr>
            <w:r w:rsidRPr="005562CC">
              <w:rPr>
                <w:rFonts w:cs="微软雅黑"/>
                <w:b/>
                <w:sz w:val="18"/>
                <w:szCs w:val="18"/>
              </w:rPr>
              <w:t xml:space="preserve">{%p if </w:t>
            </w:r>
            <w:proofErr w:type="spellStart"/>
            <w:r w:rsidR="00687642" w:rsidRPr="00687642">
              <w:rPr>
                <w:rFonts w:cs="微软雅黑"/>
                <w:b/>
                <w:sz w:val="18"/>
                <w:szCs w:val="18"/>
              </w:rPr>
              <w:t>lib_quality_control</w:t>
            </w:r>
            <w:proofErr w:type="spellEnd"/>
            <w:r w:rsidR="00687642" w:rsidRPr="00687642">
              <w:rPr>
                <w:rFonts w:cs="微软雅黑"/>
                <w:b/>
                <w:sz w:val="18"/>
                <w:szCs w:val="18"/>
              </w:rPr>
              <w:t xml:space="preserve"> and </w:t>
            </w:r>
            <w:proofErr w:type="spellStart"/>
            <w:r w:rsidR="00687642" w:rsidRPr="00687642">
              <w:rPr>
                <w:rFonts w:cs="微软雅黑"/>
                <w:b/>
                <w:sz w:val="18"/>
                <w:szCs w:val="18"/>
              </w:rPr>
              <w:t>lib_quality_control.lib_dna_qc</w:t>
            </w:r>
            <w:proofErr w:type="spellEnd"/>
            <w:r w:rsidR="00687642" w:rsidRPr="00687642">
              <w:rPr>
                <w:rFonts w:cs="微软雅黑"/>
                <w:b/>
                <w:sz w:val="18"/>
                <w:szCs w:val="18"/>
              </w:rPr>
              <w:t xml:space="preserve"> and </w:t>
            </w:r>
            <w:proofErr w:type="spellStart"/>
            <w:r w:rsidR="00687642" w:rsidRPr="00687642">
              <w:rPr>
                <w:rFonts w:cs="微软雅黑"/>
                <w:b/>
                <w:sz w:val="18"/>
                <w:szCs w:val="18"/>
              </w:rPr>
              <w:t>lib_quality_control.lib_dna_qc.dna_concn_q</w:t>
            </w:r>
            <w:proofErr w:type="spellEnd"/>
            <w:r w:rsidR="00687642">
              <w:rPr>
                <w:rFonts w:cs="微软雅黑"/>
                <w:b/>
                <w:sz w:val="18"/>
                <w:szCs w:val="18"/>
              </w:rPr>
              <w:t xml:space="preserve"> and </w:t>
            </w:r>
            <w:proofErr w:type="spellStart"/>
            <w:r w:rsidR="00687642" w:rsidRPr="00687642">
              <w:rPr>
                <w:rFonts w:cs="微软雅黑"/>
                <w:b/>
                <w:sz w:val="18"/>
                <w:szCs w:val="18"/>
              </w:rPr>
              <w:t>lib_quality_control.lib_dna_qc.dna_input_qty</w:t>
            </w:r>
            <w:proofErr w:type="spellEnd"/>
            <w:r w:rsidR="00687642">
              <w:rPr>
                <w:rFonts w:cs="微软雅黑"/>
                <w:b/>
                <w:sz w:val="18"/>
                <w:szCs w:val="18"/>
              </w:rPr>
              <w:t xml:space="preserve"> and </w:t>
            </w:r>
            <w:proofErr w:type="spellStart"/>
            <w:r w:rsidR="00687642" w:rsidRPr="00687642">
              <w:rPr>
                <w:rFonts w:cs="微软雅黑"/>
                <w:b/>
                <w:sz w:val="18"/>
                <w:szCs w:val="18"/>
              </w:rPr>
              <w:t>lib_quality_control.lib_dna_</w:t>
            </w:r>
            <w:proofErr w:type="gramStart"/>
            <w:r w:rsidR="00687642" w:rsidRPr="00687642">
              <w:rPr>
                <w:rFonts w:cs="微软雅黑"/>
                <w:b/>
                <w:sz w:val="18"/>
                <w:szCs w:val="18"/>
              </w:rPr>
              <w:t>qc.library</w:t>
            </w:r>
            <w:proofErr w:type="gramEnd"/>
            <w:r w:rsidR="00687642" w:rsidRPr="00687642">
              <w:rPr>
                <w:rFonts w:cs="微软雅黑"/>
                <w:b/>
                <w:sz w:val="18"/>
                <w:szCs w:val="18"/>
              </w:rPr>
              <w:t>_concn</w:t>
            </w:r>
            <w:proofErr w:type="spellEnd"/>
            <w:r w:rsidRPr="005562CC">
              <w:rPr>
                <w:rFonts w:cs="微软雅黑"/>
                <w:b/>
                <w:sz w:val="18"/>
                <w:szCs w:val="18"/>
              </w:rPr>
              <w:t xml:space="preserve"> %}</w:t>
            </w:r>
          </w:p>
          <w:p w14:paraId="590C60FF" w14:textId="59ECBD0C" w:rsidR="005562CC" w:rsidRPr="005562CC" w:rsidRDefault="005562CC" w:rsidP="005562CC">
            <w:pPr>
              <w:jc w:val="center"/>
              <w:rPr>
                <w:rFonts w:cs="微软雅黑"/>
                <w:b/>
                <w:sz w:val="18"/>
                <w:szCs w:val="18"/>
              </w:rPr>
            </w:pPr>
            <w:r w:rsidRPr="005562CC">
              <w:rPr>
                <w:rFonts w:cs="微软雅黑"/>
                <w:b/>
                <w:sz w:val="18"/>
                <w:szCs w:val="18"/>
              </w:rPr>
              <w:t xml:space="preserve">{%if </w:t>
            </w:r>
            <w:proofErr w:type="spellStart"/>
            <w:r w:rsidR="00687642" w:rsidRPr="00687642">
              <w:rPr>
                <w:rFonts w:cs="微软雅黑"/>
                <w:b/>
                <w:sz w:val="18"/>
                <w:szCs w:val="18"/>
              </w:rPr>
              <w:t>lib_quality_control.lib_dna_qc.dna_concn_q</w:t>
            </w:r>
            <w:r w:rsidRPr="005562CC">
              <w:rPr>
                <w:rFonts w:cs="微软雅黑"/>
                <w:b/>
                <w:sz w:val="18"/>
                <w:szCs w:val="18"/>
              </w:rPr>
              <w:t>|float</w:t>
            </w:r>
            <w:proofErr w:type="spellEnd"/>
            <w:r w:rsidRPr="005562CC">
              <w:rPr>
                <w:rFonts w:cs="微软雅黑"/>
                <w:b/>
                <w:sz w:val="18"/>
                <w:szCs w:val="18"/>
              </w:rPr>
              <w:t xml:space="preserve"> &gt; 5 and </w:t>
            </w:r>
            <w:proofErr w:type="spellStart"/>
            <w:r w:rsidR="00687642" w:rsidRPr="00687642">
              <w:rPr>
                <w:rFonts w:cs="微软雅黑"/>
                <w:b/>
                <w:sz w:val="18"/>
                <w:szCs w:val="18"/>
              </w:rPr>
              <w:t>lib_quality_control.lib_dna_qc.dna_input_qty</w:t>
            </w:r>
            <w:r w:rsidRPr="005562CC">
              <w:rPr>
                <w:rFonts w:cs="微软雅黑"/>
                <w:b/>
                <w:sz w:val="18"/>
                <w:szCs w:val="18"/>
              </w:rPr>
              <w:t>|float</w:t>
            </w:r>
            <w:proofErr w:type="spellEnd"/>
            <w:r w:rsidRPr="005562CC">
              <w:rPr>
                <w:rFonts w:cs="微软雅黑"/>
                <w:b/>
                <w:sz w:val="18"/>
                <w:szCs w:val="18"/>
              </w:rPr>
              <w:t xml:space="preserve"> ==450 and </w:t>
            </w:r>
            <w:proofErr w:type="spellStart"/>
            <w:r w:rsidR="00687642" w:rsidRPr="00687642">
              <w:rPr>
                <w:rFonts w:cs="微软雅黑"/>
                <w:b/>
                <w:sz w:val="18"/>
                <w:szCs w:val="18"/>
              </w:rPr>
              <w:t>lib_quality_control.lib_dna_qc.library_concn</w:t>
            </w:r>
            <w:r w:rsidRPr="005562CC">
              <w:rPr>
                <w:rFonts w:cs="微软雅黑"/>
                <w:b/>
                <w:sz w:val="18"/>
                <w:szCs w:val="18"/>
              </w:rPr>
              <w:t>|float</w:t>
            </w:r>
            <w:proofErr w:type="spellEnd"/>
            <w:r w:rsidRPr="005562CC">
              <w:rPr>
                <w:rFonts w:cs="微软雅黑"/>
                <w:b/>
                <w:sz w:val="18"/>
                <w:szCs w:val="18"/>
              </w:rPr>
              <w:t xml:space="preserve"> &gt;= 0.5 %}合格{%else%}风险{%endif%}</w:t>
            </w:r>
          </w:p>
          <w:p w14:paraId="4AF1F8CB" w14:textId="77777777" w:rsidR="005562CC" w:rsidRPr="005562CC" w:rsidRDefault="005562CC" w:rsidP="005562CC">
            <w:pPr>
              <w:jc w:val="center"/>
              <w:rPr>
                <w:rFonts w:cs="微软雅黑"/>
                <w:b/>
                <w:sz w:val="18"/>
                <w:szCs w:val="18"/>
              </w:rPr>
            </w:pPr>
            <w:r w:rsidRPr="005562CC">
              <w:rPr>
                <w:rFonts w:cs="微软雅黑"/>
                <w:b/>
                <w:sz w:val="18"/>
                <w:szCs w:val="18"/>
              </w:rPr>
              <w:t>{%p else%}</w:t>
            </w:r>
          </w:p>
          <w:p w14:paraId="3FE25BA3" w14:textId="77777777" w:rsidR="005562CC" w:rsidRPr="005562CC" w:rsidRDefault="005562CC" w:rsidP="005562CC">
            <w:pPr>
              <w:jc w:val="center"/>
              <w:rPr>
                <w:rFonts w:cs="微软雅黑"/>
                <w:b/>
                <w:sz w:val="18"/>
                <w:szCs w:val="18"/>
              </w:rPr>
            </w:pPr>
            <w:r w:rsidRPr="005562CC">
              <w:rPr>
                <w:rFonts w:cs="微软雅黑" w:hint="eastAsia"/>
                <w:b/>
                <w:sz w:val="18"/>
                <w:szCs w:val="18"/>
              </w:rPr>
              <w:t>合格（</w:t>
            </w:r>
            <w:proofErr w:type="gramStart"/>
            <w:r w:rsidRPr="005562CC">
              <w:rPr>
                <w:rFonts w:cs="微软雅黑" w:hint="eastAsia"/>
                <w:b/>
                <w:sz w:val="18"/>
                <w:szCs w:val="18"/>
              </w:rPr>
              <w:t>质控项有</w:t>
            </w:r>
            <w:proofErr w:type="gramEnd"/>
            <w:r w:rsidRPr="005562CC">
              <w:rPr>
                <w:rFonts w:cs="微软雅黑" w:hint="eastAsia"/>
                <w:b/>
                <w:sz w:val="18"/>
                <w:szCs w:val="18"/>
              </w:rPr>
              <w:t>缺失，请补齐数据后自行评估）</w:t>
            </w:r>
          </w:p>
          <w:p w14:paraId="69E25886" w14:textId="77777777" w:rsidR="005562CC" w:rsidRPr="005562CC" w:rsidRDefault="005562CC" w:rsidP="005562CC">
            <w:pPr>
              <w:jc w:val="center"/>
              <w:rPr>
                <w:rFonts w:cs="微软雅黑"/>
                <w:b/>
                <w:sz w:val="18"/>
                <w:szCs w:val="18"/>
              </w:rPr>
            </w:pPr>
            <w:r w:rsidRPr="005562CC">
              <w:rPr>
                <w:rFonts w:cs="微软雅黑"/>
                <w:b/>
                <w:sz w:val="18"/>
                <w:szCs w:val="18"/>
              </w:rPr>
              <w:t>{%p endif%}</w:t>
            </w:r>
          </w:p>
          <w:p w14:paraId="2B6B047E" w14:textId="77777777" w:rsidR="005562CC" w:rsidRPr="005562CC" w:rsidRDefault="005562CC" w:rsidP="005562CC">
            <w:pPr>
              <w:jc w:val="center"/>
              <w:rPr>
                <w:rFonts w:cs="微软雅黑"/>
                <w:b/>
                <w:sz w:val="18"/>
                <w:szCs w:val="18"/>
              </w:rPr>
            </w:pPr>
            <w:r w:rsidRPr="005562CC">
              <w:rPr>
                <w:rFonts w:cs="微软雅黑"/>
                <w:b/>
                <w:sz w:val="18"/>
                <w:szCs w:val="18"/>
              </w:rPr>
              <w:t>{%p else%}</w:t>
            </w:r>
          </w:p>
          <w:p w14:paraId="43981A42" w14:textId="77777777" w:rsidR="005562CC" w:rsidRPr="005562CC" w:rsidRDefault="005562CC" w:rsidP="005562CC">
            <w:pPr>
              <w:jc w:val="center"/>
              <w:rPr>
                <w:rFonts w:cs="微软雅黑"/>
                <w:b/>
                <w:sz w:val="18"/>
                <w:szCs w:val="18"/>
              </w:rPr>
            </w:pPr>
            <w:r w:rsidRPr="005562CC">
              <w:rPr>
                <w:rFonts w:cs="微软雅黑" w:hint="eastAsia"/>
                <w:b/>
                <w:sz w:val="18"/>
                <w:szCs w:val="18"/>
              </w:rPr>
              <w:t>风险</w:t>
            </w:r>
          </w:p>
          <w:p w14:paraId="7B366642" w14:textId="3D343091" w:rsidR="001F6FCD" w:rsidRDefault="005562CC" w:rsidP="005562CC">
            <w:pPr>
              <w:jc w:val="center"/>
              <w:rPr>
                <w:rFonts w:cs="微软雅黑"/>
                <w:b/>
                <w:sz w:val="18"/>
                <w:szCs w:val="18"/>
              </w:rPr>
            </w:pPr>
            <w:r w:rsidRPr="005562CC">
              <w:rPr>
                <w:rFonts w:cs="微软雅黑"/>
                <w:b/>
                <w:sz w:val="18"/>
                <w:szCs w:val="18"/>
              </w:rPr>
              <w:t>{%p endif%}</w:t>
            </w:r>
          </w:p>
        </w:tc>
      </w:tr>
    </w:tbl>
    <w:p w14:paraId="573E1788" w14:textId="77777777" w:rsidR="006E3CD8" w:rsidRDefault="00BC147C">
      <w:pPr>
        <w:spacing w:beforeLines="50" w:before="163"/>
        <w:rPr>
          <w:rFonts w:cs="Times New Roman"/>
          <w:bCs/>
          <w:snapToGrid w:val="0"/>
          <w:spacing w:val="6"/>
          <w:sz w:val="16"/>
          <w:szCs w:val="16"/>
        </w:rPr>
      </w:pPr>
      <w:r>
        <w:rPr>
          <w:rFonts w:cs="Times New Roman"/>
          <w:b/>
          <w:snapToGrid w:val="0"/>
          <w:spacing w:val="6"/>
          <w:sz w:val="16"/>
          <w:szCs w:val="16"/>
        </w:rPr>
        <w:t>注：</w:t>
      </w:r>
      <w:r>
        <w:rPr>
          <w:rFonts w:cs="Times New Roman"/>
          <w:bCs/>
          <w:snapToGrid w:val="0"/>
          <w:spacing w:val="6"/>
          <w:sz w:val="16"/>
          <w:szCs w:val="16"/>
        </w:rPr>
        <w:t xml:space="preserve"> </w:t>
      </w:r>
      <w:bookmarkStart w:id="13" w:name="Sample_Main_Qc_footnote"/>
      <w:bookmarkEnd w:id="13"/>
    </w:p>
    <w:p w14:paraId="04199EA4" w14:textId="77777777" w:rsidR="006E3CD8" w:rsidRPr="00052796" w:rsidRDefault="00BC147C">
      <w:pPr>
        <w:numPr>
          <w:ilvl w:val="0"/>
          <w:numId w:val="4"/>
        </w:numPr>
        <w:tabs>
          <w:tab w:val="left" w:pos="6720"/>
        </w:tabs>
        <w:rPr>
          <w:rFonts w:cs="Times New Roman"/>
          <w:smallCaps/>
          <w:spacing w:val="10"/>
          <w:sz w:val="16"/>
          <w:szCs w:val="16"/>
        </w:rPr>
      </w:pPr>
      <w:r w:rsidRPr="00052796">
        <w:rPr>
          <w:rFonts w:cs="Times New Roman"/>
          <w:smallCaps/>
          <w:spacing w:val="10"/>
          <w:sz w:val="16"/>
          <w:szCs w:val="16"/>
        </w:rPr>
        <w:t>Q30</w:t>
      </w:r>
      <w:r w:rsidRPr="00052796">
        <w:rPr>
          <w:rFonts w:cs="Times New Roman" w:hint="eastAsia"/>
          <w:smallCaps/>
          <w:spacing w:val="10"/>
          <w:sz w:val="16"/>
          <w:szCs w:val="16"/>
        </w:rPr>
        <w:t>：碱基质量</w:t>
      </w:r>
      <w:r w:rsidRPr="00052796">
        <w:rPr>
          <w:rFonts w:cs="Times New Roman"/>
          <w:smallCaps/>
          <w:spacing w:val="10"/>
          <w:sz w:val="16"/>
          <w:szCs w:val="16"/>
        </w:rPr>
        <w:t>Q30</w:t>
      </w:r>
      <w:r w:rsidRPr="00052796">
        <w:rPr>
          <w:rFonts w:cs="Times New Roman" w:hint="eastAsia"/>
          <w:smallCaps/>
          <w:spacing w:val="10"/>
          <w:sz w:val="16"/>
          <w:szCs w:val="16"/>
        </w:rPr>
        <w:t>占比，测序的准确率高于</w:t>
      </w:r>
      <w:r w:rsidRPr="00052796">
        <w:rPr>
          <w:rFonts w:cs="Times New Roman"/>
          <w:smallCaps/>
          <w:spacing w:val="10"/>
          <w:sz w:val="16"/>
          <w:szCs w:val="16"/>
        </w:rPr>
        <w:t>99.9%</w:t>
      </w:r>
      <w:r w:rsidRPr="00052796">
        <w:rPr>
          <w:rFonts w:cs="Times New Roman" w:hint="eastAsia"/>
          <w:smallCaps/>
          <w:spacing w:val="10"/>
          <w:sz w:val="16"/>
          <w:szCs w:val="16"/>
        </w:rPr>
        <w:t>的碱基的比例。</w:t>
      </w:r>
    </w:p>
    <w:p w14:paraId="65E7B212" w14:textId="77777777" w:rsidR="006E3CD8" w:rsidRPr="00052796" w:rsidRDefault="00BC147C">
      <w:pPr>
        <w:numPr>
          <w:ilvl w:val="0"/>
          <w:numId w:val="4"/>
        </w:numPr>
        <w:tabs>
          <w:tab w:val="left" w:pos="6720"/>
        </w:tabs>
        <w:rPr>
          <w:rFonts w:cs="Times New Roman"/>
          <w:smallCaps/>
          <w:spacing w:val="10"/>
          <w:sz w:val="16"/>
          <w:szCs w:val="16"/>
        </w:rPr>
      </w:pPr>
      <w:r w:rsidRPr="00052796">
        <w:rPr>
          <w:rFonts w:cs="Times New Roman" w:hint="eastAsia"/>
          <w:smallCaps/>
          <w:spacing w:val="10"/>
          <w:sz w:val="16"/>
          <w:szCs w:val="16"/>
        </w:rPr>
        <w:t>比对率：序列回帖比率，可以比对至参考序列上的</w:t>
      </w:r>
      <w:r w:rsidRPr="00052796">
        <w:rPr>
          <w:rFonts w:cs="Times New Roman"/>
          <w:smallCaps/>
          <w:spacing w:val="10"/>
          <w:sz w:val="16"/>
          <w:szCs w:val="16"/>
        </w:rPr>
        <w:t>reads</w:t>
      </w:r>
      <w:r w:rsidRPr="00052796">
        <w:rPr>
          <w:rFonts w:cs="Times New Roman" w:hint="eastAsia"/>
          <w:smallCaps/>
          <w:spacing w:val="10"/>
          <w:sz w:val="16"/>
          <w:szCs w:val="16"/>
        </w:rPr>
        <w:t>的比例。</w:t>
      </w:r>
    </w:p>
    <w:p w14:paraId="04A75B19" w14:textId="77777777" w:rsidR="006E3CD8" w:rsidRPr="00052796" w:rsidRDefault="00BC147C">
      <w:pPr>
        <w:numPr>
          <w:ilvl w:val="0"/>
          <w:numId w:val="4"/>
        </w:numPr>
        <w:tabs>
          <w:tab w:val="left" w:pos="6720"/>
        </w:tabs>
        <w:rPr>
          <w:rFonts w:cs="Times New Roman"/>
          <w:smallCaps/>
          <w:spacing w:val="10"/>
          <w:sz w:val="16"/>
          <w:szCs w:val="16"/>
        </w:rPr>
      </w:pPr>
      <w:r w:rsidRPr="00052796">
        <w:rPr>
          <w:rFonts w:cs="Times New Roman" w:hint="eastAsia"/>
          <w:smallCaps/>
          <w:spacing w:val="10"/>
          <w:sz w:val="16"/>
          <w:szCs w:val="16"/>
        </w:rPr>
        <w:t>覆盖度：检测到的区域</w:t>
      </w:r>
      <w:proofErr w:type="gramStart"/>
      <w:r w:rsidRPr="00052796">
        <w:rPr>
          <w:rFonts w:cs="Times New Roman" w:hint="eastAsia"/>
          <w:smallCaps/>
          <w:spacing w:val="10"/>
          <w:sz w:val="16"/>
          <w:szCs w:val="16"/>
        </w:rPr>
        <w:t>占目标</w:t>
      </w:r>
      <w:proofErr w:type="gramEnd"/>
      <w:r w:rsidRPr="00052796">
        <w:rPr>
          <w:rFonts w:cs="Times New Roman" w:hint="eastAsia"/>
          <w:smallCaps/>
          <w:spacing w:val="10"/>
          <w:sz w:val="16"/>
          <w:szCs w:val="16"/>
        </w:rPr>
        <w:t>区域的比例。</w:t>
      </w:r>
    </w:p>
    <w:p w14:paraId="235E798B" w14:textId="34900796" w:rsidR="006E3CD8" w:rsidRPr="00052796" w:rsidRDefault="00BC147C">
      <w:pPr>
        <w:numPr>
          <w:ilvl w:val="0"/>
          <w:numId w:val="4"/>
        </w:numPr>
        <w:tabs>
          <w:tab w:val="left" w:pos="6720"/>
        </w:tabs>
        <w:rPr>
          <w:rFonts w:cs="Times New Roman"/>
          <w:smallCaps/>
          <w:spacing w:val="10"/>
          <w:sz w:val="16"/>
          <w:szCs w:val="16"/>
        </w:rPr>
      </w:pPr>
      <w:r w:rsidRPr="00052796">
        <w:rPr>
          <w:rFonts w:cs="Times New Roman" w:hint="eastAsia"/>
          <w:smallCaps/>
          <w:spacing w:val="10"/>
          <w:sz w:val="16"/>
          <w:szCs w:val="16"/>
        </w:rPr>
        <w:t>单点原始深度：</w:t>
      </w:r>
      <w:r w:rsidR="005F3960">
        <w:rPr>
          <w:rFonts w:cs="Times New Roman" w:hint="eastAsia"/>
          <w:smallCaps/>
          <w:spacing w:val="10"/>
          <w:sz w:val="16"/>
          <w:szCs w:val="16"/>
        </w:rPr>
        <w:t>本项目基于扩增子建库</w:t>
      </w:r>
      <w:r w:rsidRPr="00052796">
        <w:rPr>
          <w:rFonts w:cs="Times New Roman" w:hint="eastAsia"/>
          <w:smallCaps/>
          <w:spacing w:val="10"/>
          <w:sz w:val="16"/>
          <w:szCs w:val="16"/>
        </w:rPr>
        <w:t>，要求深度最低的扩增子的深度也要达到</w:t>
      </w:r>
      <w:r w:rsidRPr="00052796">
        <w:rPr>
          <w:rFonts w:cs="Times New Roman"/>
          <w:smallCaps/>
          <w:spacing w:val="10"/>
          <w:sz w:val="16"/>
          <w:szCs w:val="16"/>
        </w:rPr>
        <w:t>100</w:t>
      </w:r>
      <w:r w:rsidRPr="00052796">
        <w:rPr>
          <w:rFonts w:cs="Times New Roman" w:hint="eastAsia"/>
          <w:smallCaps/>
          <w:spacing w:val="10"/>
          <w:sz w:val="16"/>
          <w:szCs w:val="16"/>
        </w:rPr>
        <w:t>×以上。</w:t>
      </w:r>
    </w:p>
    <w:p w14:paraId="3DF196DA" w14:textId="795557AB" w:rsidR="006E3CD8" w:rsidRPr="00542B8A" w:rsidRDefault="00BC147C" w:rsidP="00542B8A">
      <w:pPr>
        <w:numPr>
          <w:ilvl w:val="0"/>
          <w:numId w:val="4"/>
        </w:numPr>
        <w:tabs>
          <w:tab w:val="left" w:pos="6720"/>
        </w:tabs>
        <w:rPr>
          <w:rFonts w:cs="Times New Roman"/>
          <w:smallCaps/>
          <w:spacing w:val="10"/>
          <w:sz w:val="16"/>
          <w:szCs w:val="16"/>
        </w:rPr>
      </w:pPr>
      <w:r w:rsidRPr="00052796">
        <w:rPr>
          <w:rFonts w:cs="Times New Roman" w:hint="eastAsia"/>
          <w:smallCaps/>
          <w:spacing w:val="10"/>
          <w:sz w:val="16"/>
          <w:szCs w:val="16"/>
        </w:rPr>
        <w:t>试剂</w:t>
      </w:r>
      <w:proofErr w:type="gramStart"/>
      <w:r w:rsidRPr="00052796">
        <w:rPr>
          <w:rFonts w:cs="Times New Roman" w:hint="eastAsia"/>
          <w:smallCaps/>
          <w:spacing w:val="10"/>
          <w:sz w:val="16"/>
          <w:szCs w:val="16"/>
        </w:rPr>
        <w:t>盒质控品</w:t>
      </w:r>
      <w:proofErr w:type="gramEnd"/>
      <w:r w:rsidRPr="00052796">
        <w:rPr>
          <w:rFonts w:cs="Times New Roman" w:hint="eastAsia"/>
          <w:smallCaps/>
          <w:spacing w:val="10"/>
          <w:sz w:val="16"/>
          <w:szCs w:val="16"/>
        </w:rPr>
        <w:t>必须全部通过，本检测结果方为有效。</w:t>
      </w:r>
    </w:p>
    <w:p w14:paraId="7834F5D8" w14:textId="77777777" w:rsidR="006E3CD8" w:rsidRDefault="00BC147C" w:rsidP="00542B8A">
      <w:pPr>
        <w:pStyle w:val="NT"/>
        <w:spacing w:before="60" w:after="120" w:line="280" w:lineRule="exact"/>
        <w:ind w:left="526" w:hangingChars="306" w:hanging="526"/>
        <w:rPr>
          <w:rFonts w:ascii="微软雅黑" w:hAnsi="微软雅黑" w:cs="Times New Roman"/>
          <w:snapToGrid w:val="0"/>
          <w:color w:val="FF6600"/>
          <w:spacing w:val="6"/>
          <w:sz w:val="16"/>
          <w:szCs w:val="16"/>
        </w:rPr>
      </w:pPr>
      <w:r>
        <w:rPr>
          <w:rFonts w:ascii="微软雅黑" w:hAnsi="微软雅黑" w:cs="Times New Roman"/>
          <w:snapToGrid w:val="0"/>
          <w:color w:val="FF6600"/>
          <w:spacing w:val="6"/>
          <w:sz w:val="16"/>
          <w:szCs w:val="16"/>
        </w:rPr>
        <w:br w:type="page"/>
      </w:r>
    </w:p>
    <w:p w14:paraId="22C858B4" w14:textId="77777777" w:rsidR="006E3CD8" w:rsidRDefault="00BC147C">
      <w:pPr>
        <w:rPr>
          <w:rFonts w:cs="Menlo"/>
          <w:snapToGrid w:val="0"/>
          <w:color w:val="404040"/>
          <w:sz w:val="18"/>
          <w:szCs w:val="18"/>
        </w:rPr>
      </w:pPr>
      <w:r>
        <w:rPr>
          <w:rFonts w:cstheme="minorBidi"/>
          <w:b/>
          <w:bCs/>
          <w:color w:val="31849B"/>
          <w:kern w:val="2"/>
        </w:rPr>
        <w:lastRenderedPageBreak/>
        <w:t>5. 检测方法与局限性</w:t>
      </w:r>
    </w:p>
    <w:tbl>
      <w:tblPr>
        <w:tblStyle w:val="afffd"/>
        <w:tblW w:w="0" w:type="auto"/>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BEFF4"/>
        <w:tblLayout w:type="fixed"/>
        <w:tblLook w:val="04A0" w:firstRow="1" w:lastRow="0" w:firstColumn="1" w:lastColumn="0" w:noHBand="0" w:noVBand="1"/>
      </w:tblPr>
      <w:tblGrid>
        <w:gridCol w:w="9072"/>
        <w:gridCol w:w="1134"/>
      </w:tblGrid>
      <w:tr w:rsidR="006E3CD8" w14:paraId="236D2B09" w14:textId="77777777">
        <w:trPr>
          <w:trHeight w:val="454"/>
        </w:trPr>
        <w:tc>
          <w:tcPr>
            <w:tcW w:w="9072" w:type="dxa"/>
            <w:shd w:val="clear" w:color="auto" w:fill="DBEFF4"/>
            <w:vAlign w:val="center"/>
          </w:tcPr>
          <w:p w14:paraId="7AFFC755" w14:textId="77777777" w:rsidR="006E3CD8" w:rsidRDefault="00BC147C">
            <w:pPr>
              <w:spacing w:line="240" w:lineRule="exact"/>
              <w:rPr>
                <w:rFonts w:cs="Times New Roman (正文 CS 字体)"/>
                <w:b/>
                <w:snapToGrid w:val="0"/>
                <w:color w:val="31849B"/>
                <w:spacing w:val="10"/>
                <w:sz w:val="19"/>
                <w:szCs w:val="19"/>
              </w:rPr>
            </w:pPr>
            <w:bookmarkStart w:id="14" w:name="Detaction_Declaration_Table1_name"/>
            <w:bookmarkStart w:id="15" w:name="Detaction_Declaration_Table1"/>
            <w:bookmarkEnd w:id="14"/>
            <w:r>
              <w:rPr>
                <w:rFonts w:cs="Times New Roman (正文 CS 字体)" w:hint="eastAsia"/>
                <w:b/>
                <w:snapToGrid w:val="0"/>
                <w:color w:val="31849B"/>
                <w:spacing w:val="10"/>
                <w:sz w:val="19"/>
                <w:szCs w:val="19"/>
              </w:rPr>
              <w:t>检测方法</w:t>
            </w:r>
          </w:p>
        </w:tc>
        <w:tc>
          <w:tcPr>
            <w:tcW w:w="1134" w:type="dxa"/>
            <w:shd w:val="clear" w:color="auto" w:fill="DBEFF4"/>
            <w:vAlign w:val="center"/>
          </w:tcPr>
          <w:p w14:paraId="418EEED5" w14:textId="77777777" w:rsidR="006E3CD8" w:rsidRDefault="006E3CD8">
            <w:pPr>
              <w:rPr>
                <w:rFonts w:cs="Times New Roman (正文 CS 字体)"/>
                <w:snapToGrid w:val="0"/>
                <w:color w:val="31849B"/>
                <w:spacing w:val="10"/>
              </w:rPr>
            </w:pPr>
          </w:p>
        </w:tc>
      </w:tr>
    </w:tbl>
    <w:p w14:paraId="2E18C0F4" w14:textId="32445ED3" w:rsidR="006E3CD8" w:rsidRDefault="00BC147C">
      <w:pPr>
        <w:adjustRightInd w:val="0"/>
        <w:snapToGrid w:val="0"/>
        <w:spacing w:before="60" w:after="120" w:line="300" w:lineRule="exact"/>
        <w:ind w:firstLine="425"/>
        <w:rPr>
          <w:snapToGrid w:val="0"/>
          <w:spacing w:val="6"/>
          <w:sz w:val="18"/>
          <w:szCs w:val="18"/>
        </w:rPr>
      </w:pPr>
      <w:bookmarkStart w:id="16" w:name="Detaction_Declaration_val1"/>
      <w:bookmarkEnd w:id="15"/>
      <w:bookmarkEnd w:id="16"/>
      <w:r>
        <w:rPr>
          <w:rFonts w:hint="eastAsia"/>
          <w:snapToGrid w:val="0"/>
          <w:spacing w:val="6"/>
          <w:sz w:val="18"/>
          <w:szCs w:val="18"/>
        </w:rPr>
        <w:t>本次检测是采用高通量测序技术（NGS）对</w:t>
      </w:r>
      <w:r w:rsidR="005F7A24">
        <w:rPr>
          <w:rFonts w:hint="eastAsia"/>
          <w:snapToGrid w:val="0"/>
          <w:spacing w:val="6"/>
          <w:sz w:val="18"/>
          <w:szCs w:val="18"/>
        </w:rPr>
        <w:t>标本</w:t>
      </w:r>
      <w:r>
        <w:rPr>
          <w:rFonts w:hint="eastAsia"/>
          <w:snapToGrid w:val="0"/>
          <w:spacing w:val="6"/>
          <w:sz w:val="18"/>
          <w:szCs w:val="18"/>
        </w:rPr>
        <w:t>进行检测。</w:t>
      </w:r>
    </w:p>
    <w:p w14:paraId="06AF0B77" w14:textId="77777777" w:rsidR="006E3CD8" w:rsidRDefault="00BC147C">
      <w:pPr>
        <w:adjustRightInd w:val="0"/>
        <w:snapToGrid w:val="0"/>
        <w:spacing w:before="60" w:after="120" w:line="300" w:lineRule="exact"/>
        <w:ind w:firstLine="425"/>
        <w:rPr>
          <w:snapToGrid w:val="0"/>
          <w:spacing w:val="6"/>
          <w:sz w:val="18"/>
          <w:szCs w:val="18"/>
        </w:rPr>
      </w:pPr>
      <w:r>
        <w:rPr>
          <w:rFonts w:hint="eastAsia"/>
          <w:snapToGrid w:val="0"/>
          <w:spacing w:val="6"/>
          <w:sz w:val="18"/>
          <w:szCs w:val="18"/>
        </w:rPr>
        <w:t>本检测可以检测BRCA1和BRCA2基因全编码区（包括BRCA1基因（NM_007294.3）外显子2、3、5~24，BRCA2基因（NM_000059.3）外显子2-27）、外显子-内含子连接区、UTR区（非翻译区）和启动子区域的单核苷酸变异（SNV）、小片段插入/缺失变异（</w:t>
      </w:r>
      <w:proofErr w:type="spellStart"/>
      <w:r>
        <w:rPr>
          <w:rFonts w:hint="eastAsia"/>
          <w:snapToGrid w:val="0"/>
          <w:spacing w:val="6"/>
          <w:sz w:val="18"/>
          <w:szCs w:val="18"/>
        </w:rPr>
        <w:t>InDel</w:t>
      </w:r>
      <w:proofErr w:type="spellEnd"/>
      <w:r>
        <w:rPr>
          <w:rFonts w:hint="eastAsia"/>
          <w:snapToGrid w:val="0"/>
          <w:spacing w:val="6"/>
          <w:sz w:val="18"/>
          <w:szCs w:val="18"/>
        </w:rPr>
        <w:t>）。</w:t>
      </w:r>
    </w:p>
    <w:p w14:paraId="045777E6" w14:textId="77777777" w:rsidR="006E3CD8" w:rsidRDefault="006E3CD8">
      <w:pPr>
        <w:rPr>
          <w:snapToGrid w:val="0"/>
          <w:color w:val="595959" w:themeColor="text1" w:themeTint="A6"/>
          <w:sz w:val="16"/>
          <w:szCs w:val="16"/>
        </w:rPr>
      </w:pPr>
    </w:p>
    <w:tbl>
      <w:tblPr>
        <w:tblStyle w:val="afffd"/>
        <w:tblW w:w="0" w:type="auto"/>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BEFF4"/>
        <w:tblLayout w:type="fixed"/>
        <w:tblLook w:val="04A0" w:firstRow="1" w:lastRow="0" w:firstColumn="1" w:lastColumn="0" w:noHBand="0" w:noVBand="1"/>
      </w:tblPr>
      <w:tblGrid>
        <w:gridCol w:w="9072"/>
        <w:gridCol w:w="1134"/>
      </w:tblGrid>
      <w:tr w:rsidR="006E3CD8" w14:paraId="6C312F59" w14:textId="77777777">
        <w:trPr>
          <w:trHeight w:val="454"/>
        </w:trPr>
        <w:tc>
          <w:tcPr>
            <w:tcW w:w="9072" w:type="dxa"/>
            <w:shd w:val="clear" w:color="auto" w:fill="DBEFF4"/>
            <w:vAlign w:val="center"/>
          </w:tcPr>
          <w:p w14:paraId="2A9F77B7" w14:textId="77777777" w:rsidR="006E3CD8" w:rsidRDefault="00BC147C">
            <w:pPr>
              <w:spacing w:line="240" w:lineRule="exact"/>
              <w:rPr>
                <w:rFonts w:cs="Times New Roman (正文 CS 字体)"/>
                <w:b/>
                <w:snapToGrid w:val="0"/>
                <w:color w:val="31849B"/>
                <w:spacing w:val="10"/>
                <w:sz w:val="19"/>
                <w:szCs w:val="19"/>
              </w:rPr>
            </w:pPr>
            <w:bookmarkStart w:id="17" w:name="Detaction_Declaration_Table2_name"/>
            <w:bookmarkEnd w:id="17"/>
            <w:r>
              <w:rPr>
                <w:rFonts w:cs="Times New Roman (正文 CS 字体)" w:hint="eastAsia"/>
                <w:b/>
                <w:snapToGrid w:val="0"/>
                <w:color w:val="31849B"/>
                <w:spacing w:val="10"/>
                <w:sz w:val="19"/>
                <w:szCs w:val="19"/>
              </w:rPr>
              <w:t>局限性说明</w:t>
            </w:r>
          </w:p>
        </w:tc>
        <w:tc>
          <w:tcPr>
            <w:tcW w:w="1134" w:type="dxa"/>
            <w:shd w:val="clear" w:color="auto" w:fill="DBEFF4"/>
            <w:vAlign w:val="center"/>
          </w:tcPr>
          <w:p w14:paraId="42C0740F" w14:textId="77777777" w:rsidR="006E3CD8" w:rsidRDefault="006E3CD8">
            <w:pPr>
              <w:rPr>
                <w:rFonts w:cs="Times New Roman (正文 CS 字体)"/>
                <w:snapToGrid w:val="0"/>
                <w:color w:val="31849B"/>
                <w:spacing w:val="10"/>
              </w:rPr>
            </w:pPr>
          </w:p>
        </w:tc>
      </w:tr>
    </w:tbl>
    <w:p w14:paraId="35F2699C" w14:textId="77777777" w:rsidR="006E3CD8" w:rsidRDefault="00BC147C">
      <w:pPr>
        <w:numPr>
          <w:ilvl w:val="0"/>
          <w:numId w:val="5"/>
        </w:numPr>
        <w:adjustRightInd w:val="0"/>
        <w:snapToGrid w:val="0"/>
        <w:spacing w:before="60" w:after="120" w:line="300" w:lineRule="exact"/>
        <w:rPr>
          <w:snapToGrid w:val="0"/>
          <w:spacing w:val="6"/>
          <w:sz w:val="18"/>
          <w:szCs w:val="18"/>
        </w:rPr>
      </w:pPr>
      <w:r>
        <w:rPr>
          <w:snapToGrid w:val="0"/>
          <w:spacing w:val="6"/>
          <w:sz w:val="18"/>
          <w:szCs w:val="18"/>
        </w:rPr>
        <w:t>本</w:t>
      </w:r>
      <w:proofErr w:type="gramStart"/>
      <w:r>
        <w:rPr>
          <w:snapToGrid w:val="0"/>
          <w:spacing w:val="6"/>
          <w:sz w:val="18"/>
          <w:szCs w:val="18"/>
        </w:rPr>
        <w:t>检测仅</w:t>
      </w:r>
      <w:proofErr w:type="gramEnd"/>
      <w:r>
        <w:rPr>
          <w:snapToGrid w:val="0"/>
          <w:spacing w:val="6"/>
          <w:sz w:val="18"/>
          <w:szCs w:val="18"/>
        </w:rPr>
        <w:t>为临床诊断及治疗决策提供参考和辅助。临床诊断及治疗决策应由临床医生结合受检者的全面临床信息进行综合判断。</w:t>
      </w:r>
    </w:p>
    <w:p w14:paraId="2FCA5E50" w14:textId="77777777" w:rsidR="006E3CD8" w:rsidRDefault="00BC147C">
      <w:pPr>
        <w:numPr>
          <w:ilvl w:val="0"/>
          <w:numId w:val="5"/>
        </w:numPr>
        <w:adjustRightInd w:val="0"/>
        <w:snapToGrid w:val="0"/>
        <w:spacing w:before="60" w:after="120" w:line="300" w:lineRule="exact"/>
        <w:rPr>
          <w:snapToGrid w:val="0"/>
          <w:spacing w:val="6"/>
          <w:sz w:val="18"/>
          <w:szCs w:val="18"/>
        </w:rPr>
      </w:pPr>
      <w:r>
        <w:rPr>
          <w:snapToGrid w:val="0"/>
          <w:spacing w:val="6"/>
          <w:sz w:val="18"/>
          <w:szCs w:val="18"/>
        </w:rPr>
        <w:t>本检测的分析和解读基于已发表的文献和公开的数据库，随着科学研究的发展和数据库的更新，变异解读可能发生变更。</w:t>
      </w:r>
    </w:p>
    <w:p w14:paraId="0190F856" w14:textId="77777777" w:rsidR="006E3CD8" w:rsidRDefault="00BC147C">
      <w:pPr>
        <w:numPr>
          <w:ilvl w:val="0"/>
          <w:numId w:val="5"/>
        </w:numPr>
        <w:adjustRightInd w:val="0"/>
        <w:snapToGrid w:val="0"/>
        <w:spacing w:before="60" w:after="120" w:line="300" w:lineRule="exact"/>
        <w:rPr>
          <w:snapToGrid w:val="0"/>
          <w:spacing w:val="6"/>
          <w:sz w:val="18"/>
          <w:szCs w:val="18"/>
        </w:rPr>
      </w:pPr>
      <w:r>
        <w:rPr>
          <w:rFonts w:hint="eastAsia"/>
          <w:snapToGrid w:val="0"/>
          <w:spacing w:val="6"/>
          <w:sz w:val="18"/>
          <w:szCs w:val="18"/>
        </w:rPr>
        <w:t>本</w:t>
      </w:r>
      <w:proofErr w:type="gramStart"/>
      <w:r>
        <w:rPr>
          <w:rFonts w:hint="eastAsia"/>
          <w:snapToGrid w:val="0"/>
          <w:spacing w:val="6"/>
          <w:sz w:val="18"/>
          <w:szCs w:val="18"/>
        </w:rPr>
        <w:t>检测仅</w:t>
      </w:r>
      <w:proofErr w:type="gramEnd"/>
      <w:r>
        <w:rPr>
          <w:rFonts w:hint="eastAsia"/>
          <w:snapToGrid w:val="0"/>
          <w:spacing w:val="6"/>
          <w:sz w:val="18"/>
          <w:szCs w:val="18"/>
        </w:rPr>
        <w:t>用于人类BRCA1基因和BRCA2基因突变的定性检测，不能用来决定治疗的成功与否。</w:t>
      </w:r>
    </w:p>
    <w:p w14:paraId="3193A37B" w14:textId="77777777" w:rsidR="006E3CD8" w:rsidRDefault="00BC147C">
      <w:pPr>
        <w:numPr>
          <w:ilvl w:val="0"/>
          <w:numId w:val="5"/>
        </w:numPr>
        <w:adjustRightInd w:val="0"/>
        <w:snapToGrid w:val="0"/>
        <w:spacing w:before="60" w:after="120" w:line="300" w:lineRule="exact"/>
        <w:rPr>
          <w:snapToGrid w:val="0"/>
          <w:spacing w:val="6"/>
          <w:sz w:val="18"/>
          <w:szCs w:val="18"/>
        </w:rPr>
      </w:pPr>
      <w:r>
        <w:rPr>
          <w:rFonts w:hint="eastAsia"/>
          <w:snapToGrid w:val="0"/>
          <w:spacing w:val="6"/>
          <w:sz w:val="18"/>
          <w:szCs w:val="18"/>
        </w:rPr>
        <w:t>本检测的检测范围仅限于明确包含的BRCA1基因和BRCA2基因区域范围和突变检测类型，不包括申明之外的基因区域和突变类型的检测。其他人基因组突变类型包括大片段缺失、拷贝数变异(CNV)不在本检测的检测范围内。</w:t>
      </w:r>
    </w:p>
    <w:p w14:paraId="07F36DEB" w14:textId="275B622D" w:rsidR="006E3CD8" w:rsidRDefault="00BC147C">
      <w:pPr>
        <w:numPr>
          <w:ilvl w:val="0"/>
          <w:numId w:val="5"/>
        </w:numPr>
        <w:adjustRightInd w:val="0"/>
        <w:snapToGrid w:val="0"/>
        <w:spacing w:before="60" w:after="120" w:line="300" w:lineRule="exact"/>
        <w:rPr>
          <w:snapToGrid w:val="0"/>
          <w:spacing w:val="6"/>
          <w:sz w:val="18"/>
          <w:szCs w:val="18"/>
        </w:rPr>
      </w:pPr>
      <w:r>
        <w:rPr>
          <w:rFonts w:hint="eastAsia"/>
          <w:snapToGrid w:val="0"/>
          <w:spacing w:val="6"/>
          <w:sz w:val="18"/>
          <w:szCs w:val="18"/>
        </w:rPr>
        <w:t>本</w:t>
      </w:r>
      <w:proofErr w:type="gramStart"/>
      <w:r>
        <w:rPr>
          <w:rFonts w:hint="eastAsia"/>
          <w:snapToGrid w:val="0"/>
          <w:spacing w:val="6"/>
          <w:sz w:val="18"/>
          <w:szCs w:val="18"/>
        </w:rPr>
        <w:t>检测仅</w:t>
      </w:r>
      <w:proofErr w:type="gramEnd"/>
      <w:r>
        <w:rPr>
          <w:rFonts w:hint="eastAsia"/>
          <w:snapToGrid w:val="0"/>
          <w:spacing w:val="6"/>
          <w:sz w:val="18"/>
          <w:szCs w:val="18"/>
        </w:rPr>
        <w:t>针对外周血</w:t>
      </w:r>
      <w:r w:rsidR="005F7A24">
        <w:rPr>
          <w:rFonts w:hint="eastAsia"/>
          <w:snapToGrid w:val="0"/>
          <w:spacing w:val="6"/>
          <w:sz w:val="18"/>
          <w:szCs w:val="18"/>
        </w:rPr>
        <w:t>标本</w:t>
      </w:r>
      <w:r>
        <w:rPr>
          <w:rFonts w:hint="eastAsia"/>
          <w:snapToGrid w:val="0"/>
          <w:spacing w:val="6"/>
          <w:sz w:val="18"/>
          <w:szCs w:val="18"/>
        </w:rPr>
        <w:t>中的胚系突变进行检测，BRCA1基因和BRCA2基因体细胞突变不在本检测的检测范围之内。</w:t>
      </w:r>
    </w:p>
    <w:p w14:paraId="20CC933F" w14:textId="7AD7BE17" w:rsidR="006E3CD8" w:rsidRDefault="00BC147C">
      <w:pPr>
        <w:numPr>
          <w:ilvl w:val="0"/>
          <w:numId w:val="5"/>
        </w:numPr>
        <w:adjustRightInd w:val="0"/>
        <w:snapToGrid w:val="0"/>
        <w:spacing w:before="60" w:after="120" w:line="300" w:lineRule="exact"/>
        <w:rPr>
          <w:snapToGrid w:val="0"/>
          <w:spacing w:val="6"/>
          <w:sz w:val="18"/>
          <w:szCs w:val="18"/>
        </w:rPr>
      </w:pPr>
      <w:r>
        <w:rPr>
          <w:rFonts w:hint="eastAsia"/>
          <w:snapToGrid w:val="0"/>
          <w:spacing w:val="6"/>
          <w:sz w:val="18"/>
          <w:szCs w:val="18"/>
        </w:rPr>
        <w:t>本检测的检测限为25%，低于此检测限，无法检出；不适用于低比例体细胞嵌合情况的</w:t>
      </w:r>
      <w:r w:rsidR="005F7A24">
        <w:rPr>
          <w:rFonts w:hint="eastAsia"/>
          <w:snapToGrid w:val="0"/>
          <w:spacing w:val="6"/>
          <w:sz w:val="18"/>
          <w:szCs w:val="18"/>
        </w:rPr>
        <w:t>标本</w:t>
      </w:r>
      <w:r>
        <w:rPr>
          <w:rFonts w:hint="eastAsia"/>
          <w:snapToGrid w:val="0"/>
          <w:spacing w:val="6"/>
          <w:sz w:val="18"/>
          <w:szCs w:val="18"/>
        </w:rPr>
        <w:t>检测，如遇到此类</w:t>
      </w:r>
      <w:r w:rsidR="005F7A24">
        <w:rPr>
          <w:rFonts w:hint="eastAsia"/>
          <w:snapToGrid w:val="0"/>
          <w:spacing w:val="6"/>
          <w:sz w:val="18"/>
          <w:szCs w:val="18"/>
        </w:rPr>
        <w:t>标本</w:t>
      </w:r>
      <w:r>
        <w:rPr>
          <w:rFonts w:hint="eastAsia"/>
          <w:snapToGrid w:val="0"/>
          <w:spacing w:val="6"/>
          <w:sz w:val="18"/>
          <w:szCs w:val="18"/>
        </w:rPr>
        <w:t>，可能存在漏检风险。</w:t>
      </w:r>
    </w:p>
    <w:p w14:paraId="6339A2ED" w14:textId="77777777" w:rsidR="006E3CD8" w:rsidRDefault="00BC147C">
      <w:pPr>
        <w:numPr>
          <w:ilvl w:val="0"/>
          <w:numId w:val="5"/>
        </w:numPr>
        <w:adjustRightInd w:val="0"/>
        <w:snapToGrid w:val="0"/>
        <w:spacing w:before="60" w:after="120" w:line="300" w:lineRule="exact"/>
        <w:rPr>
          <w:snapToGrid w:val="0"/>
          <w:spacing w:val="6"/>
          <w:sz w:val="18"/>
          <w:szCs w:val="18"/>
        </w:rPr>
      </w:pPr>
      <w:r>
        <w:rPr>
          <w:rFonts w:hint="eastAsia"/>
          <w:snapToGrid w:val="0"/>
          <w:spacing w:val="6"/>
          <w:sz w:val="18"/>
          <w:szCs w:val="18"/>
        </w:rPr>
        <w:t>在性能研究阶段，参考品中涵盖的插入缺失突变类型的最长长度为466个碱基，本检测均可准确检出；对于更多碱基数目的插入缺失突变未能完全验证，可能随突变长度的增加存在检测性能下降的情况。</w:t>
      </w:r>
    </w:p>
    <w:p w14:paraId="7ECAB88A" w14:textId="5F5B448E" w:rsidR="006E3CD8" w:rsidRPr="00542B8A" w:rsidRDefault="00BC147C" w:rsidP="00542B8A">
      <w:pPr>
        <w:numPr>
          <w:ilvl w:val="0"/>
          <w:numId w:val="5"/>
        </w:numPr>
        <w:adjustRightInd w:val="0"/>
        <w:snapToGrid w:val="0"/>
        <w:spacing w:before="60" w:after="120" w:line="300" w:lineRule="exact"/>
        <w:rPr>
          <w:snapToGrid w:val="0"/>
          <w:spacing w:val="6"/>
          <w:sz w:val="18"/>
          <w:szCs w:val="18"/>
        </w:rPr>
      </w:pPr>
      <w:r>
        <w:rPr>
          <w:rFonts w:hint="eastAsia"/>
          <w:snapToGrid w:val="0"/>
          <w:spacing w:val="6"/>
          <w:sz w:val="18"/>
          <w:szCs w:val="18"/>
        </w:rPr>
        <w:t>本检测基于多重扩增技术</w:t>
      </w:r>
      <w:r w:rsidR="005F3960">
        <w:rPr>
          <w:rFonts w:hint="eastAsia"/>
          <w:snapToGrid w:val="0"/>
          <w:spacing w:val="6"/>
          <w:sz w:val="18"/>
          <w:szCs w:val="18"/>
        </w:rPr>
        <w:t>，</w:t>
      </w:r>
      <w:r>
        <w:rPr>
          <w:rFonts w:hint="eastAsia"/>
          <w:snapToGrid w:val="0"/>
          <w:spacing w:val="6"/>
          <w:sz w:val="18"/>
          <w:szCs w:val="18"/>
        </w:rPr>
        <w:t>检测性能可能因</w:t>
      </w:r>
      <w:r w:rsidR="005F7A24">
        <w:rPr>
          <w:rFonts w:hint="eastAsia"/>
          <w:snapToGrid w:val="0"/>
          <w:spacing w:val="6"/>
          <w:sz w:val="18"/>
          <w:szCs w:val="18"/>
        </w:rPr>
        <w:t>标本</w:t>
      </w:r>
      <w:r>
        <w:rPr>
          <w:rFonts w:hint="eastAsia"/>
          <w:snapToGrid w:val="0"/>
          <w:spacing w:val="6"/>
          <w:sz w:val="18"/>
          <w:szCs w:val="18"/>
        </w:rPr>
        <w:t>降解程度受到影响，不适用于主要片段分布&lt;500 bp的</w:t>
      </w:r>
      <w:r w:rsidR="005F7A24">
        <w:rPr>
          <w:rFonts w:hint="eastAsia"/>
          <w:snapToGrid w:val="0"/>
          <w:spacing w:val="6"/>
          <w:sz w:val="18"/>
          <w:szCs w:val="18"/>
        </w:rPr>
        <w:t>标本</w:t>
      </w:r>
      <w:r>
        <w:rPr>
          <w:rFonts w:hint="eastAsia"/>
          <w:snapToGrid w:val="0"/>
          <w:spacing w:val="6"/>
          <w:sz w:val="18"/>
          <w:szCs w:val="18"/>
        </w:rPr>
        <w:t>检测。</w:t>
      </w:r>
      <w:bookmarkStart w:id="18" w:name="Gene_List_Table1_Row"/>
      <w:bookmarkEnd w:id="2"/>
      <w:bookmarkEnd w:id="18"/>
    </w:p>
    <w:sectPr w:rsidR="006E3CD8" w:rsidRPr="00542B8A">
      <w:headerReference w:type="default" r:id="rId9"/>
      <w:footerReference w:type="default" r:id="rId10"/>
      <w:pgSz w:w="11901" w:h="16817"/>
      <w:pgMar w:top="567" w:right="851" w:bottom="567" w:left="851" w:header="360" w:footer="240" w:gutter="0"/>
      <w:pgNumType w:start="1"/>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F544A7F" w14:textId="77777777" w:rsidR="00246AAB" w:rsidRDefault="00246AAB">
      <w:r>
        <w:separator/>
      </w:r>
    </w:p>
  </w:endnote>
  <w:endnote w:type="continuationSeparator" w:id="0">
    <w:p w14:paraId="49FA6B22" w14:textId="77777777" w:rsidR="00246AAB" w:rsidRDefault="00246AA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正文 CS 字体)">
    <w:altName w:val="Times New Roman"/>
    <w:charset w:val="00"/>
    <w:family w:val="roman"/>
    <w:pitch w:val="default"/>
    <w:sig w:usb0="00000000" w:usb1="00000000" w:usb2="00000009" w:usb3="00000000" w:csb0="000001FF" w:csb1="00000000"/>
  </w:font>
  <w:font w:name="Heiti SC Light">
    <w:altName w:val="Noto Serif SC"/>
    <w:charset w:val="80"/>
    <w:family w:val="auto"/>
    <w:pitch w:val="default"/>
    <w:sig w:usb0="00000000" w:usb1="00000000" w:usb2="00000010" w:usb3="00000000" w:csb0="003E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Century Schoolbook">
    <w:altName w:val="Segoe Print"/>
    <w:charset w:val="00"/>
    <w:family w:val="roman"/>
    <w:pitch w:val="variable"/>
    <w:sig w:usb0="00000287" w:usb1="00000000" w:usb2="00000000" w:usb3="00000000" w:csb0="0000009F" w:csb1="00000000"/>
  </w:font>
  <w:font w:name="Liberation Serif">
    <w:altName w:val="Times New Roman"/>
    <w:charset w:val="01"/>
    <w:family w:val="roman"/>
    <w:pitch w:val="default"/>
  </w:font>
  <w:font w:name="Droid Sans Fallback">
    <w:altName w:val="Cambria"/>
    <w:charset w:val="00"/>
    <w:family w:val="roman"/>
    <w:pitch w:val="default"/>
  </w:font>
  <w:font w:name="FreeSans">
    <w:altName w:val="Cambria"/>
    <w:charset w:val="00"/>
    <w:family w:val="roman"/>
    <w:pitch w:val="default"/>
  </w:font>
  <w:font w:name="思源黑体">
    <w:altName w:val="Yu Gothic"/>
    <w:charset w:val="80"/>
    <w:family w:val="swiss"/>
    <w:pitch w:val="default"/>
    <w:sig w:usb0="00000000" w:usb1="00000000" w:usb2="00000016" w:usb3="00000000" w:csb0="002E0107" w:csb1="00000000"/>
  </w:font>
  <w:font w:name="Menlo">
    <w:altName w:val="Segoe Print"/>
    <w:charset w:val="00"/>
    <w:family w:val="modern"/>
    <w:pitch w:val="default"/>
    <w:sig w:usb0="00000000" w:usb1="00000000" w:usb2="02000028" w:usb3="00000000" w:csb0="000001D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25E6AB" w14:textId="74E57E98" w:rsidR="006E3CD8" w:rsidRDefault="00BC147C">
    <w:pPr>
      <w:pStyle w:val="aff6"/>
      <w:adjustRightInd w:val="0"/>
      <w:jc w:val="center"/>
      <w:rPr>
        <w:rFonts w:ascii="微软雅黑" w:eastAsia="微软雅黑" w:hAnsi="微软雅黑"/>
        <w:sz w:val="14"/>
        <w:szCs w:val="14"/>
      </w:rPr>
    </w:pPr>
    <w:r>
      <w:rPr>
        <w:rFonts w:ascii="微软雅黑" w:eastAsia="微软雅黑" w:hAnsi="微软雅黑"/>
        <w:color w:val="0D0D0D" w:themeColor="text1" w:themeTint="F2"/>
        <w:sz w:val="20"/>
        <w:szCs w:val="20"/>
      </w:rPr>
      <w:tab/>
    </w:r>
    <w:r>
      <w:rPr>
        <w:rFonts w:ascii="微软雅黑" w:eastAsia="微软雅黑" w:hAnsi="微软雅黑"/>
        <w:color w:val="0D0D0D" w:themeColor="text1" w:themeTint="F2"/>
        <w:sz w:val="16"/>
        <w:szCs w:val="16"/>
      </w:rPr>
      <w:t xml:space="preserve">  </w:t>
    </w:r>
    <w:r>
      <w:rPr>
        <w:rFonts w:ascii="微软雅黑" w:eastAsia="微软雅黑" w:hAnsi="微软雅黑" w:hint="eastAsia"/>
        <w:color w:val="0D0D0D" w:themeColor="text1" w:themeTint="F2"/>
        <w:sz w:val="16"/>
        <w:szCs w:val="16"/>
      </w:rPr>
      <w:t xml:space="preserve">肿瘤基因变异高通量测序 </w:t>
    </w:r>
    <w:r>
      <w:rPr>
        <w:rFonts w:ascii="微软雅黑" w:eastAsia="微软雅黑" w:hAnsi="微软雅黑"/>
        <w:color w:val="0D0D0D" w:themeColor="text1" w:themeTint="F2"/>
        <w:sz w:val="16"/>
        <w:szCs w:val="16"/>
      </w:rPr>
      <w:t xml:space="preserve"> </w:t>
    </w:r>
    <w:r>
      <w:rPr>
        <w:rFonts w:ascii="微软雅黑" w:eastAsia="微软雅黑" w:hAnsi="微软雅黑" w:hint="eastAsia"/>
        <w:color w:val="0D0D0D" w:themeColor="text1" w:themeTint="F2"/>
        <w:sz w:val="16"/>
        <w:szCs w:val="16"/>
      </w:rPr>
      <w:t>第</w:t>
    </w:r>
    <w:r>
      <w:rPr>
        <w:rFonts w:ascii="微软雅黑" w:eastAsia="微软雅黑" w:hAnsi="微软雅黑"/>
        <w:color w:val="0D0D0D" w:themeColor="text1" w:themeTint="F2"/>
        <w:sz w:val="16"/>
        <w:szCs w:val="16"/>
      </w:rPr>
      <w:fldChar w:fldCharType="begin"/>
    </w:r>
    <w:r>
      <w:rPr>
        <w:rFonts w:ascii="微软雅黑" w:eastAsia="微软雅黑" w:hAnsi="微软雅黑"/>
        <w:color w:val="0D0D0D" w:themeColor="text1" w:themeTint="F2"/>
        <w:sz w:val="16"/>
        <w:szCs w:val="16"/>
      </w:rPr>
      <w:instrText xml:space="preserve"> PAGE  \* MERGEFORMAT </w:instrText>
    </w:r>
    <w:r>
      <w:rPr>
        <w:rFonts w:ascii="微软雅黑" w:eastAsia="微软雅黑" w:hAnsi="微软雅黑"/>
        <w:color w:val="0D0D0D" w:themeColor="text1" w:themeTint="F2"/>
        <w:sz w:val="16"/>
        <w:szCs w:val="16"/>
      </w:rPr>
      <w:fldChar w:fldCharType="separate"/>
    </w:r>
    <w:r>
      <w:rPr>
        <w:rFonts w:ascii="微软雅黑" w:eastAsia="微软雅黑" w:hAnsi="微软雅黑"/>
        <w:color w:val="0D0D0D" w:themeColor="text1" w:themeTint="F2"/>
        <w:sz w:val="16"/>
        <w:szCs w:val="16"/>
      </w:rPr>
      <w:t>3</w:t>
    </w:r>
    <w:r>
      <w:rPr>
        <w:rFonts w:ascii="微软雅黑" w:eastAsia="微软雅黑" w:hAnsi="微软雅黑"/>
        <w:color w:val="0D0D0D" w:themeColor="text1" w:themeTint="F2"/>
        <w:sz w:val="16"/>
        <w:szCs w:val="16"/>
      </w:rPr>
      <w:fldChar w:fldCharType="end"/>
    </w:r>
    <w:r>
      <w:rPr>
        <w:rFonts w:ascii="微软雅黑" w:eastAsia="微软雅黑" w:hAnsi="微软雅黑" w:hint="eastAsia"/>
        <w:color w:val="0D0D0D" w:themeColor="text1" w:themeTint="F2"/>
        <w:sz w:val="16"/>
        <w:szCs w:val="16"/>
      </w:rPr>
      <w:t>页，共</w:t>
    </w:r>
    <w:r>
      <w:rPr>
        <w:rFonts w:ascii="微软雅黑" w:eastAsia="微软雅黑" w:hAnsi="微软雅黑"/>
        <w:color w:val="0D0D0D" w:themeColor="text1" w:themeTint="F2"/>
        <w:sz w:val="16"/>
        <w:szCs w:val="16"/>
      </w:rPr>
      <w:fldChar w:fldCharType="begin"/>
    </w:r>
    <w:r>
      <w:rPr>
        <w:rFonts w:ascii="微软雅黑" w:eastAsia="微软雅黑" w:hAnsi="微软雅黑"/>
        <w:color w:val="0D0D0D" w:themeColor="text1" w:themeTint="F2"/>
        <w:sz w:val="16"/>
        <w:szCs w:val="16"/>
      </w:rPr>
      <w:instrText xml:space="preserve"> SECTIONPAGES  \* MERGEFORMAT </w:instrText>
    </w:r>
    <w:r>
      <w:rPr>
        <w:rFonts w:ascii="微软雅黑" w:eastAsia="微软雅黑" w:hAnsi="微软雅黑"/>
        <w:color w:val="0D0D0D" w:themeColor="text1" w:themeTint="F2"/>
        <w:sz w:val="16"/>
        <w:szCs w:val="16"/>
      </w:rPr>
      <w:fldChar w:fldCharType="separate"/>
    </w:r>
    <w:r w:rsidR="00253F2E">
      <w:rPr>
        <w:rFonts w:ascii="微软雅黑" w:eastAsia="微软雅黑" w:hAnsi="微软雅黑"/>
        <w:noProof/>
        <w:color w:val="0D0D0D" w:themeColor="text1" w:themeTint="F2"/>
        <w:sz w:val="16"/>
        <w:szCs w:val="16"/>
      </w:rPr>
      <w:t>9</w:t>
    </w:r>
    <w:r>
      <w:rPr>
        <w:rFonts w:ascii="微软雅黑" w:eastAsia="微软雅黑" w:hAnsi="微软雅黑"/>
        <w:color w:val="0D0D0D" w:themeColor="text1" w:themeTint="F2"/>
        <w:sz w:val="16"/>
        <w:szCs w:val="16"/>
      </w:rPr>
      <w:fldChar w:fldCharType="end"/>
    </w:r>
    <w:r>
      <w:rPr>
        <w:rFonts w:ascii="微软雅黑" w:eastAsia="微软雅黑" w:hAnsi="微软雅黑" w:hint="eastAsia"/>
        <w:color w:val="0D0D0D" w:themeColor="text1" w:themeTint="F2"/>
        <w:sz w:val="16"/>
        <w:szCs w:val="16"/>
      </w:rPr>
      <w:t>页</w:t>
    </w:r>
    <w:r>
      <w:rPr>
        <w:rFonts w:ascii="微软雅黑" w:eastAsia="微软雅黑" w:hAnsi="微软雅黑"/>
        <w:color w:val="0D0D0D" w:themeColor="text1" w:themeTint="F2"/>
        <w:sz w:val="20"/>
        <w:szCs w:val="20"/>
      </w:rPr>
      <w:tab/>
      <w:t xml:space="preserve">        </w:t>
    </w:r>
    <w:r>
      <w:rPr>
        <w:rFonts w:ascii="微软雅黑" w:eastAsia="微软雅黑" w:hAnsi="微软雅黑"/>
        <w:sz w:val="14"/>
        <w:szCs w:val="14"/>
      </w:rPr>
      <w:ptab w:relativeTo="margin" w:alignment="right" w:leader="none"/>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0BEDB9C" w14:textId="77777777" w:rsidR="00246AAB" w:rsidRDefault="00246AAB">
      <w:r>
        <w:separator/>
      </w:r>
    </w:p>
  </w:footnote>
  <w:footnote w:type="continuationSeparator" w:id="0">
    <w:p w14:paraId="1C9C1F2D" w14:textId="77777777" w:rsidR="00246AAB" w:rsidRDefault="00246AA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F7FCEF" w14:textId="77777777" w:rsidR="006E3CD8" w:rsidRDefault="006E3CD8"/>
  <w:p w14:paraId="5BAF19AA" w14:textId="3D472BB4" w:rsidR="006E3CD8" w:rsidRDefault="00BC147C">
    <w:pPr>
      <w:ind w:right="720"/>
      <w:jc w:val="right"/>
      <w:rPr>
        <w:sz w:val="16"/>
        <w:szCs w:val="16"/>
      </w:rPr>
    </w:pPr>
    <w:r>
      <w:rPr>
        <w:rFonts w:hint="eastAsia"/>
        <w:sz w:val="16"/>
        <w:szCs w:val="16"/>
      </w:rPr>
      <w:t>姓名：</w:t>
    </w:r>
    <w:r w:rsidR="007B3EF6" w:rsidRPr="007B3EF6">
      <w:rPr>
        <w:rFonts w:cs="Times New Roman (正文 CS 字体)"/>
        <w:spacing w:val="6"/>
        <w:sz w:val="16"/>
        <w:szCs w:val="16"/>
      </w:rPr>
      <w:t>{{</w:t>
    </w:r>
    <w:proofErr w:type="spellStart"/>
    <w:r w:rsidR="007B3EF6" w:rsidRPr="007B3EF6">
      <w:rPr>
        <w:rFonts w:cs="Times New Roman (正文 CS 字体)"/>
        <w:spacing w:val="6"/>
        <w:sz w:val="16"/>
        <w:szCs w:val="16"/>
      </w:rPr>
      <w:t>sample.patient_name</w:t>
    </w:r>
    <w:proofErr w:type="spellEnd"/>
    <w:r w:rsidR="007B3EF6" w:rsidRPr="007B3EF6">
      <w:rPr>
        <w:rFonts w:cs="Times New Roman (正文 CS 字体)"/>
        <w:spacing w:val="6"/>
        <w:sz w:val="16"/>
        <w:szCs w:val="16"/>
      </w:rPr>
      <w:t>}}</w:t>
    </w:r>
    <w:r>
      <w:rPr>
        <w:sz w:val="16"/>
        <w:szCs w:val="16"/>
      </w:rPr>
      <w:t xml:space="preserve">  </w:t>
    </w:r>
    <w:r w:rsidR="005F7A24">
      <w:rPr>
        <w:rFonts w:hint="eastAsia"/>
        <w:sz w:val="16"/>
        <w:szCs w:val="16"/>
      </w:rPr>
      <w:t>标本</w:t>
    </w:r>
    <w:r>
      <w:rPr>
        <w:rFonts w:hint="eastAsia"/>
        <w:sz w:val="16"/>
        <w:szCs w:val="16"/>
      </w:rPr>
      <w:t>编号：</w:t>
    </w:r>
    <w:r w:rsidR="007B3EF6" w:rsidRPr="007B3EF6">
      <w:rPr>
        <w:rFonts w:cs="Times New Roman (正文 CS 字体)"/>
        <w:bCs/>
        <w:spacing w:val="6"/>
        <w:sz w:val="16"/>
        <w:szCs w:val="16"/>
      </w:rPr>
      <w:t>{{</w:t>
    </w:r>
    <w:proofErr w:type="spellStart"/>
    <w:r w:rsidR="007B3EF6" w:rsidRPr="007B3EF6">
      <w:rPr>
        <w:rFonts w:cs="Times New Roman (正文 CS 字体)"/>
        <w:bCs/>
        <w:spacing w:val="6"/>
        <w:sz w:val="16"/>
        <w:szCs w:val="16"/>
      </w:rPr>
      <w:t>sample.</w:t>
    </w:r>
    <w:r w:rsidR="007B3EF6">
      <w:rPr>
        <w:rFonts w:cs="Times New Roman (正文 CS 字体)" w:hint="eastAsia"/>
        <w:bCs/>
        <w:spacing w:val="6"/>
        <w:sz w:val="16"/>
        <w:szCs w:val="16"/>
      </w:rPr>
      <w:t>sample_id</w:t>
    </w:r>
    <w:proofErr w:type="spellEnd"/>
    <w:r w:rsidR="007B3EF6" w:rsidRPr="007B3EF6">
      <w:rPr>
        <w:rFonts w:cs="Times New Roman (正文 CS 字体)"/>
        <w:bCs/>
        <w:spacing w:val="6"/>
        <w:sz w:val="16"/>
        <w:szCs w:val="16"/>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BEAA5990"/>
    <w:multiLevelType w:val="singleLevel"/>
    <w:tmpl w:val="BEAA5990"/>
    <w:lvl w:ilvl="0">
      <w:start w:val="1"/>
      <w:numFmt w:val="decimal"/>
      <w:lvlText w:val="%1."/>
      <w:lvlJc w:val="left"/>
      <w:pPr>
        <w:ind w:left="425" w:hanging="425"/>
      </w:pPr>
      <w:rPr>
        <w:rFonts w:hint="default"/>
      </w:rPr>
    </w:lvl>
  </w:abstractNum>
  <w:abstractNum w:abstractNumId="1" w15:restartNumberingAfterBreak="0">
    <w:nsid w:val="E721755C"/>
    <w:multiLevelType w:val="singleLevel"/>
    <w:tmpl w:val="E721755C"/>
    <w:lvl w:ilvl="0">
      <w:start w:val="1"/>
      <w:numFmt w:val="decimal"/>
      <w:suff w:val="space"/>
      <w:lvlText w:val="%1."/>
      <w:lvlJc w:val="left"/>
    </w:lvl>
  </w:abstractNum>
  <w:abstractNum w:abstractNumId="2" w15:restartNumberingAfterBreak="0">
    <w:nsid w:val="ED700B50"/>
    <w:multiLevelType w:val="singleLevel"/>
    <w:tmpl w:val="ED700B50"/>
    <w:lvl w:ilvl="0">
      <w:start w:val="1"/>
      <w:numFmt w:val="decimal"/>
      <w:suff w:val="nothing"/>
      <w:lvlText w:val="%1．"/>
      <w:lvlJc w:val="left"/>
      <w:pPr>
        <w:ind w:left="0" w:firstLine="400"/>
      </w:pPr>
      <w:rPr>
        <w:rFonts w:hint="default"/>
      </w:rPr>
    </w:lvl>
  </w:abstractNum>
  <w:abstractNum w:abstractNumId="3" w15:restartNumberingAfterBreak="0">
    <w:nsid w:val="22F68B78"/>
    <w:multiLevelType w:val="singleLevel"/>
    <w:tmpl w:val="22F68B78"/>
    <w:lvl w:ilvl="0">
      <w:start w:val="1"/>
      <w:numFmt w:val="decimal"/>
      <w:lvlText w:val="%1."/>
      <w:lvlJc w:val="left"/>
      <w:pPr>
        <w:ind w:left="425" w:hanging="425"/>
      </w:pPr>
      <w:rPr>
        <w:rFonts w:hint="default"/>
      </w:rPr>
    </w:lvl>
  </w:abstractNum>
  <w:abstractNum w:abstractNumId="4" w15:restartNumberingAfterBreak="0">
    <w:nsid w:val="33032ACB"/>
    <w:multiLevelType w:val="hybridMultilevel"/>
    <w:tmpl w:val="213E8CF0"/>
    <w:lvl w:ilvl="0" w:tplc="3678EE0A">
      <w:start w:val="1"/>
      <w:numFmt w:val="decimal"/>
      <w:lvlText w:val="%1"/>
      <w:lvlJc w:val="left"/>
      <w:pPr>
        <w:ind w:left="420" w:hanging="420"/>
      </w:pPr>
      <w:rPr>
        <w:rFonts w:ascii="微软雅黑" w:eastAsia="微软雅黑" w:hAnsi="微软雅黑" w:hint="eastAsia"/>
        <w:b w:val="0"/>
        <w:i w:val="0"/>
        <w:sz w:val="18"/>
        <w:szCs w:val="15"/>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77745E2B"/>
    <w:multiLevelType w:val="multilevel"/>
    <w:tmpl w:val="77745E2B"/>
    <w:lvl w:ilvl="0">
      <w:start w:val="1"/>
      <w:numFmt w:val="decimal"/>
      <w:pStyle w:val="1"/>
      <w:lvlText w:val="%1."/>
      <w:lvlJc w:val="left"/>
      <w:pPr>
        <w:ind w:left="720" w:hanging="720"/>
      </w:pPr>
      <w:rPr>
        <w:rFonts w:hint="default"/>
      </w:rPr>
    </w:lvl>
    <w:lvl w:ilvl="1">
      <w:start w:val="1"/>
      <w:numFmt w:val="lowerLetter"/>
      <w:pStyle w:val="2"/>
      <w:lvlText w:val="%2)"/>
      <w:lvlJc w:val="left"/>
      <w:pPr>
        <w:ind w:left="840" w:hanging="420"/>
      </w:pPr>
    </w:lvl>
    <w:lvl w:ilvl="2">
      <w:start w:val="1"/>
      <w:numFmt w:val="lowerRoman"/>
      <w:pStyle w:val="3"/>
      <w:lvlText w:val="%3."/>
      <w:lvlJc w:val="right"/>
      <w:pPr>
        <w:ind w:left="1260" w:hanging="420"/>
      </w:pPr>
    </w:lvl>
    <w:lvl w:ilvl="3">
      <w:start w:val="1"/>
      <w:numFmt w:val="decimal"/>
      <w:pStyle w:val="4"/>
      <w:lvlText w:val="%4."/>
      <w:lvlJc w:val="left"/>
      <w:pPr>
        <w:ind w:left="1680" w:hanging="420"/>
      </w:pPr>
    </w:lvl>
    <w:lvl w:ilvl="4">
      <w:start w:val="1"/>
      <w:numFmt w:val="lowerLetter"/>
      <w:pStyle w:val="5"/>
      <w:lvlText w:val="%5)"/>
      <w:lvlJc w:val="left"/>
      <w:pPr>
        <w:ind w:left="2100" w:hanging="420"/>
      </w:pPr>
    </w:lvl>
    <w:lvl w:ilvl="5">
      <w:start w:val="1"/>
      <w:numFmt w:val="lowerRoman"/>
      <w:pStyle w:val="6"/>
      <w:lvlText w:val="%6."/>
      <w:lvlJc w:val="right"/>
      <w:pPr>
        <w:ind w:left="2520" w:hanging="420"/>
      </w:pPr>
    </w:lvl>
    <w:lvl w:ilvl="6">
      <w:start w:val="1"/>
      <w:numFmt w:val="decimal"/>
      <w:pStyle w:val="7"/>
      <w:lvlText w:val="%7."/>
      <w:lvlJc w:val="left"/>
      <w:pPr>
        <w:ind w:left="2940" w:hanging="420"/>
      </w:pPr>
    </w:lvl>
    <w:lvl w:ilvl="7">
      <w:start w:val="1"/>
      <w:numFmt w:val="lowerLetter"/>
      <w:pStyle w:val="8"/>
      <w:lvlText w:val="%8)"/>
      <w:lvlJc w:val="left"/>
      <w:pPr>
        <w:ind w:left="3360" w:hanging="420"/>
      </w:pPr>
    </w:lvl>
    <w:lvl w:ilvl="8">
      <w:start w:val="1"/>
      <w:numFmt w:val="lowerRoman"/>
      <w:pStyle w:val="9"/>
      <w:lvlText w:val="%9."/>
      <w:lvlJc w:val="right"/>
      <w:pPr>
        <w:ind w:left="3780" w:hanging="420"/>
      </w:pPr>
    </w:lvl>
  </w:abstractNum>
  <w:num w:numId="1">
    <w:abstractNumId w:val="5"/>
  </w:num>
  <w:num w:numId="2">
    <w:abstractNumId w:val="0"/>
  </w:num>
  <w:num w:numId="3">
    <w:abstractNumId w:val="1"/>
  </w:num>
  <w:num w:numId="4">
    <w:abstractNumId w:val="3"/>
  </w:num>
  <w:num w:numId="5">
    <w:abstractNumId w:val="2"/>
  </w:num>
  <w:num w:numId="6">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陈艳芳">
    <w15:presenceInfo w15:providerId="None" w15:userId="陈艳芳"/>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hideSpellingErrors/>
  <w:hideGrammaticalErrors/>
  <w:proofState w:spelling="clean" w:grammar="clean"/>
  <w:defaultTabStop w:val="0"/>
  <w:drawingGridHorizontalSpacing w:val="120"/>
  <w:drawingGridVerticalSpacing w:val="163"/>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0410C"/>
    <w:rsid w:val="EB5FE2D2"/>
    <w:rsid w:val="FFEF8223"/>
    <w:rsid w:val="00001914"/>
    <w:rsid w:val="00002451"/>
    <w:rsid w:val="00003F3D"/>
    <w:rsid w:val="00004FFE"/>
    <w:rsid w:val="00005216"/>
    <w:rsid w:val="00005D69"/>
    <w:rsid w:val="00006998"/>
    <w:rsid w:val="00007E0F"/>
    <w:rsid w:val="00007EFD"/>
    <w:rsid w:val="00010071"/>
    <w:rsid w:val="00012B00"/>
    <w:rsid w:val="00013344"/>
    <w:rsid w:val="0001352F"/>
    <w:rsid w:val="000135E7"/>
    <w:rsid w:val="000143F6"/>
    <w:rsid w:val="00014A0D"/>
    <w:rsid w:val="0001579A"/>
    <w:rsid w:val="00017B1B"/>
    <w:rsid w:val="00020262"/>
    <w:rsid w:val="0002042C"/>
    <w:rsid w:val="00020C8B"/>
    <w:rsid w:val="000217F0"/>
    <w:rsid w:val="00021E45"/>
    <w:rsid w:val="000221BF"/>
    <w:rsid w:val="00023409"/>
    <w:rsid w:val="00024345"/>
    <w:rsid w:val="0002494A"/>
    <w:rsid w:val="0002495A"/>
    <w:rsid w:val="00024D84"/>
    <w:rsid w:val="000253D9"/>
    <w:rsid w:val="00025EA0"/>
    <w:rsid w:val="00025FA7"/>
    <w:rsid w:val="00031082"/>
    <w:rsid w:val="000321B5"/>
    <w:rsid w:val="000322CD"/>
    <w:rsid w:val="0003248F"/>
    <w:rsid w:val="00032768"/>
    <w:rsid w:val="00032BB7"/>
    <w:rsid w:val="00034435"/>
    <w:rsid w:val="00034C66"/>
    <w:rsid w:val="00034E79"/>
    <w:rsid w:val="00035B3E"/>
    <w:rsid w:val="000363BF"/>
    <w:rsid w:val="00037014"/>
    <w:rsid w:val="00037E8B"/>
    <w:rsid w:val="0004066A"/>
    <w:rsid w:val="00042540"/>
    <w:rsid w:val="00042D9C"/>
    <w:rsid w:val="00043400"/>
    <w:rsid w:val="00043913"/>
    <w:rsid w:val="00043F1A"/>
    <w:rsid w:val="00045794"/>
    <w:rsid w:val="00045EEA"/>
    <w:rsid w:val="000464F6"/>
    <w:rsid w:val="00046636"/>
    <w:rsid w:val="0004761C"/>
    <w:rsid w:val="00050642"/>
    <w:rsid w:val="00050A6E"/>
    <w:rsid w:val="00052796"/>
    <w:rsid w:val="00052934"/>
    <w:rsid w:val="0005554B"/>
    <w:rsid w:val="000561C9"/>
    <w:rsid w:val="00057D40"/>
    <w:rsid w:val="00060E07"/>
    <w:rsid w:val="000619A3"/>
    <w:rsid w:val="00062034"/>
    <w:rsid w:val="00062517"/>
    <w:rsid w:val="000647D3"/>
    <w:rsid w:val="00065687"/>
    <w:rsid w:val="0006603E"/>
    <w:rsid w:val="0006745A"/>
    <w:rsid w:val="000705B8"/>
    <w:rsid w:val="00071404"/>
    <w:rsid w:val="000718C6"/>
    <w:rsid w:val="00072589"/>
    <w:rsid w:val="00073FC3"/>
    <w:rsid w:val="0007425E"/>
    <w:rsid w:val="0007597B"/>
    <w:rsid w:val="00075B30"/>
    <w:rsid w:val="00076D8E"/>
    <w:rsid w:val="00077062"/>
    <w:rsid w:val="00077749"/>
    <w:rsid w:val="000817F4"/>
    <w:rsid w:val="00081C36"/>
    <w:rsid w:val="00083428"/>
    <w:rsid w:val="00083E82"/>
    <w:rsid w:val="000844C7"/>
    <w:rsid w:val="00085CBE"/>
    <w:rsid w:val="00086FDC"/>
    <w:rsid w:val="000870FF"/>
    <w:rsid w:val="00087388"/>
    <w:rsid w:val="000908B5"/>
    <w:rsid w:val="00090E8C"/>
    <w:rsid w:val="00091E64"/>
    <w:rsid w:val="00092523"/>
    <w:rsid w:val="0009318B"/>
    <w:rsid w:val="000950DE"/>
    <w:rsid w:val="00095560"/>
    <w:rsid w:val="00096675"/>
    <w:rsid w:val="0009681A"/>
    <w:rsid w:val="00096B5F"/>
    <w:rsid w:val="000971ED"/>
    <w:rsid w:val="000A0564"/>
    <w:rsid w:val="000A0950"/>
    <w:rsid w:val="000A1133"/>
    <w:rsid w:val="000A193F"/>
    <w:rsid w:val="000A3DC1"/>
    <w:rsid w:val="000A48A5"/>
    <w:rsid w:val="000A48DB"/>
    <w:rsid w:val="000A65EB"/>
    <w:rsid w:val="000A6E5F"/>
    <w:rsid w:val="000A72EE"/>
    <w:rsid w:val="000B1A7F"/>
    <w:rsid w:val="000B1E05"/>
    <w:rsid w:val="000B2190"/>
    <w:rsid w:val="000B22B7"/>
    <w:rsid w:val="000B3126"/>
    <w:rsid w:val="000B3839"/>
    <w:rsid w:val="000B3D9E"/>
    <w:rsid w:val="000B422A"/>
    <w:rsid w:val="000B4540"/>
    <w:rsid w:val="000B5BDE"/>
    <w:rsid w:val="000B6A17"/>
    <w:rsid w:val="000B6BBC"/>
    <w:rsid w:val="000B6BDB"/>
    <w:rsid w:val="000C0150"/>
    <w:rsid w:val="000C1C52"/>
    <w:rsid w:val="000C1FC1"/>
    <w:rsid w:val="000C1FEC"/>
    <w:rsid w:val="000C26D6"/>
    <w:rsid w:val="000C27C3"/>
    <w:rsid w:val="000C29B5"/>
    <w:rsid w:val="000C2CEE"/>
    <w:rsid w:val="000C2D38"/>
    <w:rsid w:val="000C317D"/>
    <w:rsid w:val="000C4261"/>
    <w:rsid w:val="000C51E0"/>
    <w:rsid w:val="000C7AE4"/>
    <w:rsid w:val="000D05A6"/>
    <w:rsid w:val="000D116E"/>
    <w:rsid w:val="000D11B1"/>
    <w:rsid w:val="000D14A2"/>
    <w:rsid w:val="000D18FC"/>
    <w:rsid w:val="000D1F9F"/>
    <w:rsid w:val="000D243F"/>
    <w:rsid w:val="000D2809"/>
    <w:rsid w:val="000D5FEF"/>
    <w:rsid w:val="000D6595"/>
    <w:rsid w:val="000D6F04"/>
    <w:rsid w:val="000D7031"/>
    <w:rsid w:val="000D7458"/>
    <w:rsid w:val="000D750B"/>
    <w:rsid w:val="000D7807"/>
    <w:rsid w:val="000E0329"/>
    <w:rsid w:val="000E0690"/>
    <w:rsid w:val="000E08D1"/>
    <w:rsid w:val="000E0E54"/>
    <w:rsid w:val="000E2371"/>
    <w:rsid w:val="000E2682"/>
    <w:rsid w:val="000E3D52"/>
    <w:rsid w:val="000E3E10"/>
    <w:rsid w:val="000F4013"/>
    <w:rsid w:val="000F4F0B"/>
    <w:rsid w:val="000F62F2"/>
    <w:rsid w:val="0010184D"/>
    <w:rsid w:val="00101C9D"/>
    <w:rsid w:val="00102ED9"/>
    <w:rsid w:val="00104113"/>
    <w:rsid w:val="00105965"/>
    <w:rsid w:val="00107A5C"/>
    <w:rsid w:val="00107D66"/>
    <w:rsid w:val="00110CED"/>
    <w:rsid w:val="00110F63"/>
    <w:rsid w:val="0011397C"/>
    <w:rsid w:val="0011534F"/>
    <w:rsid w:val="00115C5F"/>
    <w:rsid w:val="001173A2"/>
    <w:rsid w:val="00120203"/>
    <w:rsid w:val="00120376"/>
    <w:rsid w:val="00120A76"/>
    <w:rsid w:val="001218FD"/>
    <w:rsid w:val="00122406"/>
    <w:rsid w:val="001224DD"/>
    <w:rsid w:val="001224EA"/>
    <w:rsid w:val="00122FD1"/>
    <w:rsid w:val="00123081"/>
    <w:rsid w:val="00123B16"/>
    <w:rsid w:val="00125A1F"/>
    <w:rsid w:val="00125E5A"/>
    <w:rsid w:val="0012619D"/>
    <w:rsid w:val="00127C18"/>
    <w:rsid w:val="00132154"/>
    <w:rsid w:val="001324B2"/>
    <w:rsid w:val="00132C5A"/>
    <w:rsid w:val="00132E82"/>
    <w:rsid w:val="00133290"/>
    <w:rsid w:val="001336AF"/>
    <w:rsid w:val="00134C00"/>
    <w:rsid w:val="00134F32"/>
    <w:rsid w:val="00135BC5"/>
    <w:rsid w:val="001362EB"/>
    <w:rsid w:val="0013639E"/>
    <w:rsid w:val="001366BF"/>
    <w:rsid w:val="00136D60"/>
    <w:rsid w:val="0014040A"/>
    <w:rsid w:val="00141BE8"/>
    <w:rsid w:val="00143103"/>
    <w:rsid w:val="0014353B"/>
    <w:rsid w:val="0014418A"/>
    <w:rsid w:val="00144876"/>
    <w:rsid w:val="001453DF"/>
    <w:rsid w:val="00145A0A"/>
    <w:rsid w:val="00147016"/>
    <w:rsid w:val="001474D0"/>
    <w:rsid w:val="00150188"/>
    <w:rsid w:val="001505D3"/>
    <w:rsid w:val="0015075A"/>
    <w:rsid w:val="00150E64"/>
    <w:rsid w:val="001513DC"/>
    <w:rsid w:val="00151A8D"/>
    <w:rsid w:val="00152DAB"/>
    <w:rsid w:val="00152DD1"/>
    <w:rsid w:val="00153C57"/>
    <w:rsid w:val="0015498E"/>
    <w:rsid w:val="001552D2"/>
    <w:rsid w:val="001556EE"/>
    <w:rsid w:val="00156534"/>
    <w:rsid w:val="001571BC"/>
    <w:rsid w:val="001576D9"/>
    <w:rsid w:val="00160CF2"/>
    <w:rsid w:val="001639F2"/>
    <w:rsid w:val="00163F0F"/>
    <w:rsid w:val="00165D7E"/>
    <w:rsid w:val="001660B1"/>
    <w:rsid w:val="001665D5"/>
    <w:rsid w:val="00166858"/>
    <w:rsid w:val="001674DC"/>
    <w:rsid w:val="0016792A"/>
    <w:rsid w:val="001708E7"/>
    <w:rsid w:val="00172177"/>
    <w:rsid w:val="001735E8"/>
    <w:rsid w:val="00174956"/>
    <w:rsid w:val="001759F8"/>
    <w:rsid w:val="001842E4"/>
    <w:rsid w:val="001845E1"/>
    <w:rsid w:val="00184ABF"/>
    <w:rsid w:val="00185246"/>
    <w:rsid w:val="00185551"/>
    <w:rsid w:val="0019134E"/>
    <w:rsid w:val="001919AB"/>
    <w:rsid w:val="00191E2B"/>
    <w:rsid w:val="00192D74"/>
    <w:rsid w:val="00192DF2"/>
    <w:rsid w:val="00193DA5"/>
    <w:rsid w:val="00193E97"/>
    <w:rsid w:val="001A0538"/>
    <w:rsid w:val="001A1874"/>
    <w:rsid w:val="001A1B29"/>
    <w:rsid w:val="001A293C"/>
    <w:rsid w:val="001A363D"/>
    <w:rsid w:val="001A3842"/>
    <w:rsid w:val="001A3C61"/>
    <w:rsid w:val="001A42B1"/>
    <w:rsid w:val="001A4768"/>
    <w:rsid w:val="001A4AEA"/>
    <w:rsid w:val="001A5379"/>
    <w:rsid w:val="001A6483"/>
    <w:rsid w:val="001A6ACB"/>
    <w:rsid w:val="001A70F9"/>
    <w:rsid w:val="001B0BDA"/>
    <w:rsid w:val="001B0F3F"/>
    <w:rsid w:val="001B10DC"/>
    <w:rsid w:val="001B125C"/>
    <w:rsid w:val="001B1AE9"/>
    <w:rsid w:val="001B1DFA"/>
    <w:rsid w:val="001B369B"/>
    <w:rsid w:val="001B723B"/>
    <w:rsid w:val="001B73B3"/>
    <w:rsid w:val="001B768B"/>
    <w:rsid w:val="001C0239"/>
    <w:rsid w:val="001C1172"/>
    <w:rsid w:val="001C252D"/>
    <w:rsid w:val="001C264D"/>
    <w:rsid w:val="001C44F3"/>
    <w:rsid w:val="001C6E5F"/>
    <w:rsid w:val="001D06BF"/>
    <w:rsid w:val="001D1FB6"/>
    <w:rsid w:val="001D22FF"/>
    <w:rsid w:val="001D249A"/>
    <w:rsid w:val="001D2A79"/>
    <w:rsid w:val="001D2AE1"/>
    <w:rsid w:val="001D2D97"/>
    <w:rsid w:val="001D332B"/>
    <w:rsid w:val="001D354A"/>
    <w:rsid w:val="001D380F"/>
    <w:rsid w:val="001D409A"/>
    <w:rsid w:val="001D5B3F"/>
    <w:rsid w:val="001E00FF"/>
    <w:rsid w:val="001E2552"/>
    <w:rsid w:val="001E2763"/>
    <w:rsid w:val="001E3F4D"/>
    <w:rsid w:val="001E4298"/>
    <w:rsid w:val="001E4727"/>
    <w:rsid w:val="001E5585"/>
    <w:rsid w:val="001E5D03"/>
    <w:rsid w:val="001E65C1"/>
    <w:rsid w:val="001E67B9"/>
    <w:rsid w:val="001E6FCE"/>
    <w:rsid w:val="001F1C21"/>
    <w:rsid w:val="001F50BD"/>
    <w:rsid w:val="001F688B"/>
    <w:rsid w:val="001F6FCD"/>
    <w:rsid w:val="001F7E9D"/>
    <w:rsid w:val="00201531"/>
    <w:rsid w:val="00201D58"/>
    <w:rsid w:val="00203F32"/>
    <w:rsid w:val="00204581"/>
    <w:rsid w:val="00204E15"/>
    <w:rsid w:val="00205438"/>
    <w:rsid w:val="002058C3"/>
    <w:rsid w:val="002059CD"/>
    <w:rsid w:val="00205ECE"/>
    <w:rsid w:val="00205F1E"/>
    <w:rsid w:val="002061F1"/>
    <w:rsid w:val="002077F4"/>
    <w:rsid w:val="002107E8"/>
    <w:rsid w:val="00211A42"/>
    <w:rsid w:val="00212E10"/>
    <w:rsid w:val="0021303E"/>
    <w:rsid w:val="00213CE6"/>
    <w:rsid w:val="00214561"/>
    <w:rsid w:val="002174AD"/>
    <w:rsid w:val="002218AB"/>
    <w:rsid w:val="002218F5"/>
    <w:rsid w:val="0022231D"/>
    <w:rsid w:val="00222655"/>
    <w:rsid w:val="00222912"/>
    <w:rsid w:val="002245A8"/>
    <w:rsid w:val="00224A15"/>
    <w:rsid w:val="0022539D"/>
    <w:rsid w:val="002321D1"/>
    <w:rsid w:val="00232777"/>
    <w:rsid w:val="0023285D"/>
    <w:rsid w:val="00232D8C"/>
    <w:rsid w:val="00233295"/>
    <w:rsid w:val="00233B4E"/>
    <w:rsid w:val="00233C19"/>
    <w:rsid w:val="00235D8A"/>
    <w:rsid w:val="00236E0F"/>
    <w:rsid w:val="00236FE2"/>
    <w:rsid w:val="0024223F"/>
    <w:rsid w:val="00242336"/>
    <w:rsid w:val="00242573"/>
    <w:rsid w:val="002429D1"/>
    <w:rsid w:val="002444F8"/>
    <w:rsid w:val="00244AB7"/>
    <w:rsid w:val="00246AAB"/>
    <w:rsid w:val="00246BE1"/>
    <w:rsid w:val="00246EC7"/>
    <w:rsid w:val="002476E9"/>
    <w:rsid w:val="00250135"/>
    <w:rsid w:val="00250848"/>
    <w:rsid w:val="00251AB8"/>
    <w:rsid w:val="0025253F"/>
    <w:rsid w:val="00253F2E"/>
    <w:rsid w:val="00255862"/>
    <w:rsid w:val="00256D7A"/>
    <w:rsid w:val="00256FCD"/>
    <w:rsid w:val="0025784E"/>
    <w:rsid w:val="002601D2"/>
    <w:rsid w:val="002604F4"/>
    <w:rsid w:val="002606ED"/>
    <w:rsid w:val="00260819"/>
    <w:rsid w:val="002613EF"/>
    <w:rsid w:val="00261469"/>
    <w:rsid w:val="00262F63"/>
    <w:rsid w:val="00263D74"/>
    <w:rsid w:val="0026457E"/>
    <w:rsid w:val="00265198"/>
    <w:rsid w:val="00267672"/>
    <w:rsid w:val="00267872"/>
    <w:rsid w:val="00270A0B"/>
    <w:rsid w:val="00271161"/>
    <w:rsid w:val="00271C8B"/>
    <w:rsid w:val="002732E0"/>
    <w:rsid w:val="00273E57"/>
    <w:rsid w:val="00273F61"/>
    <w:rsid w:val="00274DBB"/>
    <w:rsid w:val="00275514"/>
    <w:rsid w:val="00275609"/>
    <w:rsid w:val="002762DB"/>
    <w:rsid w:val="002766D8"/>
    <w:rsid w:val="00276E3A"/>
    <w:rsid w:val="002775C3"/>
    <w:rsid w:val="00280C3F"/>
    <w:rsid w:val="00282677"/>
    <w:rsid w:val="00282790"/>
    <w:rsid w:val="0028376A"/>
    <w:rsid w:val="00283873"/>
    <w:rsid w:val="00283F51"/>
    <w:rsid w:val="002841EA"/>
    <w:rsid w:val="00284F46"/>
    <w:rsid w:val="0028523C"/>
    <w:rsid w:val="00286905"/>
    <w:rsid w:val="00287CD5"/>
    <w:rsid w:val="0029005F"/>
    <w:rsid w:val="002907A1"/>
    <w:rsid w:val="002914CE"/>
    <w:rsid w:val="002927CC"/>
    <w:rsid w:val="00292D21"/>
    <w:rsid w:val="00292DB4"/>
    <w:rsid w:val="00293399"/>
    <w:rsid w:val="002942CB"/>
    <w:rsid w:val="002949EC"/>
    <w:rsid w:val="00294BBE"/>
    <w:rsid w:val="00295BF0"/>
    <w:rsid w:val="00295FF9"/>
    <w:rsid w:val="0029752B"/>
    <w:rsid w:val="002A0D2B"/>
    <w:rsid w:val="002A3115"/>
    <w:rsid w:val="002A33EA"/>
    <w:rsid w:val="002A35D5"/>
    <w:rsid w:val="002A389C"/>
    <w:rsid w:val="002A3EB3"/>
    <w:rsid w:val="002A4FD5"/>
    <w:rsid w:val="002A5BF2"/>
    <w:rsid w:val="002A6597"/>
    <w:rsid w:val="002A65B4"/>
    <w:rsid w:val="002B010D"/>
    <w:rsid w:val="002B09A2"/>
    <w:rsid w:val="002B2425"/>
    <w:rsid w:val="002B33AA"/>
    <w:rsid w:val="002B34F1"/>
    <w:rsid w:val="002B3C54"/>
    <w:rsid w:val="002B6409"/>
    <w:rsid w:val="002B69A6"/>
    <w:rsid w:val="002B6CAE"/>
    <w:rsid w:val="002B7816"/>
    <w:rsid w:val="002B7925"/>
    <w:rsid w:val="002B7BC1"/>
    <w:rsid w:val="002C03EF"/>
    <w:rsid w:val="002C094C"/>
    <w:rsid w:val="002C105C"/>
    <w:rsid w:val="002C1B78"/>
    <w:rsid w:val="002C23C5"/>
    <w:rsid w:val="002C37BB"/>
    <w:rsid w:val="002C3B92"/>
    <w:rsid w:val="002C51AA"/>
    <w:rsid w:val="002C6732"/>
    <w:rsid w:val="002C689E"/>
    <w:rsid w:val="002C6CC4"/>
    <w:rsid w:val="002C79E3"/>
    <w:rsid w:val="002C7D8A"/>
    <w:rsid w:val="002D0175"/>
    <w:rsid w:val="002D0BE8"/>
    <w:rsid w:val="002D0FF6"/>
    <w:rsid w:val="002D2821"/>
    <w:rsid w:val="002D2FB5"/>
    <w:rsid w:val="002D363A"/>
    <w:rsid w:val="002D5C88"/>
    <w:rsid w:val="002D66A2"/>
    <w:rsid w:val="002D68A7"/>
    <w:rsid w:val="002E1842"/>
    <w:rsid w:val="002E2CCD"/>
    <w:rsid w:val="002E354C"/>
    <w:rsid w:val="002E3B6D"/>
    <w:rsid w:val="002E3F76"/>
    <w:rsid w:val="002E438E"/>
    <w:rsid w:val="002E4DA8"/>
    <w:rsid w:val="002E6405"/>
    <w:rsid w:val="002E6AA9"/>
    <w:rsid w:val="002F0A69"/>
    <w:rsid w:val="002F1886"/>
    <w:rsid w:val="002F301B"/>
    <w:rsid w:val="002F3066"/>
    <w:rsid w:val="002F3438"/>
    <w:rsid w:val="002F3912"/>
    <w:rsid w:val="002F4611"/>
    <w:rsid w:val="002F727F"/>
    <w:rsid w:val="0030072F"/>
    <w:rsid w:val="00300911"/>
    <w:rsid w:val="00301FE8"/>
    <w:rsid w:val="003020B7"/>
    <w:rsid w:val="0030298B"/>
    <w:rsid w:val="00302B71"/>
    <w:rsid w:val="00303E38"/>
    <w:rsid w:val="00305263"/>
    <w:rsid w:val="003055CB"/>
    <w:rsid w:val="00305B34"/>
    <w:rsid w:val="00310051"/>
    <w:rsid w:val="0031053C"/>
    <w:rsid w:val="00310F05"/>
    <w:rsid w:val="00311472"/>
    <w:rsid w:val="0031257D"/>
    <w:rsid w:val="00312B94"/>
    <w:rsid w:val="00314A29"/>
    <w:rsid w:val="00315277"/>
    <w:rsid w:val="003157F4"/>
    <w:rsid w:val="00317B8B"/>
    <w:rsid w:val="003215B3"/>
    <w:rsid w:val="00321E41"/>
    <w:rsid w:val="00322EFF"/>
    <w:rsid w:val="003230FA"/>
    <w:rsid w:val="003231ED"/>
    <w:rsid w:val="00323A39"/>
    <w:rsid w:val="00323D62"/>
    <w:rsid w:val="00323EB9"/>
    <w:rsid w:val="00324E48"/>
    <w:rsid w:val="00324E6E"/>
    <w:rsid w:val="00324F08"/>
    <w:rsid w:val="00326A12"/>
    <w:rsid w:val="00327AF7"/>
    <w:rsid w:val="00327CD5"/>
    <w:rsid w:val="00331B47"/>
    <w:rsid w:val="00331E5E"/>
    <w:rsid w:val="00332351"/>
    <w:rsid w:val="003329EC"/>
    <w:rsid w:val="00333464"/>
    <w:rsid w:val="00333DF2"/>
    <w:rsid w:val="003347AA"/>
    <w:rsid w:val="00334A7B"/>
    <w:rsid w:val="0033576B"/>
    <w:rsid w:val="00335F3E"/>
    <w:rsid w:val="00336216"/>
    <w:rsid w:val="00336491"/>
    <w:rsid w:val="00337F61"/>
    <w:rsid w:val="00340509"/>
    <w:rsid w:val="00340628"/>
    <w:rsid w:val="00342A10"/>
    <w:rsid w:val="00342CB5"/>
    <w:rsid w:val="00343BD2"/>
    <w:rsid w:val="00343E9A"/>
    <w:rsid w:val="00345554"/>
    <w:rsid w:val="00347791"/>
    <w:rsid w:val="00351ADB"/>
    <w:rsid w:val="00352987"/>
    <w:rsid w:val="00352E7B"/>
    <w:rsid w:val="003533E9"/>
    <w:rsid w:val="00354484"/>
    <w:rsid w:val="0035719C"/>
    <w:rsid w:val="00357A54"/>
    <w:rsid w:val="00357AB9"/>
    <w:rsid w:val="00360278"/>
    <w:rsid w:val="00360723"/>
    <w:rsid w:val="00360842"/>
    <w:rsid w:val="00361EDE"/>
    <w:rsid w:val="003620C8"/>
    <w:rsid w:val="00362D1D"/>
    <w:rsid w:val="00363CC1"/>
    <w:rsid w:val="00363E91"/>
    <w:rsid w:val="003642C2"/>
    <w:rsid w:val="00365020"/>
    <w:rsid w:val="003652BA"/>
    <w:rsid w:val="0036597F"/>
    <w:rsid w:val="00367099"/>
    <w:rsid w:val="00367495"/>
    <w:rsid w:val="0036779F"/>
    <w:rsid w:val="00373043"/>
    <w:rsid w:val="00373BCD"/>
    <w:rsid w:val="0037401C"/>
    <w:rsid w:val="00374240"/>
    <w:rsid w:val="00374252"/>
    <w:rsid w:val="00375053"/>
    <w:rsid w:val="00375064"/>
    <w:rsid w:val="003754CB"/>
    <w:rsid w:val="003764CE"/>
    <w:rsid w:val="00376F20"/>
    <w:rsid w:val="00377402"/>
    <w:rsid w:val="00381E06"/>
    <w:rsid w:val="00382E74"/>
    <w:rsid w:val="00383C28"/>
    <w:rsid w:val="00385070"/>
    <w:rsid w:val="003854C5"/>
    <w:rsid w:val="0038550A"/>
    <w:rsid w:val="003868F1"/>
    <w:rsid w:val="0038764B"/>
    <w:rsid w:val="00387BC8"/>
    <w:rsid w:val="00390167"/>
    <w:rsid w:val="003907F0"/>
    <w:rsid w:val="00390AAB"/>
    <w:rsid w:val="003910FE"/>
    <w:rsid w:val="00391FC0"/>
    <w:rsid w:val="003927CD"/>
    <w:rsid w:val="003928B4"/>
    <w:rsid w:val="003932A0"/>
    <w:rsid w:val="003933CE"/>
    <w:rsid w:val="00394094"/>
    <w:rsid w:val="00395ADE"/>
    <w:rsid w:val="0039798D"/>
    <w:rsid w:val="00397E04"/>
    <w:rsid w:val="003A0C32"/>
    <w:rsid w:val="003A0DD6"/>
    <w:rsid w:val="003A1089"/>
    <w:rsid w:val="003A1465"/>
    <w:rsid w:val="003A282A"/>
    <w:rsid w:val="003A38EF"/>
    <w:rsid w:val="003A6388"/>
    <w:rsid w:val="003A64BC"/>
    <w:rsid w:val="003A7120"/>
    <w:rsid w:val="003A738F"/>
    <w:rsid w:val="003A7A92"/>
    <w:rsid w:val="003B04E4"/>
    <w:rsid w:val="003B05F8"/>
    <w:rsid w:val="003B1C35"/>
    <w:rsid w:val="003B29A2"/>
    <w:rsid w:val="003B3291"/>
    <w:rsid w:val="003B3361"/>
    <w:rsid w:val="003B3C45"/>
    <w:rsid w:val="003B3CC0"/>
    <w:rsid w:val="003B4C3F"/>
    <w:rsid w:val="003B5251"/>
    <w:rsid w:val="003B6EEC"/>
    <w:rsid w:val="003B7595"/>
    <w:rsid w:val="003C101D"/>
    <w:rsid w:val="003C1096"/>
    <w:rsid w:val="003C21B7"/>
    <w:rsid w:val="003C2B05"/>
    <w:rsid w:val="003C425F"/>
    <w:rsid w:val="003C5CD6"/>
    <w:rsid w:val="003C5D4A"/>
    <w:rsid w:val="003C5E27"/>
    <w:rsid w:val="003C6BB3"/>
    <w:rsid w:val="003C7042"/>
    <w:rsid w:val="003C7194"/>
    <w:rsid w:val="003D0A09"/>
    <w:rsid w:val="003D0C32"/>
    <w:rsid w:val="003D169D"/>
    <w:rsid w:val="003D17B5"/>
    <w:rsid w:val="003D25A7"/>
    <w:rsid w:val="003D5ECA"/>
    <w:rsid w:val="003D5F4E"/>
    <w:rsid w:val="003D64BC"/>
    <w:rsid w:val="003E0925"/>
    <w:rsid w:val="003E18E2"/>
    <w:rsid w:val="003E375F"/>
    <w:rsid w:val="003E440D"/>
    <w:rsid w:val="003E4DEB"/>
    <w:rsid w:val="003E505F"/>
    <w:rsid w:val="003E56BF"/>
    <w:rsid w:val="003E5759"/>
    <w:rsid w:val="003E575F"/>
    <w:rsid w:val="003F1BBA"/>
    <w:rsid w:val="003F1E39"/>
    <w:rsid w:val="003F27E5"/>
    <w:rsid w:val="003F29FB"/>
    <w:rsid w:val="003F2C91"/>
    <w:rsid w:val="003F30BE"/>
    <w:rsid w:val="003F3A8B"/>
    <w:rsid w:val="003F3C65"/>
    <w:rsid w:val="003F6BE0"/>
    <w:rsid w:val="003F717E"/>
    <w:rsid w:val="003F7F5F"/>
    <w:rsid w:val="00400393"/>
    <w:rsid w:val="00400A95"/>
    <w:rsid w:val="0040185C"/>
    <w:rsid w:val="00401FED"/>
    <w:rsid w:val="00402784"/>
    <w:rsid w:val="00403594"/>
    <w:rsid w:val="004042ED"/>
    <w:rsid w:val="00405BF9"/>
    <w:rsid w:val="004063D4"/>
    <w:rsid w:val="004067D2"/>
    <w:rsid w:val="004078E4"/>
    <w:rsid w:val="00407DE1"/>
    <w:rsid w:val="00410061"/>
    <w:rsid w:val="004109C2"/>
    <w:rsid w:val="00411519"/>
    <w:rsid w:val="004122A3"/>
    <w:rsid w:val="0041395E"/>
    <w:rsid w:val="0041464C"/>
    <w:rsid w:val="00414933"/>
    <w:rsid w:val="004155D1"/>
    <w:rsid w:val="004220BA"/>
    <w:rsid w:val="00423807"/>
    <w:rsid w:val="00423C0D"/>
    <w:rsid w:val="00425317"/>
    <w:rsid w:val="004266F6"/>
    <w:rsid w:val="00426AED"/>
    <w:rsid w:val="004272BF"/>
    <w:rsid w:val="00431089"/>
    <w:rsid w:val="004314CF"/>
    <w:rsid w:val="00431B8B"/>
    <w:rsid w:val="00431DC6"/>
    <w:rsid w:val="00433489"/>
    <w:rsid w:val="00436F8A"/>
    <w:rsid w:val="00440175"/>
    <w:rsid w:val="00440DD3"/>
    <w:rsid w:val="0044115F"/>
    <w:rsid w:val="00442629"/>
    <w:rsid w:val="00445140"/>
    <w:rsid w:val="00445C7D"/>
    <w:rsid w:val="0044602E"/>
    <w:rsid w:val="00446F73"/>
    <w:rsid w:val="004476E7"/>
    <w:rsid w:val="004477E7"/>
    <w:rsid w:val="004478A0"/>
    <w:rsid w:val="004522CA"/>
    <w:rsid w:val="00453260"/>
    <w:rsid w:val="0045349F"/>
    <w:rsid w:val="00453849"/>
    <w:rsid w:val="00454B37"/>
    <w:rsid w:val="00454BF6"/>
    <w:rsid w:val="00455211"/>
    <w:rsid w:val="00455C01"/>
    <w:rsid w:val="00455FA1"/>
    <w:rsid w:val="004573B1"/>
    <w:rsid w:val="004619C6"/>
    <w:rsid w:val="00461EAA"/>
    <w:rsid w:val="004624D6"/>
    <w:rsid w:val="004635CF"/>
    <w:rsid w:val="0046366F"/>
    <w:rsid w:val="004636EA"/>
    <w:rsid w:val="00464491"/>
    <w:rsid w:val="00466752"/>
    <w:rsid w:val="00466D80"/>
    <w:rsid w:val="004673E1"/>
    <w:rsid w:val="00470F55"/>
    <w:rsid w:val="00471A22"/>
    <w:rsid w:val="004726DA"/>
    <w:rsid w:val="004729CE"/>
    <w:rsid w:val="0047363E"/>
    <w:rsid w:val="00473E5A"/>
    <w:rsid w:val="00474352"/>
    <w:rsid w:val="00475F45"/>
    <w:rsid w:val="00480056"/>
    <w:rsid w:val="004800A3"/>
    <w:rsid w:val="00480251"/>
    <w:rsid w:val="0048089D"/>
    <w:rsid w:val="0048175A"/>
    <w:rsid w:val="0048278D"/>
    <w:rsid w:val="00483312"/>
    <w:rsid w:val="00484254"/>
    <w:rsid w:val="00484AE7"/>
    <w:rsid w:val="00484D22"/>
    <w:rsid w:val="00486628"/>
    <w:rsid w:val="004867B0"/>
    <w:rsid w:val="00486AA3"/>
    <w:rsid w:val="00486F6D"/>
    <w:rsid w:val="004908CD"/>
    <w:rsid w:val="004927C3"/>
    <w:rsid w:val="004948F5"/>
    <w:rsid w:val="00494FCF"/>
    <w:rsid w:val="004958DF"/>
    <w:rsid w:val="004A04A1"/>
    <w:rsid w:val="004A0EE5"/>
    <w:rsid w:val="004A156F"/>
    <w:rsid w:val="004A210B"/>
    <w:rsid w:val="004A29A3"/>
    <w:rsid w:val="004A6452"/>
    <w:rsid w:val="004A699D"/>
    <w:rsid w:val="004A69EE"/>
    <w:rsid w:val="004A77B3"/>
    <w:rsid w:val="004A7C44"/>
    <w:rsid w:val="004B012C"/>
    <w:rsid w:val="004B0270"/>
    <w:rsid w:val="004B17E1"/>
    <w:rsid w:val="004B3531"/>
    <w:rsid w:val="004B3BAC"/>
    <w:rsid w:val="004B4136"/>
    <w:rsid w:val="004B44B9"/>
    <w:rsid w:val="004B48C4"/>
    <w:rsid w:val="004B50F8"/>
    <w:rsid w:val="004B56DF"/>
    <w:rsid w:val="004B57EC"/>
    <w:rsid w:val="004B5CB7"/>
    <w:rsid w:val="004B7A27"/>
    <w:rsid w:val="004C0436"/>
    <w:rsid w:val="004C1320"/>
    <w:rsid w:val="004C1DE2"/>
    <w:rsid w:val="004C2238"/>
    <w:rsid w:val="004C2ADE"/>
    <w:rsid w:val="004C2EBC"/>
    <w:rsid w:val="004C4461"/>
    <w:rsid w:val="004C5138"/>
    <w:rsid w:val="004C59AF"/>
    <w:rsid w:val="004C5D2D"/>
    <w:rsid w:val="004C5EE9"/>
    <w:rsid w:val="004C6C40"/>
    <w:rsid w:val="004D0C88"/>
    <w:rsid w:val="004D1E31"/>
    <w:rsid w:val="004D32B2"/>
    <w:rsid w:val="004D4B3E"/>
    <w:rsid w:val="004D7145"/>
    <w:rsid w:val="004D7BB6"/>
    <w:rsid w:val="004E002E"/>
    <w:rsid w:val="004E1249"/>
    <w:rsid w:val="004E14F8"/>
    <w:rsid w:val="004E1766"/>
    <w:rsid w:val="004E2226"/>
    <w:rsid w:val="004E3EDB"/>
    <w:rsid w:val="004E51F1"/>
    <w:rsid w:val="004E5F83"/>
    <w:rsid w:val="004E672D"/>
    <w:rsid w:val="004E6CEA"/>
    <w:rsid w:val="004F0F2C"/>
    <w:rsid w:val="004F1031"/>
    <w:rsid w:val="004F170A"/>
    <w:rsid w:val="004F2B1C"/>
    <w:rsid w:val="004F463B"/>
    <w:rsid w:val="004F4E9D"/>
    <w:rsid w:val="0050036B"/>
    <w:rsid w:val="0050073D"/>
    <w:rsid w:val="00503D0F"/>
    <w:rsid w:val="00504EEA"/>
    <w:rsid w:val="005058BD"/>
    <w:rsid w:val="00507D0A"/>
    <w:rsid w:val="00507E65"/>
    <w:rsid w:val="00507F7D"/>
    <w:rsid w:val="0051009D"/>
    <w:rsid w:val="0051063B"/>
    <w:rsid w:val="00510A89"/>
    <w:rsid w:val="00510C62"/>
    <w:rsid w:val="005112F4"/>
    <w:rsid w:val="00511B1E"/>
    <w:rsid w:val="005120CF"/>
    <w:rsid w:val="005126F5"/>
    <w:rsid w:val="00513740"/>
    <w:rsid w:val="00513AF5"/>
    <w:rsid w:val="00513C57"/>
    <w:rsid w:val="00514AF6"/>
    <w:rsid w:val="00515935"/>
    <w:rsid w:val="00515F9E"/>
    <w:rsid w:val="0051636C"/>
    <w:rsid w:val="00517119"/>
    <w:rsid w:val="0051729B"/>
    <w:rsid w:val="00517CCB"/>
    <w:rsid w:val="00520385"/>
    <w:rsid w:val="00521460"/>
    <w:rsid w:val="005214CC"/>
    <w:rsid w:val="005217B6"/>
    <w:rsid w:val="005218A9"/>
    <w:rsid w:val="005225A4"/>
    <w:rsid w:val="00522607"/>
    <w:rsid w:val="005234ED"/>
    <w:rsid w:val="00524F7C"/>
    <w:rsid w:val="00525104"/>
    <w:rsid w:val="0052518D"/>
    <w:rsid w:val="00526663"/>
    <w:rsid w:val="00527F11"/>
    <w:rsid w:val="00530124"/>
    <w:rsid w:val="005305E8"/>
    <w:rsid w:val="00531066"/>
    <w:rsid w:val="00531278"/>
    <w:rsid w:val="00531F21"/>
    <w:rsid w:val="00532D87"/>
    <w:rsid w:val="00533BEE"/>
    <w:rsid w:val="005351B0"/>
    <w:rsid w:val="0053632A"/>
    <w:rsid w:val="00536C2A"/>
    <w:rsid w:val="00537950"/>
    <w:rsid w:val="00540250"/>
    <w:rsid w:val="00540399"/>
    <w:rsid w:val="00541EB4"/>
    <w:rsid w:val="00542B8A"/>
    <w:rsid w:val="005441EF"/>
    <w:rsid w:val="00544EE1"/>
    <w:rsid w:val="0054681D"/>
    <w:rsid w:val="00547474"/>
    <w:rsid w:val="005479F1"/>
    <w:rsid w:val="005502EB"/>
    <w:rsid w:val="005523F2"/>
    <w:rsid w:val="00553795"/>
    <w:rsid w:val="005537E6"/>
    <w:rsid w:val="00554543"/>
    <w:rsid w:val="005562CC"/>
    <w:rsid w:val="00556F6E"/>
    <w:rsid w:val="005628DD"/>
    <w:rsid w:val="00562B8D"/>
    <w:rsid w:val="00563BEF"/>
    <w:rsid w:val="00565450"/>
    <w:rsid w:val="00565BA1"/>
    <w:rsid w:val="00566C89"/>
    <w:rsid w:val="005677E0"/>
    <w:rsid w:val="0057085E"/>
    <w:rsid w:val="005714B4"/>
    <w:rsid w:val="00571E34"/>
    <w:rsid w:val="00572C08"/>
    <w:rsid w:val="00574BCC"/>
    <w:rsid w:val="005751AD"/>
    <w:rsid w:val="0057557B"/>
    <w:rsid w:val="0057563B"/>
    <w:rsid w:val="00576057"/>
    <w:rsid w:val="005761D2"/>
    <w:rsid w:val="00576C91"/>
    <w:rsid w:val="00576EFD"/>
    <w:rsid w:val="00577AEF"/>
    <w:rsid w:val="00577EAE"/>
    <w:rsid w:val="00581445"/>
    <w:rsid w:val="005814E9"/>
    <w:rsid w:val="00581610"/>
    <w:rsid w:val="00581B33"/>
    <w:rsid w:val="00583BD7"/>
    <w:rsid w:val="00584582"/>
    <w:rsid w:val="0058490F"/>
    <w:rsid w:val="00584962"/>
    <w:rsid w:val="00584E1B"/>
    <w:rsid w:val="005856CA"/>
    <w:rsid w:val="005859FF"/>
    <w:rsid w:val="005870BC"/>
    <w:rsid w:val="00587978"/>
    <w:rsid w:val="00587DB0"/>
    <w:rsid w:val="005903EA"/>
    <w:rsid w:val="00590708"/>
    <w:rsid w:val="00590DC8"/>
    <w:rsid w:val="0059243B"/>
    <w:rsid w:val="00593909"/>
    <w:rsid w:val="0059491D"/>
    <w:rsid w:val="00596B3D"/>
    <w:rsid w:val="00597C4A"/>
    <w:rsid w:val="005A1B07"/>
    <w:rsid w:val="005A2E1C"/>
    <w:rsid w:val="005A3369"/>
    <w:rsid w:val="005A42DF"/>
    <w:rsid w:val="005A484D"/>
    <w:rsid w:val="005A4BAE"/>
    <w:rsid w:val="005A7618"/>
    <w:rsid w:val="005B07DA"/>
    <w:rsid w:val="005B172D"/>
    <w:rsid w:val="005B1AF8"/>
    <w:rsid w:val="005B1F0E"/>
    <w:rsid w:val="005B208E"/>
    <w:rsid w:val="005B2C2A"/>
    <w:rsid w:val="005B344C"/>
    <w:rsid w:val="005B345D"/>
    <w:rsid w:val="005B3918"/>
    <w:rsid w:val="005B449F"/>
    <w:rsid w:val="005B5A95"/>
    <w:rsid w:val="005B68A4"/>
    <w:rsid w:val="005C004F"/>
    <w:rsid w:val="005C06AE"/>
    <w:rsid w:val="005C1CD2"/>
    <w:rsid w:val="005C4396"/>
    <w:rsid w:val="005C5842"/>
    <w:rsid w:val="005C65AE"/>
    <w:rsid w:val="005D0C58"/>
    <w:rsid w:val="005D0D9A"/>
    <w:rsid w:val="005D34C8"/>
    <w:rsid w:val="005D34FD"/>
    <w:rsid w:val="005D3A90"/>
    <w:rsid w:val="005D4048"/>
    <w:rsid w:val="005D456B"/>
    <w:rsid w:val="005D51D3"/>
    <w:rsid w:val="005D695C"/>
    <w:rsid w:val="005D73F5"/>
    <w:rsid w:val="005D7C6F"/>
    <w:rsid w:val="005D7F63"/>
    <w:rsid w:val="005E2DD3"/>
    <w:rsid w:val="005E3304"/>
    <w:rsid w:val="005E349A"/>
    <w:rsid w:val="005E4ECC"/>
    <w:rsid w:val="005E4F35"/>
    <w:rsid w:val="005E635F"/>
    <w:rsid w:val="005E7488"/>
    <w:rsid w:val="005F02D4"/>
    <w:rsid w:val="005F1EC4"/>
    <w:rsid w:val="005F1F15"/>
    <w:rsid w:val="005F37F1"/>
    <w:rsid w:val="005F3960"/>
    <w:rsid w:val="005F3D63"/>
    <w:rsid w:val="005F3E4B"/>
    <w:rsid w:val="005F42B6"/>
    <w:rsid w:val="005F4619"/>
    <w:rsid w:val="005F67E0"/>
    <w:rsid w:val="005F69AC"/>
    <w:rsid w:val="005F7A24"/>
    <w:rsid w:val="006007EA"/>
    <w:rsid w:val="00600F82"/>
    <w:rsid w:val="0060274C"/>
    <w:rsid w:val="006033D9"/>
    <w:rsid w:val="00603B1A"/>
    <w:rsid w:val="00604BB2"/>
    <w:rsid w:val="00605027"/>
    <w:rsid w:val="00607073"/>
    <w:rsid w:val="00607420"/>
    <w:rsid w:val="00607FA2"/>
    <w:rsid w:val="00610E4C"/>
    <w:rsid w:val="00612337"/>
    <w:rsid w:val="00612FC5"/>
    <w:rsid w:val="00614187"/>
    <w:rsid w:val="00614831"/>
    <w:rsid w:val="00614A4A"/>
    <w:rsid w:val="0061560A"/>
    <w:rsid w:val="00615B20"/>
    <w:rsid w:val="006165FD"/>
    <w:rsid w:val="00620897"/>
    <w:rsid w:val="00620961"/>
    <w:rsid w:val="00621A18"/>
    <w:rsid w:val="00621EEA"/>
    <w:rsid w:val="00622C93"/>
    <w:rsid w:val="00624570"/>
    <w:rsid w:val="00624825"/>
    <w:rsid w:val="00625823"/>
    <w:rsid w:val="00625940"/>
    <w:rsid w:val="006263AC"/>
    <w:rsid w:val="006278E0"/>
    <w:rsid w:val="006302EA"/>
    <w:rsid w:val="00630D19"/>
    <w:rsid w:val="006312E5"/>
    <w:rsid w:val="00631A92"/>
    <w:rsid w:val="006342EF"/>
    <w:rsid w:val="00634896"/>
    <w:rsid w:val="006366CA"/>
    <w:rsid w:val="00637A61"/>
    <w:rsid w:val="006412AD"/>
    <w:rsid w:val="00641D5B"/>
    <w:rsid w:val="0064211A"/>
    <w:rsid w:val="006421CE"/>
    <w:rsid w:val="0064233B"/>
    <w:rsid w:val="006426AC"/>
    <w:rsid w:val="006431C5"/>
    <w:rsid w:val="00643875"/>
    <w:rsid w:val="0064469E"/>
    <w:rsid w:val="00644854"/>
    <w:rsid w:val="006449B0"/>
    <w:rsid w:val="00644CFF"/>
    <w:rsid w:val="00645211"/>
    <w:rsid w:val="00645BA1"/>
    <w:rsid w:val="0064601A"/>
    <w:rsid w:val="00646508"/>
    <w:rsid w:val="00646BB7"/>
    <w:rsid w:val="00646F96"/>
    <w:rsid w:val="006473B8"/>
    <w:rsid w:val="00650639"/>
    <w:rsid w:val="00655078"/>
    <w:rsid w:val="006557D9"/>
    <w:rsid w:val="00655FC9"/>
    <w:rsid w:val="0065620F"/>
    <w:rsid w:val="006567FD"/>
    <w:rsid w:val="006569F1"/>
    <w:rsid w:val="006607B1"/>
    <w:rsid w:val="006612EF"/>
    <w:rsid w:val="0066168E"/>
    <w:rsid w:val="00661746"/>
    <w:rsid w:val="00661757"/>
    <w:rsid w:val="006666D8"/>
    <w:rsid w:val="00667B21"/>
    <w:rsid w:val="00667FD7"/>
    <w:rsid w:val="0067395B"/>
    <w:rsid w:val="00673DB3"/>
    <w:rsid w:val="00675074"/>
    <w:rsid w:val="006764C2"/>
    <w:rsid w:val="00676B18"/>
    <w:rsid w:val="00676EF8"/>
    <w:rsid w:val="00677237"/>
    <w:rsid w:val="00677CAC"/>
    <w:rsid w:val="006811CF"/>
    <w:rsid w:val="00682F2A"/>
    <w:rsid w:val="006835C0"/>
    <w:rsid w:val="0068370C"/>
    <w:rsid w:val="00684279"/>
    <w:rsid w:val="00684F7D"/>
    <w:rsid w:val="00686333"/>
    <w:rsid w:val="00687642"/>
    <w:rsid w:val="00690538"/>
    <w:rsid w:val="00690961"/>
    <w:rsid w:val="00691A05"/>
    <w:rsid w:val="00691CF6"/>
    <w:rsid w:val="00692762"/>
    <w:rsid w:val="00692D80"/>
    <w:rsid w:val="006942E6"/>
    <w:rsid w:val="006979A0"/>
    <w:rsid w:val="006A00E9"/>
    <w:rsid w:val="006A03FF"/>
    <w:rsid w:val="006A0890"/>
    <w:rsid w:val="006A0C7E"/>
    <w:rsid w:val="006A2A05"/>
    <w:rsid w:val="006A3437"/>
    <w:rsid w:val="006A3CF8"/>
    <w:rsid w:val="006A3D0B"/>
    <w:rsid w:val="006A4D03"/>
    <w:rsid w:val="006A5F54"/>
    <w:rsid w:val="006A6457"/>
    <w:rsid w:val="006B0518"/>
    <w:rsid w:val="006B0BF8"/>
    <w:rsid w:val="006B5562"/>
    <w:rsid w:val="006B558B"/>
    <w:rsid w:val="006B5E75"/>
    <w:rsid w:val="006B6BD5"/>
    <w:rsid w:val="006B7F6B"/>
    <w:rsid w:val="006C1D98"/>
    <w:rsid w:val="006C2609"/>
    <w:rsid w:val="006C350E"/>
    <w:rsid w:val="006C4D41"/>
    <w:rsid w:val="006C4FBF"/>
    <w:rsid w:val="006C50E2"/>
    <w:rsid w:val="006C644E"/>
    <w:rsid w:val="006C64BF"/>
    <w:rsid w:val="006C66E8"/>
    <w:rsid w:val="006C74C8"/>
    <w:rsid w:val="006C75FA"/>
    <w:rsid w:val="006D04BD"/>
    <w:rsid w:val="006D0B36"/>
    <w:rsid w:val="006D1AB5"/>
    <w:rsid w:val="006D3180"/>
    <w:rsid w:val="006D3222"/>
    <w:rsid w:val="006D3E68"/>
    <w:rsid w:val="006D502A"/>
    <w:rsid w:val="006D55EC"/>
    <w:rsid w:val="006D57EF"/>
    <w:rsid w:val="006D5E68"/>
    <w:rsid w:val="006D7528"/>
    <w:rsid w:val="006D764D"/>
    <w:rsid w:val="006E00A5"/>
    <w:rsid w:val="006E1994"/>
    <w:rsid w:val="006E19EB"/>
    <w:rsid w:val="006E2141"/>
    <w:rsid w:val="006E345E"/>
    <w:rsid w:val="006E38AA"/>
    <w:rsid w:val="006E3CD8"/>
    <w:rsid w:val="006E51ED"/>
    <w:rsid w:val="006E5F5F"/>
    <w:rsid w:val="006E6D12"/>
    <w:rsid w:val="006E7BA9"/>
    <w:rsid w:val="006F16FA"/>
    <w:rsid w:val="006F27E0"/>
    <w:rsid w:val="006F3BD0"/>
    <w:rsid w:val="006F53F0"/>
    <w:rsid w:val="006F6190"/>
    <w:rsid w:val="006F698C"/>
    <w:rsid w:val="006F6A68"/>
    <w:rsid w:val="00700B90"/>
    <w:rsid w:val="00700D3F"/>
    <w:rsid w:val="00700DCC"/>
    <w:rsid w:val="00700DD3"/>
    <w:rsid w:val="00701BFC"/>
    <w:rsid w:val="00702149"/>
    <w:rsid w:val="00702B67"/>
    <w:rsid w:val="00704B17"/>
    <w:rsid w:val="00704F36"/>
    <w:rsid w:val="007054F0"/>
    <w:rsid w:val="00705500"/>
    <w:rsid w:val="007105D6"/>
    <w:rsid w:val="007107B9"/>
    <w:rsid w:val="00710C61"/>
    <w:rsid w:val="007116EA"/>
    <w:rsid w:val="00711D99"/>
    <w:rsid w:val="007125AB"/>
    <w:rsid w:val="00713098"/>
    <w:rsid w:val="0071309F"/>
    <w:rsid w:val="007139CC"/>
    <w:rsid w:val="00715A2E"/>
    <w:rsid w:val="00717362"/>
    <w:rsid w:val="007176B0"/>
    <w:rsid w:val="00720463"/>
    <w:rsid w:val="00720570"/>
    <w:rsid w:val="00720887"/>
    <w:rsid w:val="00722052"/>
    <w:rsid w:val="007225B9"/>
    <w:rsid w:val="00722847"/>
    <w:rsid w:val="00722B3C"/>
    <w:rsid w:val="00723A81"/>
    <w:rsid w:val="007254F2"/>
    <w:rsid w:val="00725F1D"/>
    <w:rsid w:val="00727487"/>
    <w:rsid w:val="007278F1"/>
    <w:rsid w:val="007314A8"/>
    <w:rsid w:val="00732C10"/>
    <w:rsid w:val="00733365"/>
    <w:rsid w:val="00733801"/>
    <w:rsid w:val="00733B6A"/>
    <w:rsid w:val="00733D7A"/>
    <w:rsid w:val="00734559"/>
    <w:rsid w:val="007367C1"/>
    <w:rsid w:val="0073700C"/>
    <w:rsid w:val="0074071F"/>
    <w:rsid w:val="00741DC3"/>
    <w:rsid w:val="0074205C"/>
    <w:rsid w:val="00742EFA"/>
    <w:rsid w:val="00743043"/>
    <w:rsid w:val="00743DF4"/>
    <w:rsid w:val="0074501A"/>
    <w:rsid w:val="00745A6B"/>
    <w:rsid w:val="00745F86"/>
    <w:rsid w:val="00747010"/>
    <w:rsid w:val="007474F1"/>
    <w:rsid w:val="00750555"/>
    <w:rsid w:val="0075149B"/>
    <w:rsid w:val="007519EA"/>
    <w:rsid w:val="007529F1"/>
    <w:rsid w:val="0075340E"/>
    <w:rsid w:val="007534DC"/>
    <w:rsid w:val="007537CC"/>
    <w:rsid w:val="007550F3"/>
    <w:rsid w:val="0075644E"/>
    <w:rsid w:val="0075654C"/>
    <w:rsid w:val="0075655E"/>
    <w:rsid w:val="00756B00"/>
    <w:rsid w:val="00760C6B"/>
    <w:rsid w:val="0076166B"/>
    <w:rsid w:val="00762FE1"/>
    <w:rsid w:val="007631D0"/>
    <w:rsid w:val="00763370"/>
    <w:rsid w:val="00763EC6"/>
    <w:rsid w:val="00766641"/>
    <w:rsid w:val="00766ED5"/>
    <w:rsid w:val="00767B14"/>
    <w:rsid w:val="007701E9"/>
    <w:rsid w:val="0077138C"/>
    <w:rsid w:val="007715D6"/>
    <w:rsid w:val="00771DAB"/>
    <w:rsid w:val="007724EE"/>
    <w:rsid w:val="00772B3E"/>
    <w:rsid w:val="00772E77"/>
    <w:rsid w:val="0077351C"/>
    <w:rsid w:val="00773B42"/>
    <w:rsid w:val="007745B4"/>
    <w:rsid w:val="007756E6"/>
    <w:rsid w:val="00777E22"/>
    <w:rsid w:val="00777E8A"/>
    <w:rsid w:val="007801FF"/>
    <w:rsid w:val="00781386"/>
    <w:rsid w:val="0078164E"/>
    <w:rsid w:val="007816E8"/>
    <w:rsid w:val="0078199A"/>
    <w:rsid w:val="00782CC5"/>
    <w:rsid w:val="00785C4F"/>
    <w:rsid w:val="00786E46"/>
    <w:rsid w:val="0078737C"/>
    <w:rsid w:val="007904F6"/>
    <w:rsid w:val="007913CD"/>
    <w:rsid w:val="00791C4F"/>
    <w:rsid w:val="007948EE"/>
    <w:rsid w:val="00795DE2"/>
    <w:rsid w:val="007A0773"/>
    <w:rsid w:val="007A13A0"/>
    <w:rsid w:val="007A1ACD"/>
    <w:rsid w:val="007A2397"/>
    <w:rsid w:val="007A29D1"/>
    <w:rsid w:val="007A30C5"/>
    <w:rsid w:val="007A31C2"/>
    <w:rsid w:val="007A32E1"/>
    <w:rsid w:val="007A41CE"/>
    <w:rsid w:val="007A42A5"/>
    <w:rsid w:val="007A480A"/>
    <w:rsid w:val="007A4C99"/>
    <w:rsid w:val="007A6B1D"/>
    <w:rsid w:val="007A7812"/>
    <w:rsid w:val="007A7C56"/>
    <w:rsid w:val="007A7E00"/>
    <w:rsid w:val="007B01B9"/>
    <w:rsid w:val="007B02D1"/>
    <w:rsid w:val="007B21D9"/>
    <w:rsid w:val="007B36A5"/>
    <w:rsid w:val="007B3C24"/>
    <w:rsid w:val="007B3EF6"/>
    <w:rsid w:val="007B53ED"/>
    <w:rsid w:val="007B67B0"/>
    <w:rsid w:val="007B69E5"/>
    <w:rsid w:val="007B7B24"/>
    <w:rsid w:val="007C0355"/>
    <w:rsid w:val="007C0D48"/>
    <w:rsid w:val="007C178E"/>
    <w:rsid w:val="007C50F6"/>
    <w:rsid w:val="007C67D6"/>
    <w:rsid w:val="007C7233"/>
    <w:rsid w:val="007C7753"/>
    <w:rsid w:val="007D0FCE"/>
    <w:rsid w:val="007D1050"/>
    <w:rsid w:val="007D2013"/>
    <w:rsid w:val="007D3E44"/>
    <w:rsid w:val="007D5790"/>
    <w:rsid w:val="007D6E83"/>
    <w:rsid w:val="007E0C95"/>
    <w:rsid w:val="007E3151"/>
    <w:rsid w:val="007E389C"/>
    <w:rsid w:val="007E5374"/>
    <w:rsid w:val="007E5EB6"/>
    <w:rsid w:val="007E72CB"/>
    <w:rsid w:val="007E77A1"/>
    <w:rsid w:val="007F2431"/>
    <w:rsid w:val="007F25E0"/>
    <w:rsid w:val="007F2620"/>
    <w:rsid w:val="007F3269"/>
    <w:rsid w:val="007F3DA9"/>
    <w:rsid w:val="007F3E2B"/>
    <w:rsid w:val="007F40C9"/>
    <w:rsid w:val="007F4A9E"/>
    <w:rsid w:val="007F4F17"/>
    <w:rsid w:val="007F6D6F"/>
    <w:rsid w:val="007F6F8A"/>
    <w:rsid w:val="008010CD"/>
    <w:rsid w:val="008014F8"/>
    <w:rsid w:val="008014FB"/>
    <w:rsid w:val="00801A8F"/>
    <w:rsid w:val="00802332"/>
    <w:rsid w:val="0080233C"/>
    <w:rsid w:val="008028BD"/>
    <w:rsid w:val="00802FF8"/>
    <w:rsid w:val="00803476"/>
    <w:rsid w:val="0080382C"/>
    <w:rsid w:val="00804A74"/>
    <w:rsid w:val="00804F1F"/>
    <w:rsid w:val="008054C9"/>
    <w:rsid w:val="00806027"/>
    <w:rsid w:val="00807363"/>
    <w:rsid w:val="00807737"/>
    <w:rsid w:val="0081176D"/>
    <w:rsid w:val="00812783"/>
    <w:rsid w:val="00813A7D"/>
    <w:rsid w:val="00813DE3"/>
    <w:rsid w:val="008141C0"/>
    <w:rsid w:val="008146F8"/>
    <w:rsid w:val="008151E2"/>
    <w:rsid w:val="00815608"/>
    <w:rsid w:val="00815674"/>
    <w:rsid w:val="008159F6"/>
    <w:rsid w:val="008170DD"/>
    <w:rsid w:val="008201EB"/>
    <w:rsid w:val="00821649"/>
    <w:rsid w:val="00823C18"/>
    <w:rsid w:val="00823D41"/>
    <w:rsid w:val="00823E67"/>
    <w:rsid w:val="0082519C"/>
    <w:rsid w:val="008256E3"/>
    <w:rsid w:val="00825C86"/>
    <w:rsid w:val="00825FFD"/>
    <w:rsid w:val="0082666F"/>
    <w:rsid w:val="00826BF9"/>
    <w:rsid w:val="0083080D"/>
    <w:rsid w:val="0083222F"/>
    <w:rsid w:val="008329CD"/>
    <w:rsid w:val="008329DD"/>
    <w:rsid w:val="00833FB0"/>
    <w:rsid w:val="00834728"/>
    <w:rsid w:val="00840404"/>
    <w:rsid w:val="0084069D"/>
    <w:rsid w:val="00841562"/>
    <w:rsid w:val="00842B4A"/>
    <w:rsid w:val="00842C74"/>
    <w:rsid w:val="00843DB3"/>
    <w:rsid w:val="0084445B"/>
    <w:rsid w:val="008450EF"/>
    <w:rsid w:val="0084708A"/>
    <w:rsid w:val="008504F2"/>
    <w:rsid w:val="00850D93"/>
    <w:rsid w:val="00851CA6"/>
    <w:rsid w:val="00852655"/>
    <w:rsid w:val="00852B56"/>
    <w:rsid w:val="00854677"/>
    <w:rsid w:val="00856153"/>
    <w:rsid w:val="008564DD"/>
    <w:rsid w:val="00856683"/>
    <w:rsid w:val="008573E7"/>
    <w:rsid w:val="00857899"/>
    <w:rsid w:val="0086046F"/>
    <w:rsid w:val="008610C5"/>
    <w:rsid w:val="008622CF"/>
    <w:rsid w:val="00864AFD"/>
    <w:rsid w:val="008659C9"/>
    <w:rsid w:val="008702E6"/>
    <w:rsid w:val="008707A7"/>
    <w:rsid w:val="00870D35"/>
    <w:rsid w:val="00871D55"/>
    <w:rsid w:val="00873B73"/>
    <w:rsid w:val="00874A3A"/>
    <w:rsid w:val="008751BE"/>
    <w:rsid w:val="00875BE1"/>
    <w:rsid w:val="00876412"/>
    <w:rsid w:val="00877A71"/>
    <w:rsid w:val="00880CC8"/>
    <w:rsid w:val="00881838"/>
    <w:rsid w:val="00882DA7"/>
    <w:rsid w:val="00883B42"/>
    <w:rsid w:val="008855A3"/>
    <w:rsid w:val="00885DE8"/>
    <w:rsid w:val="00885F14"/>
    <w:rsid w:val="0088629F"/>
    <w:rsid w:val="008867F7"/>
    <w:rsid w:val="00887FD8"/>
    <w:rsid w:val="00890539"/>
    <w:rsid w:val="008906BE"/>
    <w:rsid w:val="00892119"/>
    <w:rsid w:val="008923AF"/>
    <w:rsid w:val="008948A6"/>
    <w:rsid w:val="00896E97"/>
    <w:rsid w:val="00897152"/>
    <w:rsid w:val="008A2553"/>
    <w:rsid w:val="008A4284"/>
    <w:rsid w:val="008A4658"/>
    <w:rsid w:val="008A5756"/>
    <w:rsid w:val="008A6487"/>
    <w:rsid w:val="008A67AB"/>
    <w:rsid w:val="008B0D5A"/>
    <w:rsid w:val="008B296C"/>
    <w:rsid w:val="008B2995"/>
    <w:rsid w:val="008B2D62"/>
    <w:rsid w:val="008B3FEA"/>
    <w:rsid w:val="008B5346"/>
    <w:rsid w:val="008B557A"/>
    <w:rsid w:val="008B5609"/>
    <w:rsid w:val="008B623B"/>
    <w:rsid w:val="008B71CF"/>
    <w:rsid w:val="008C1C3F"/>
    <w:rsid w:val="008C1E46"/>
    <w:rsid w:val="008C23D1"/>
    <w:rsid w:val="008C2C01"/>
    <w:rsid w:val="008C2D1F"/>
    <w:rsid w:val="008C33BC"/>
    <w:rsid w:val="008C4386"/>
    <w:rsid w:val="008C4798"/>
    <w:rsid w:val="008C56F9"/>
    <w:rsid w:val="008C58EF"/>
    <w:rsid w:val="008C5C06"/>
    <w:rsid w:val="008D0F11"/>
    <w:rsid w:val="008D1D17"/>
    <w:rsid w:val="008D2E7F"/>
    <w:rsid w:val="008D323E"/>
    <w:rsid w:val="008D3AB5"/>
    <w:rsid w:val="008D48FE"/>
    <w:rsid w:val="008D64EE"/>
    <w:rsid w:val="008D699D"/>
    <w:rsid w:val="008D7034"/>
    <w:rsid w:val="008D71B8"/>
    <w:rsid w:val="008E07DA"/>
    <w:rsid w:val="008E0E63"/>
    <w:rsid w:val="008E119B"/>
    <w:rsid w:val="008E13C3"/>
    <w:rsid w:val="008E1AD2"/>
    <w:rsid w:val="008E2391"/>
    <w:rsid w:val="008E273B"/>
    <w:rsid w:val="008E3016"/>
    <w:rsid w:val="008E3CF8"/>
    <w:rsid w:val="008E4578"/>
    <w:rsid w:val="008E4B56"/>
    <w:rsid w:val="008E71D4"/>
    <w:rsid w:val="008F019B"/>
    <w:rsid w:val="008F1C02"/>
    <w:rsid w:val="008F1C25"/>
    <w:rsid w:val="008F1DFE"/>
    <w:rsid w:val="008F24EA"/>
    <w:rsid w:val="008F2C41"/>
    <w:rsid w:val="008F3141"/>
    <w:rsid w:val="008F34E0"/>
    <w:rsid w:val="008F3E7F"/>
    <w:rsid w:val="008F5BB9"/>
    <w:rsid w:val="008F7C09"/>
    <w:rsid w:val="00901BC9"/>
    <w:rsid w:val="00904C25"/>
    <w:rsid w:val="00905C54"/>
    <w:rsid w:val="00905D62"/>
    <w:rsid w:val="00905ED9"/>
    <w:rsid w:val="00906894"/>
    <w:rsid w:val="009106C1"/>
    <w:rsid w:val="00910A12"/>
    <w:rsid w:val="00910C2D"/>
    <w:rsid w:val="009149BD"/>
    <w:rsid w:val="00914D81"/>
    <w:rsid w:val="009151B1"/>
    <w:rsid w:val="00917B26"/>
    <w:rsid w:val="00917D8C"/>
    <w:rsid w:val="0092011D"/>
    <w:rsid w:val="00920771"/>
    <w:rsid w:val="009208BD"/>
    <w:rsid w:val="00920E0D"/>
    <w:rsid w:val="00921DC3"/>
    <w:rsid w:val="009236F2"/>
    <w:rsid w:val="0092475C"/>
    <w:rsid w:val="00924DF1"/>
    <w:rsid w:val="009261A0"/>
    <w:rsid w:val="00926A7D"/>
    <w:rsid w:val="0093147A"/>
    <w:rsid w:val="009315FE"/>
    <w:rsid w:val="0093332F"/>
    <w:rsid w:val="009335CF"/>
    <w:rsid w:val="00933CA2"/>
    <w:rsid w:val="00936DB1"/>
    <w:rsid w:val="00937058"/>
    <w:rsid w:val="0093736D"/>
    <w:rsid w:val="0094261F"/>
    <w:rsid w:val="00942941"/>
    <w:rsid w:val="00942BB8"/>
    <w:rsid w:val="0094397E"/>
    <w:rsid w:val="00943C5F"/>
    <w:rsid w:val="00943D91"/>
    <w:rsid w:val="00944FBE"/>
    <w:rsid w:val="009470A5"/>
    <w:rsid w:val="00947599"/>
    <w:rsid w:val="00947643"/>
    <w:rsid w:val="0094791B"/>
    <w:rsid w:val="00947CED"/>
    <w:rsid w:val="00950F86"/>
    <w:rsid w:val="00951EDA"/>
    <w:rsid w:val="00952D76"/>
    <w:rsid w:val="00953870"/>
    <w:rsid w:val="009552CA"/>
    <w:rsid w:val="0095633B"/>
    <w:rsid w:val="00960084"/>
    <w:rsid w:val="00960ED5"/>
    <w:rsid w:val="0096434A"/>
    <w:rsid w:val="00964501"/>
    <w:rsid w:val="0096580F"/>
    <w:rsid w:val="009659AE"/>
    <w:rsid w:val="00965C7A"/>
    <w:rsid w:val="00966DCA"/>
    <w:rsid w:val="009678F9"/>
    <w:rsid w:val="00973E55"/>
    <w:rsid w:val="009743A2"/>
    <w:rsid w:val="00974415"/>
    <w:rsid w:val="009760F5"/>
    <w:rsid w:val="00977174"/>
    <w:rsid w:val="00977187"/>
    <w:rsid w:val="00977FF2"/>
    <w:rsid w:val="0098040A"/>
    <w:rsid w:val="0098177F"/>
    <w:rsid w:val="00981949"/>
    <w:rsid w:val="00981DE3"/>
    <w:rsid w:val="00981E89"/>
    <w:rsid w:val="00983708"/>
    <w:rsid w:val="009840BC"/>
    <w:rsid w:val="009847C2"/>
    <w:rsid w:val="00984AEC"/>
    <w:rsid w:val="00984B8E"/>
    <w:rsid w:val="00985A66"/>
    <w:rsid w:val="009864E2"/>
    <w:rsid w:val="009916BF"/>
    <w:rsid w:val="009918ED"/>
    <w:rsid w:val="009918F7"/>
    <w:rsid w:val="0099226A"/>
    <w:rsid w:val="00993395"/>
    <w:rsid w:val="00993D28"/>
    <w:rsid w:val="00993E35"/>
    <w:rsid w:val="009954FF"/>
    <w:rsid w:val="00995795"/>
    <w:rsid w:val="00995A4E"/>
    <w:rsid w:val="00996912"/>
    <w:rsid w:val="00997507"/>
    <w:rsid w:val="009979A1"/>
    <w:rsid w:val="00997A2F"/>
    <w:rsid w:val="009A06AE"/>
    <w:rsid w:val="009A0801"/>
    <w:rsid w:val="009A1520"/>
    <w:rsid w:val="009A424D"/>
    <w:rsid w:val="009A4708"/>
    <w:rsid w:val="009A6C0F"/>
    <w:rsid w:val="009A6DCD"/>
    <w:rsid w:val="009A7951"/>
    <w:rsid w:val="009B07AF"/>
    <w:rsid w:val="009B101E"/>
    <w:rsid w:val="009B1662"/>
    <w:rsid w:val="009B1985"/>
    <w:rsid w:val="009B3B31"/>
    <w:rsid w:val="009B3E4E"/>
    <w:rsid w:val="009B4233"/>
    <w:rsid w:val="009B4536"/>
    <w:rsid w:val="009B76F2"/>
    <w:rsid w:val="009C06E0"/>
    <w:rsid w:val="009C06FB"/>
    <w:rsid w:val="009C0E5B"/>
    <w:rsid w:val="009C15A1"/>
    <w:rsid w:val="009C2F1E"/>
    <w:rsid w:val="009C3243"/>
    <w:rsid w:val="009C337E"/>
    <w:rsid w:val="009C4622"/>
    <w:rsid w:val="009C4AEB"/>
    <w:rsid w:val="009C55D7"/>
    <w:rsid w:val="009C5A25"/>
    <w:rsid w:val="009C7D3B"/>
    <w:rsid w:val="009D00D3"/>
    <w:rsid w:val="009D0B3B"/>
    <w:rsid w:val="009D1F6B"/>
    <w:rsid w:val="009D2657"/>
    <w:rsid w:val="009D2EC5"/>
    <w:rsid w:val="009D6A89"/>
    <w:rsid w:val="009D6DD7"/>
    <w:rsid w:val="009D788E"/>
    <w:rsid w:val="009E034F"/>
    <w:rsid w:val="009E0B07"/>
    <w:rsid w:val="009E14A8"/>
    <w:rsid w:val="009E1BBA"/>
    <w:rsid w:val="009E1EB9"/>
    <w:rsid w:val="009E2462"/>
    <w:rsid w:val="009E2988"/>
    <w:rsid w:val="009E36A3"/>
    <w:rsid w:val="009E391B"/>
    <w:rsid w:val="009E49C0"/>
    <w:rsid w:val="009E51B0"/>
    <w:rsid w:val="009E6BE8"/>
    <w:rsid w:val="009E6CD0"/>
    <w:rsid w:val="009E6E88"/>
    <w:rsid w:val="009E6F4C"/>
    <w:rsid w:val="009E7E50"/>
    <w:rsid w:val="009F0C9B"/>
    <w:rsid w:val="009F111B"/>
    <w:rsid w:val="009F1665"/>
    <w:rsid w:val="009F1CA3"/>
    <w:rsid w:val="009F20B2"/>
    <w:rsid w:val="009F2C1D"/>
    <w:rsid w:val="009F5B9C"/>
    <w:rsid w:val="009F7A71"/>
    <w:rsid w:val="009F7BD8"/>
    <w:rsid w:val="00A02090"/>
    <w:rsid w:val="00A035F8"/>
    <w:rsid w:val="00A04436"/>
    <w:rsid w:val="00A0479F"/>
    <w:rsid w:val="00A06313"/>
    <w:rsid w:val="00A1094B"/>
    <w:rsid w:val="00A10A73"/>
    <w:rsid w:val="00A10B06"/>
    <w:rsid w:val="00A117B4"/>
    <w:rsid w:val="00A11B61"/>
    <w:rsid w:val="00A1292D"/>
    <w:rsid w:val="00A12AE1"/>
    <w:rsid w:val="00A1321F"/>
    <w:rsid w:val="00A13738"/>
    <w:rsid w:val="00A13A1A"/>
    <w:rsid w:val="00A13CCF"/>
    <w:rsid w:val="00A15936"/>
    <w:rsid w:val="00A160E9"/>
    <w:rsid w:val="00A16359"/>
    <w:rsid w:val="00A201AE"/>
    <w:rsid w:val="00A2074C"/>
    <w:rsid w:val="00A2080F"/>
    <w:rsid w:val="00A208F9"/>
    <w:rsid w:val="00A225CF"/>
    <w:rsid w:val="00A238CB"/>
    <w:rsid w:val="00A24786"/>
    <w:rsid w:val="00A24808"/>
    <w:rsid w:val="00A25142"/>
    <w:rsid w:val="00A25772"/>
    <w:rsid w:val="00A25B4E"/>
    <w:rsid w:val="00A26644"/>
    <w:rsid w:val="00A26743"/>
    <w:rsid w:val="00A26AD3"/>
    <w:rsid w:val="00A26B6B"/>
    <w:rsid w:val="00A277E8"/>
    <w:rsid w:val="00A27FD7"/>
    <w:rsid w:val="00A32956"/>
    <w:rsid w:val="00A32AD5"/>
    <w:rsid w:val="00A32D38"/>
    <w:rsid w:val="00A342C7"/>
    <w:rsid w:val="00A349F6"/>
    <w:rsid w:val="00A36A44"/>
    <w:rsid w:val="00A37667"/>
    <w:rsid w:val="00A415FC"/>
    <w:rsid w:val="00A4324B"/>
    <w:rsid w:val="00A4385D"/>
    <w:rsid w:val="00A445F2"/>
    <w:rsid w:val="00A44647"/>
    <w:rsid w:val="00A4684C"/>
    <w:rsid w:val="00A46987"/>
    <w:rsid w:val="00A4734B"/>
    <w:rsid w:val="00A47461"/>
    <w:rsid w:val="00A47B20"/>
    <w:rsid w:val="00A50CCD"/>
    <w:rsid w:val="00A513ED"/>
    <w:rsid w:val="00A5143B"/>
    <w:rsid w:val="00A51481"/>
    <w:rsid w:val="00A52D80"/>
    <w:rsid w:val="00A52F76"/>
    <w:rsid w:val="00A538C6"/>
    <w:rsid w:val="00A540B6"/>
    <w:rsid w:val="00A554E4"/>
    <w:rsid w:val="00A55AEF"/>
    <w:rsid w:val="00A55D4F"/>
    <w:rsid w:val="00A56CB2"/>
    <w:rsid w:val="00A610B3"/>
    <w:rsid w:val="00A645D5"/>
    <w:rsid w:val="00A659B9"/>
    <w:rsid w:val="00A679D7"/>
    <w:rsid w:val="00A70EEE"/>
    <w:rsid w:val="00A70FA2"/>
    <w:rsid w:val="00A7133C"/>
    <w:rsid w:val="00A71F6F"/>
    <w:rsid w:val="00A72551"/>
    <w:rsid w:val="00A72906"/>
    <w:rsid w:val="00A7294E"/>
    <w:rsid w:val="00A744A0"/>
    <w:rsid w:val="00A746AB"/>
    <w:rsid w:val="00A751AD"/>
    <w:rsid w:val="00A75EBD"/>
    <w:rsid w:val="00A763B6"/>
    <w:rsid w:val="00A7699D"/>
    <w:rsid w:val="00A770F6"/>
    <w:rsid w:val="00A843E7"/>
    <w:rsid w:val="00A847D7"/>
    <w:rsid w:val="00A848D1"/>
    <w:rsid w:val="00A87D42"/>
    <w:rsid w:val="00A9083F"/>
    <w:rsid w:val="00A91637"/>
    <w:rsid w:val="00A93A3C"/>
    <w:rsid w:val="00A93B0E"/>
    <w:rsid w:val="00A94C29"/>
    <w:rsid w:val="00A9521B"/>
    <w:rsid w:val="00A95894"/>
    <w:rsid w:val="00A95AEF"/>
    <w:rsid w:val="00A9649E"/>
    <w:rsid w:val="00A9756B"/>
    <w:rsid w:val="00A97D0A"/>
    <w:rsid w:val="00AA053D"/>
    <w:rsid w:val="00AA103E"/>
    <w:rsid w:val="00AA105B"/>
    <w:rsid w:val="00AA30A6"/>
    <w:rsid w:val="00AA3F77"/>
    <w:rsid w:val="00AA5B78"/>
    <w:rsid w:val="00AA6088"/>
    <w:rsid w:val="00AA6389"/>
    <w:rsid w:val="00AA7506"/>
    <w:rsid w:val="00AB004D"/>
    <w:rsid w:val="00AB0472"/>
    <w:rsid w:val="00AB06AE"/>
    <w:rsid w:val="00AB1582"/>
    <w:rsid w:val="00AB2EC9"/>
    <w:rsid w:val="00AB3443"/>
    <w:rsid w:val="00AB3517"/>
    <w:rsid w:val="00AB69D5"/>
    <w:rsid w:val="00AB7C8F"/>
    <w:rsid w:val="00AC1E2F"/>
    <w:rsid w:val="00AC2319"/>
    <w:rsid w:val="00AC23E6"/>
    <w:rsid w:val="00AC2C1D"/>
    <w:rsid w:val="00AC2D16"/>
    <w:rsid w:val="00AC35B2"/>
    <w:rsid w:val="00AC4342"/>
    <w:rsid w:val="00AC5818"/>
    <w:rsid w:val="00AC5ABD"/>
    <w:rsid w:val="00AC5AF2"/>
    <w:rsid w:val="00AC5FE6"/>
    <w:rsid w:val="00AC6985"/>
    <w:rsid w:val="00AC69A3"/>
    <w:rsid w:val="00AC7DB7"/>
    <w:rsid w:val="00AD1FD2"/>
    <w:rsid w:val="00AD2B8A"/>
    <w:rsid w:val="00AD2F41"/>
    <w:rsid w:val="00AD3FC7"/>
    <w:rsid w:val="00AD5549"/>
    <w:rsid w:val="00AD59BB"/>
    <w:rsid w:val="00AD5BDD"/>
    <w:rsid w:val="00AD5F7A"/>
    <w:rsid w:val="00AD6ACA"/>
    <w:rsid w:val="00AD714D"/>
    <w:rsid w:val="00AD7B8F"/>
    <w:rsid w:val="00AD7F4B"/>
    <w:rsid w:val="00AE1217"/>
    <w:rsid w:val="00AE15BD"/>
    <w:rsid w:val="00AE1622"/>
    <w:rsid w:val="00AE17E8"/>
    <w:rsid w:val="00AE1909"/>
    <w:rsid w:val="00AE4D66"/>
    <w:rsid w:val="00AE502B"/>
    <w:rsid w:val="00AE56EF"/>
    <w:rsid w:val="00AE5C19"/>
    <w:rsid w:val="00AE5D02"/>
    <w:rsid w:val="00AE5E6F"/>
    <w:rsid w:val="00AE6647"/>
    <w:rsid w:val="00AE7678"/>
    <w:rsid w:val="00AE769F"/>
    <w:rsid w:val="00AE7DC9"/>
    <w:rsid w:val="00AF0A49"/>
    <w:rsid w:val="00AF13C1"/>
    <w:rsid w:val="00AF1460"/>
    <w:rsid w:val="00AF357A"/>
    <w:rsid w:val="00AF3FDD"/>
    <w:rsid w:val="00AF4051"/>
    <w:rsid w:val="00AF5388"/>
    <w:rsid w:val="00AF60EA"/>
    <w:rsid w:val="00AF7C91"/>
    <w:rsid w:val="00B0048A"/>
    <w:rsid w:val="00B00896"/>
    <w:rsid w:val="00B00BE3"/>
    <w:rsid w:val="00B00DF6"/>
    <w:rsid w:val="00B01955"/>
    <w:rsid w:val="00B019DE"/>
    <w:rsid w:val="00B0235B"/>
    <w:rsid w:val="00B038E4"/>
    <w:rsid w:val="00B04CD1"/>
    <w:rsid w:val="00B0534C"/>
    <w:rsid w:val="00B056A0"/>
    <w:rsid w:val="00B05FF7"/>
    <w:rsid w:val="00B064C1"/>
    <w:rsid w:val="00B072A4"/>
    <w:rsid w:val="00B10ED7"/>
    <w:rsid w:val="00B13508"/>
    <w:rsid w:val="00B1424E"/>
    <w:rsid w:val="00B14620"/>
    <w:rsid w:val="00B209B8"/>
    <w:rsid w:val="00B20A0F"/>
    <w:rsid w:val="00B20D3A"/>
    <w:rsid w:val="00B214B4"/>
    <w:rsid w:val="00B21746"/>
    <w:rsid w:val="00B21827"/>
    <w:rsid w:val="00B21B2F"/>
    <w:rsid w:val="00B22440"/>
    <w:rsid w:val="00B23A93"/>
    <w:rsid w:val="00B245C4"/>
    <w:rsid w:val="00B245E1"/>
    <w:rsid w:val="00B2491D"/>
    <w:rsid w:val="00B24B8C"/>
    <w:rsid w:val="00B25276"/>
    <w:rsid w:val="00B255FA"/>
    <w:rsid w:val="00B25DA9"/>
    <w:rsid w:val="00B2694B"/>
    <w:rsid w:val="00B31160"/>
    <w:rsid w:val="00B33611"/>
    <w:rsid w:val="00B337F5"/>
    <w:rsid w:val="00B350E7"/>
    <w:rsid w:val="00B35BF3"/>
    <w:rsid w:val="00B35E50"/>
    <w:rsid w:val="00B4060C"/>
    <w:rsid w:val="00B40669"/>
    <w:rsid w:val="00B41762"/>
    <w:rsid w:val="00B444A9"/>
    <w:rsid w:val="00B44B59"/>
    <w:rsid w:val="00B45BAA"/>
    <w:rsid w:val="00B462E6"/>
    <w:rsid w:val="00B46ACD"/>
    <w:rsid w:val="00B4720A"/>
    <w:rsid w:val="00B4731E"/>
    <w:rsid w:val="00B47604"/>
    <w:rsid w:val="00B47DAC"/>
    <w:rsid w:val="00B507DA"/>
    <w:rsid w:val="00B50BA7"/>
    <w:rsid w:val="00B50D6A"/>
    <w:rsid w:val="00B530F7"/>
    <w:rsid w:val="00B533E6"/>
    <w:rsid w:val="00B53491"/>
    <w:rsid w:val="00B53CBD"/>
    <w:rsid w:val="00B54568"/>
    <w:rsid w:val="00B56193"/>
    <w:rsid w:val="00B565E7"/>
    <w:rsid w:val="00B569FA"/>
    <w:rsid w:val="00B60067"/>
    <w:rsid w:val="00B600F7"/>
    <w:rsid w:val="00B6045F"/>
    <w:rsid w:val="00B61F25"/>
    <w:rsid w:val="00B64C1F"/>
    <w:rsid w:val="00B650B8"/>
    <w:rsid w:val="00B664CC"/>
    <w:rsid w:val="00B679CA"/>
    <w:rsid w:val="00B67A2C"/>
    <w:rsid w:val="00B702BD"/>
    <w:rsid w:val="00B706ED"/>
    <w:rsid w:val="00B71270"/>
    <w:rsid w:val="00B71315"/>
    <w:rsid w:val="00B715E3"/>
    <w:rsid w:val="00B72760"/>
    <w:rsid w:val="00B72BA6"/>
    <w:rsid w:val="00B7383F"/>
    <w:rsid w:val="00B7384B"/>
    <w:rsid w:val="00B746DE"/>
    <w:rsid w:val="00B74791"/>
    <w:rsid w:val="00B74C6A"/>
    <w:rsid w:val="00B752D6"/>
    <w:rsid w:val="00B770E3"/>
    <w:rsid w:val="00B80620"/>
    <w:rsid w:val="00B808BB"/>
    <w:rsid w:val="00B8134B"/>
    <w:rsid w:val="00B814E9"/>
    <w:rsid w:val="00B81E77"/>
    <w:rsid w:val="00B81E85"/>
    <w:rsid w:val="00B8282E"/>
    <w:rsid w:val="00B82F9A"/>
    <w:rsid w:val="00B83255"/>
    <w:rsid w:val="00B83292"/>
    <w:rsid w:val="00B84692"/>
    <w:rsid w:val="00B84B67"/>
    <w:rsid w:val="00B8796A"/>
    <w:rsid w:val="00B87B40"/>
    <w:rsid w:val="00B87F2B"/>
    <w:rsid w:val="00B90FE7"/>
    <w:rsid w:val="00B91EB2"/>
    <w:rsid w:val="00B920CE"/>
    <w:rsid w:val="00B922BA"/>
    <w:rsid w:val="00B9277E"/>
    <w:rsid w:val="00B92ECA"/>
    <w:rsid w:val="00B93644"/>
    <w:rsid w:val="00BA09E1"/>
    <w:rsid w:val="00BA0B02"/>
    <w:rsid w:val="00BA164D"/>
    <w:rsid w:val="00BA2960"/>
    <w:rsid w:val="00BA2BC5"/>
    <w:rsid w:val="00BA3E5B"/>
    <w:rsid w:val="00BA3F02"/>
    <w:rsid w:val="00BA4273"/>
    <w:rsid w:val="00BA451F"/>
    <w:rsid w:val="00BA4B60"/>
    <w:rsid w:val="00BA56E1"/>
    <w:rsid w:val="00BA5CA2"/>
    <w:rsid w:val="00BA6268"/>
    <w:rsid w:val="00BA6398"/>
    <w:rsid w:val="00BA6638"/>
    <w:rsid w:val="00BA69EF"/>
    <w:rsid w:val="00BA6C8E"/>
    <w:rsid w:val="00BA762F"/>
    <w:rsid w:val="00BB14D8"/>
    <w:rsid w:val="00BB1577"/>
    <w:rsid w:val="00BB1F94"/>
    <w:rsid w:val="00BB3430"/>
    <w:rsid w:val="00BB3815"/>
    <w:rsid w:val="00BB428B"/>
    <w:rsid w:val="00BB53BF"/>
    <w:rsid w:val="00BB5F3A"/>
    <w:rsid w:val="00BB6FEE"/>
    <w:rsid w:val="00BB73C8"/>
    <w:rsid w:val="00BB7444"/>
    <w:rsid w:val="00BC1405"/>
    <w:rsid w:val="00BC147C"/>
    <w:rsid w:val="00BC1542"/>
    <w:rsid w:val="00BC1BAA"/>
    <w:rsid w:val="00BC2E05"/>
    <w:rsid w:val="00BC3566"/>
    <w:rsid w:val="00BC429B"/>
    <w:rsid w:val="00BC5F10"/>
    <w:rsid w:val="00BC6007"/>
    <w:rsid w:val="00BC69EB"/>
    <w:rsid w:val="00BC70FD"/>
    <w:rsid w:val="00BC778E"/>
    <w:rsid w:val="00BC7A12"/>
    <w:rsid w:val="00BC7CCB"/>
    <w:rsid w:val="00BD0C60"/>
    <w:rsid w:val="00BD2FC1"/>
    <w:rsid w:val="00BD4552"/>
    <w:rsid w:val="00BD4593"/>
    <w:rsid w:val="00BD581C"/>
    <w:rsid w:val="00BD5C83"/>
    <w:rsid w:val="00BD6861"/>
    <w:rsid w:val="00BD7F2A"/>
    <w:rsid w:val="00BE064B"/>
    <w:rsid w:val="00BE0AB7"/>
    <w:rsid w:val="00BE2D93"/>
    <w:rsid w:val="00BE3403"/>
    <w:rsid w:val="00BE37AE"/>
    <w:rsid w:val="00BE47E8"/>
    <w:rsid w:val="00BE49C6"/>
    <w:rsid w:val="00BE6EF6"/>
    <w:rsid w:val="00BE777F"/>
    <w:rsid w:val="00BF0053"/>
    <w:rsid w:val="00BF0F6F"/>
    <w:rsid w:val="00BF144E"/>
    <w:rsid w:val="00BF228F"/>
    <w:rsid w:val="00BF2AB2"/>
    <w:rsid w:val="00BF2F81"/>
    <w:rsid w:val="00BF2FCD"/>
    <w:rsid w:val="00BF6115"/>
    <w:rsid w:val="00BF696C"/>
    <w:rsid w:val="00BF6B35"/>
    <w:rsid w:val="00C005AA"/>
    <w:rsid w:val="00C00C97"/>
    <w:rsid w:val="00C01462"/>
    <w:rsid w:val="00C0165C"/>
    <w:rsid w:val="00C017C3"/>
    <w:rsid w:val="00C02557"/>
    <w:rsid w:val="00C029D5"/>
    <w:rsid w:val="00C038CA"/>
    <w:rsid w:val="00C03D99"/>
    <w:rsid w:val="00C03E29"/>
    <w:rsid w:val="00C04796"/>
    <w:rsid w:val="00C05E0A"/>
    <w:rsid w:val="00C06157"/>
    <w:rsid w:val="00C069DA"/>
    <w:rsid w:val="00C10175"/>
    <w:rsid w:val="00C101E1"/>
    <w:rsid w:val="00C10FF9"/>
    <w:rsid w:val="00C139BF"/>
    <w:rsid w:val="00C14083"/>
    <w:rsid w:val="00C146F1"/>
    <w:rsid w:val="00C1638A"/>
    <w:rsid w:val="00C16F62"/>
    <w:rsid w:val="00C17667"/>
    <w:rsid w:val="00C17E7F"/>
    <w:rsid w:val="00C21FB3"/>
    <w:rsid w:val="00C22522"/>
    <w:rsid w:val="00C2254D"/>
    <w:rsid w:val="00C22A26"/>
    <w:rsid w:val="00C2372F"/>
    <w:rsid w:val="00C23AF2"/>
    <w:rsid w:val="00C25276"/>
    <w:rsid w:val="00C258CF"/>
    <w:rsid w:val="00C2617D"/>
    <w:rsid w:val="00C276CF"/>
    <w:rsid w:val="00C30FFC"/>
    <w:rsid w:val="00C3120F"/>
    <w:rsid w:val="00C32392"/>
    <w:rsid w:val="00C32CB4"/>
    <w:rsid w:val="00C33DF7"/>
    <w:rsid w:val="00C34AEF"/>
    <w:rsid w:val="00C34C3E"/>
    <w:rsid w:val="00C3578B"/>
    <w:rsid w:val="00C36779"/>
    <w:rsid w:val="00C40435"/>
    <w:rsid w:val="00C404F8"/>
    <w:rsid w:val="00C418B2"/>
    <w:rsid w:val="00C41914"/>
    <w:rsid w:val="00C42D72"/>
    <w:rsid w:val="00C42E14"/>
    <w:rsid w:val="00C4420B"/>
    <w:rsid w:val="00C4468F"/>
    <w:rsid w:val="00C45927"/>
    <w:rsid w:val="00C469F9"/>
    <w:rsid w:val="00C47109"/>
    <w:rsid w:val="00C47B2B"/>
    <w:rsid w:val="00C47F8D"/>
    <w:rsid w:val="00C50107"/>
    <w:rsid w:val="00C51611"/>
    <w:rsid w:val="00C5223A"/>
    <w:rsid w:val="00C5236A"/>
    <w:rsid w:val="00C52A85"/>
    <w:rsid w:val="00C53940"/>
    <w:rsid w:val="00C5426D"/>
    <w:rsid w:val="00C547F4"/>
    <w:rsid w:val="00C605F4"/>
    <w:rsid w:val="00C606D1"/>
    <w:rsid w:val="00C61031"/>
    <w:rsid w:val="00C61F23"/>
    <w:rsid w:val="00C63378"/>
    <w:rsid w:val="00C63E9A"/>
    <w:rsid w:val="00C6460F"/>
    <w:rsid w:val="00C64817"/>
    <w:rsid w:val="00C6537E"/>
    <w:rsid w:val="00C6647B"/>
    <w:rsid w:val="00C66AE2"/>
    <w:rsid w:val="00C67305"/>
    <w:rsid w:val="00C6743E"/>
    <w:rsid w:val="00C67924"/>
    <w:rsid w:val="00C712D0"/>
    <w:rsid w:val="00C734C1"/>
    <w:rsid w:val="00C74EEA"/>
    <w:rsid w:val="00C7602A"/>
    <w:rsid w:val="00C76B72"/>
    <w:rsid w:val="00C76C77"/>
    <w:rsid w:val="00C76F5D"/>
    <w:rsid w:val="00C77C6C"/>
    <w:rsid w:val="00C80237"/>
    <w:rsid w:val="00C8046F"/>
    <w:rsid w:val="00C80504"/>
    <w:rsid w:val="00C81613"/>
    <w:rsid w:val="00C83E24"/>
    <w:rsid w:val="00C8428C"/>
    <w:rsid w:val="00C85446"/>
    <w:rsid w:val="00C85712"/>
    <w:rsid w:val="00C865CA"/>
    <w:rsid w:val="00C8727F"/>
    <w:rsid w:val="00C8793D"/>
    <w:rsid w:val="00C87C8E"/>
    <w:rsid w:val="00C90AC3"/>
    <w:rsid w:val="00C90CFD"/>
    <w:rsid w:val="00C919D6"/>
    <w:rsid w:val="00C91B85"/>
    <w:rsid w:val="00C92591"/>
    <w:rsid w:val="00C92697"/>
    <w:rsid w:val="00C936DC"/>
    <w:rsid w:val="00C93FE1"/>
    <w:rsid w:val="00C952F9"/>
    <w:rsid w:val="00C95F26"/>
    <w:rsid w:val="00C9653D"/>
    <w:rsid w:val="00C97439"/>
    <w:rsid w:val="00CA0329"/>
    <w:rsid w:val="00CA08E0"/>
    <w:rsid w:val="00CA1320"/>
    <w:rsid w:val="00CA3732"/>
    <w:rsid w:val="00CA3C88"/>
    <w:rsid w:val="00CA49E0"/>
    <w:rsid w:val="00CA4BEE"/>
    <w:rsid w:val="00CA4DC2"/>
    <w:rsid w:val="00CA617C"/>
    <w:rsid w:val="00CA729D"/>
    <w:rsid w:val="00CB12F0"/>
    <w:rsid w:val="00CB1972"/>
    <w:rsid w:val="00CB258F"/>
    <w:rsid w:val="00CB2E18"/>
    <w:rsid w:val="00CB447F"/>
    <w:rsid w:val="00CB4A93"/>
    <w:rsid w:val="00CB5C6B"/>
    <w:rsid w:val="00CB6381"/>
    <w:rsid w:val="00CB6A6D"/>
    <w:rsid w:val="00CB7795"/>
    <w:rsid w:val="00CC07D5"/>
    <w:rsid w:val="00CC0DAC"/>
    <w:rsid w:val="00CC1787"/>
    <w:rsid w:val="00CC19E6"/>
    <w:rsid w:val="00CC2881"/>
    <w:rsid w:val="00CC6950"/>
    <w:rsid w:val="00CC6F99"/>
    <w:rsid w:val="00CD1096"/>
    <w:rsid w:val="00CD1D76"/>
    <w:rsid w:val="00CD230B"/>
    <w:rsid w:val="00CD29CB"/>
    <w:rsid w:val="00CD32F9"/>
    <w:rsid w:val="00CD4380"/>
    <w:rsid w:val="00CD6C25"/>
    <w:rsid w:val="00CD7FF9"/>
    <w:rsid w:val="00CE08B9"/>
    <w:rsid w:val="00CE3DAA"/>
    <w:rsid w:val="00CE51E8"/>
    <w:rsid w:val="00CE7E5A"/>
    <w:rsid w:val="00CF0E29"/>
    <w:rsid w:val="00CF108F"/>
    <w:rsid w:val="00CF157F"/>
    <w:rsid w:val="00CF2C29"/>
    <w:rsid w:val="00CF3D4F"/>
    <w:rsid w:val="00CF4D61"/>
    <w:rsid w:val="00CF5387"/>
    <w:rsid w:val="00D00BB9"/>
    <w:rsid w:val="00D00BC7"/>
    <w:rsid w:val="00D014BF"/>
    <w:rsid w:val="00D01C9C"/>
    <w:rsid w:val="00D020C1"/>
    <w:rsid w:val="00D03041"/>
    <w:rsid w:val="00D03594"/>
    <w:rsid w:val="00D0384F"/>
    <w:rsid w:val="00D0410C"/>
    <w:rsid w:val="00D045E8"/>
    <w:rsid w:val="00D046BC"/>
    <w:rsid w:val="00D06086"/>
    <w:rsid w:val="00D07C1C"/>
    <w:rsid w:val="00D10051"/>
    <w:rsid w:val="00D10308"/>
    <w:rsid w:val="00D1121F"/>
    <w:rsid w:val="00D1169A"/>
    <w:rsid w:val="00D12D7A"/>
    <w:rsid w:val="00D149A5"/>
    <w:rsid w:val="00D15AEC"/>
    <w:rsid w:val="00D16315"/>
    <w:rsid w:val="00D163CA"/>
    <w:rsid w:val="00D16511"/>
    <w:rsid w:val="00D16DCA"/>
    <w:rsid w:val="00D17635"/>
    <w:rsid w:val="00D20675"/>
    <w:rsid w:val="00D2126A"/>
    <w:rsid w:val="00D21C18"/>
    <w:rsid w:val="00D22802"/>
    <w:rsid w:val="00D234B4"/>
    <w:rsid w:val="00D239BF"/>
    <w:rsid w:val="00D23A21"/>
    <w:rsid w:val="00D25102"/>
    <w:rsid w:val="00D25C13"/>
    <w:rsid w:val="00D26F33"/>
    <w:rsid w:val="00D2717F"/>
    <w:rsid w:val="00D271B8"/>
    <w:rsid w:val="00D27CF9"/>
    <w:rsid w:val="00D30161"/>
    <w:rsid w:val="00D32546"/>
    <w:rsid w:val="00D3280A"/>
    <w:rsid w:val="00D3467C"/>
    <w:rsid w:val="00D36097"/>
    <w:rsid w:val="00D368D8"/>
    <w:rsid w:val="00D36F58"/>
    <w:rsid w:val="00D373CA"/>
    <w:rsid w:val="00D373DA"/>
    <w:rsid w:val="00D4064B"/>
    <w:rsid w:val="00D41979"/>
    <w:rsid w:val="00D43505"/>
    <w:rsid w:val="00D43CC5"/>
    <w:rsid w:val="00D440FC"/>
    <w:rsid w:val="00D44765"/>
    <w:rsid w:val="00D45222"/>
    <w:rsid w:val="00D45B05"/>
    <w:rsid w:val="00D45D6D"/>
    <w:rsid w:val="00D46B1F"/>
    <w:rsid w:val="00D478FE"/>
    <w:rsid w:val="00D47E2D"/>
    <w:rsid w:val="00D511C0"/>
    <w:rsid w:val="00D53A34"/>
    <w:rsid w:val="00D53C87"/>
    <w:rsid w:val="00D54771"/>
    <w:rsid w:val="00D55012"/>
    <w:rsid w:val="00D55048"/>
    <w:rsid w:val="00D559BD"/>
    <w:rsid w:val="00D55B67"/>
    <w:rsid w:val="00D55EEB"/>
    <w:rsid w:val="00D57966"/>
    <w:rsid w:val="00D61768"/>
    <w:rsid w:val="00D619CB"/>
    <w:rsid w:val="00D61E35"/>
    <w:rsid w:val="00D61FFF"/>
    <w:rsid w:val="00D63370"/>
    <w:rsid w:val="00D63B7E"/>
    <w:rsid w:val="00D641EF"/>
    <w:rsid w:val="00D659B8"/>
    <w:rsid w:val="00D678AC"/>
    <w:rsid w:val="00D705BC"/>
    <w:rsid w:val="00D70B46"/>
    <w:rsid w:val="00D71D93"/>
    <w:rsid w:val="00D72E69"/>
    <w:rsid w:val="00D7477B"/>
    <w:rsid w:val="00D74F37"/>
    <w:rsid w:val="00D750B6"/>
    <w:rsid w:val="00D76072"/>
    <w:rsid w:val="00D76BE9"/>
    <w:rsid w:val="00D7717E"/>
    <w:rsid w:val="00D77823"/>
    <w:rsid w:val="00D811D7"/>
    <w:rsid w:val="00D81618"/>
    <w:rsid w:val="00D817C0"/>
    <w:rsid w:val="00D81CED"/>
    <w:rsid w:val="00D81DAD"/>
    <w:rsid w:val="00D82703"/>
    <w:rsid w:val="00D828CA"/>
    <w:rsid w:val="00D83136"/>
    <w:rsid w:val="00D84A01"/>
    <w:rsid w:val="00D84B2A"/>
    <w:rsid w:val="00D8566E"/>
    <w:rsid w:val="00D87002"/>
    <w:rsid w:val="00D9000A"/>
    <w:rsid w:val="00D90134"/>
    <w:rsid w:val="00D90573"/>
    <w:rsid w:val="00D90AC4"/>
    <w:rsid w:val="00D91DFA"/>
    <w:rsid w:val="00D957B8"/>
    <w:rsid w:val="00D95B8C"/>
    <w:rsid w:val="00D96156"/>
    <w:rsid w:val="00D96248"/>
    <w:rsid w:val="00D9650C"/>
    <w:rsid w:val="00D974F9"/>
    <w:rsid w:val="00D9751E"/>
    <w:rsid w:val="00DA0A7C"/>
    <w:rsid w:val="00DA0C0B"/>
    <w:rsid w:val="00DA18AB"/>
    <w:rsid w:val="00DA297E"/>
    <w:rsid w:val="00DA4AC2"/>
    <w:rsid w:val="00DA581D"/>
    <w:rsid w:val="00DA6641"/>
    <w:rsid w:val="00DA6C1C"/>
    <w:rsid w:val="00DB0857"/>
    <w:rsid w:val="00DB0B67"/>
    <w:rsid w:val="00DB11D1"/>
    <w:rsid w:val="00DB28A8"/>
    <w:rsid w:val="00DB2BA3"/>
    <w:rsid w:val="00DB3233"/>
    <w:rsid w:val="00DB3629"/>
    <w:rsid w:val="00DB46CF"/>
    <w:rsid w:val="00DB6104"/>
    <w:rsid w:val="00DC0074"/>
    <w:rsid w:val="00DC07B7"/>
    <w:rsid w:val="00DC131D"/>
    <w:rsid w:val="00DC1741"/>
    <w:rsid w:val="00DC20AC"/>
    <w:rsid w:val="00DC22B0"/>
    <w:rsid w:val="00DC2713"/>
    <w:rsid w:val="00DC2E3A"/>
    <w:rsid w:val="00DC3405"/>
    <w:rsid w:val="00DC6EE1"/>
    <w:rsid w:val="00DC722D"/>
    <w:rsid w:val="00DC73B9"/>
    <w:rsid w:val="00DC7C54"/>
    <w:rsid w:val="00DC7CFF"/>
    <w:rsid w:val="00DD025F"/>
    <w:rsid w:val="00DD14AB"/>
    <w:rsid w:val="00DD1B2F"/>
    <w:rsid w:val="00DD29DB"/>
    <w:rsid w:val="00DD2CE3"/>
    <w:rsid w:val="00DD31F2"/>
    <w:rsid w:val="00DD3C23"/>
    <w:rsid w:val="00DD3D38"/>
    <w:rsid w:val="00DD3D46"/>
    <w:rsid w:val="00DD5C95"/>
    <w:rsid w:val="00DD619C"/>
    <w:rsid w:val="00DD731D"/>
    <w:rsid w:val="00DD75BD"/>
    <w:rsid w:val="00DD75D1"/>
    <w:rsid w:val="00DD7B33"/>
    <w:rsid w:val="00DE17F1"/>
    <w:rsid w:val="00DE1C52"/>
    <w:rsid w:val="00DE2ABF"/>
    <w:rsid w:val="00DE3EFE"/>
    <w:rsid w:val="00DE6254"/>
    <w:rsid w:val="00DE644C"/>
    <w:rsid w:val="00DE75B7"/>
    <w:rsid w:val="00DF15CD"/>
    <w:rsid w:val="00DF1C32"/>
    <w:rsid w:val="00DF2CAD"/>
    <w:rsid w:val="00DF39A5"/>
    <w:rsid w:val="00DF4070"/>
    <w:rsid w:val="00DF4924"/>
    <w:rsid w:val="00DF614C"/>
    <w:rsid w:val="00E0073F"/>
    <w:rsid w:val="00E01125"/>
    <w:rsid w:val="00E01239"/>
    <w:rsid w:val="00E0152A"/>
    <w:rsid w:val="00E02ABF"/>
    <w:rsid w:val="00E02B16"/>
    <w:rsid w:val="00E03DA9"/>
    <w:rsid w:val="00E04344"/>
    <w:rsid w:val="00E04D66"/>
    <w:rsid w:val="00E06190"/>
    <w:rsid w:val="00E06604"/>
    <w:rsid w:val="00E0674D"/>
    <w:rsid w:val="00E06BEB"/>
    <w:rsid w:val="00E06C3B"/>
    <w:rsid w:val="00E07161"/>
    <w:rsid w:val="00E074F4"/>
    <w:rsid w:val="00E10CD1"/>
    <w:rsid w:val="00E13E68"/>
    <w:rsid w:val="00E163FB"/>
    <w:rsid w:val="00E171CB"/>
    <w:rsid w:val="00E20249"/>
    <w:rsid w:val="00E20553"/>
    <w:rsid w:val="00E21BA0"/>
    <w:rsid w:val="00E21BA2"/>
    <w:rsid w:val="00E21F5C"/>
    <w:rsid w:val="00E21F87"/>
    <w:rsid w:val="00E22256"/>
    <w:rsid w:val="00E236AF"/>
    <w:rsid w:val="00E23DED"/>
    <w:rsid w:val="00E24763"/>
    <w:rsid w:val="00E267D4"/>
    <w:rsid w:val="00E273AE"/>
    <w:rsid w:val="00E27561"/>
    <w:rsid w:val="00E302C0"/>
    <w:rsid w:val="00E307A6"/>
    <w:rsid w:val="00E30E3E"/>
    <w:rsid w:val="00E31028"/>
    <w:rsid w:val="00E3168D"/>
    <w:rsid w:val="00E345C5"/>
    <w:rsid w:val="00E355E0"/>
    <w:rsid w:val="00E35A82"/>
    <w:rsid w:val="00E36D9A"/>
    <w:rsid w:val="00E37516"/>
    <w:rsid w:val="00E37DB4"/>
    <w:rsid w:val="00E406F1"/>
    <w:rsid w:val="00E4134B"/>
    <w:rsid w:val="00E418A3"/>
    <w:rsid w:val="00E423F8"/>
    <w:rsid w:val="00E42AD9"/>
    <w:rsid w:val="00E43263"/>
    <w:rsid w:val="00E47098"/>
    <w:rsid w:val="00E471D6"/>
    <w:rsid w:val="00E51754"/>
    <w:rsid w:val="00E51BF8"/>
    <w:rsid w:val="00E52383"/>
    <w:rsid w:val="00E5258B"/>
    <w:rsid w:val="00E526E2"/>
    <w:rsid w:val="00E52862"/>
    <w:rsid w:val="00E52E9E"/>
    <w:rsid w:val="00E53050"/>
    <w:rsid w:val="00E53450"/>
    <w:rsid w:val="00E559F2"/>
    <w:rsid w:val="00E5649D"/>
    <w:rsid w:val="00E56C94"/>
    <w:rsid w:val="00E56F98"/>
    <w:rsid w:val="00E573EF"/>
    <w:rsid w:val="00E605D2"/>
    <w:rsid w:val="00E60BAF"/>
    <w:rsid w:val="00E610CD"/>
    <w:rsid w:val="00E61CF8"/>
    <w:rsid w:val="00E636DC"/>
    <w:rsid w:val="00E64180"/>
    <w:rsid w:val="00E648DA"/>
    <w:rsid w:val="00E656C3"/>
    <w:rsid w:val="00E66C22"/>
    <w:rsid w:val="00E67084"/>
    <w:rsid w:val="00E674D0"/>
    <w:rsid w:val="00E67D79"/>
    <w:rsid w:val="00E7212D"/>
    <w:rsid w:val="00E73ACA"/>
    <w:rsid w:val="00E76067"/>
    <w:rsid w:val="00E76546"/>
    <w:rsid w:val="00E76699"/>
    <w:rsid w:val="00E8051F"/>
    <w:rsid w:val="00E80579"/>
    <w:rsid w:val="00E810AA"/>
    <w:rsid w:val="00E8183E"/>
    <w:rsid w:val="00E81F13"/>
    <w:rsid w:val="00E8291A"/>
    <w:rsid w:val="00E82F4C"/>
    <w:rsid w:val="00E832E9"/>
    <w:rsid w:val="00E83F76"/>
    <w:rsid w:val="00E849FA"/>
    <w:rsid w:val="00E84C9E"/>
    <w:rsid w:val="00E85A7E"/>
    <w:rsid w:val="00E90365"/>
    <w:rsid w:val="00E905A6"/>
    <w:rsid w:val="00E90842"/>
    <w:rsid w:val="00E913C1"/>
    <w:rsid w:val="00E9169E"/>
    <w:rsid w:val="00E94336"/>
    <w:rsid w:val="00E94356"/>
    <w:rsid w:val="00E95123"/>
    <w:rsid w:val="00E95D00"/>
    <w:rsid w:val="00E96031"/>
    <w:rsid w:val="00E960A5"/>
    <w:rsid w:val="00E968CB"/>
    <w:rsid w:val="00E97014"/>
    <w:rsid w:val="00E9765D"/>
    <w:rsid w:val="00E97B5E"/>
    <w:rsid w:val="00EA0392"/>
    <w:rsid w:val="00EA2B9A"/>
    <w:rsid w:val="00EA3C66"/>
    <w:rsid w:val="00EA469B"/>
    <w:rsid w:val="00EA48F9"/>
    <w:rsid w:val="00EA4B1F"/>
    <w:rsid w:val="00EA5904"/>
    <w:rsid w:val="00EA66C2"/>
    <w:rsid w:val="00EB01C7"/>
    <w:rsid w:val="00EB0388"/>
    <w:rsid w:val="00EB1F93"/>
    <w:rsid w:val="00EB23EE"/>
    <w:rsid w:val="00EB2F9F"/>
    <w:rsid w:val="00EB37AA"/>
    <w:rsid w:val="00EB3AFB"/>
    <w:rsid w:val="00EB4308"/>
    <w:rsid w:val="00EB54A2"/>
    <w:rsid w:val="00EC0704"/>
    <w:rsid w:val="00EC2127"/>
    <w:rsid w:val="00EC3128"/>
    <w:rsid w:val="00EC320F"/>
    <w:rsid w:val="00EC411A"/>
    <w:rsid w:val="00EC42A2"/>
    <w:rsid w:val="00EC4972"/>
    <w:rsid w:val="00EC4AD5"/>
    <w:rsid w:val="00EC4ECB"/>
    <w:rsid w:val="00EC6B12"/>
    <w:rsid w:val="00EC74FC"/>
    <w:rsid w:val="00EC76C7"/>
    <w:rsid w:val="00EC7B24"/>
    <w:rsid w:val="00EC7E24"/>
    <w:rsid w:val="00ED14A4"/>
    <w:rsid w:val="00ED2447"/>
    <w:rsid w:val="00ED24BB"/>
    <w:rsid w:val="00ED2B3A"/>
    <w:rsid w:val="00ED4651"/>
    <w:rsid w:val="00ED4F13"/>
    <w:rsid w:val="00EE19BA"/>
    <w:rsid w:val="00EE23C7"/>
    <w:rsid w:val="00EE25BC"/>
    <w:rsid w:val="00EE2F06"/>
    <w:rsid w:val="00EE3C64"/>
    <w:rsid w:val="00EE4325"/>
    <w:rsid w:val="00EE4CF1"/>
    <w:rsid w:val="00EE52AE"/>
    <w:rsid w:val="00EE5A3B"/>
    <w:rsid w:val="00EE5D06"/>
    <w:rsid w:val="00EE5FC4"/>
    <w:rsid w:val="00EE643F"/>
    <w:rsid w:val="00EE6B23"/>
    <w:rsid w:val="00EE706A"/>
    <w:rsid w:val="00EF00D1"/>
    <w:rsid w:val="00EF1046"/>
    <w:rsid w:val="00EF1943"/>
    <w:rsid w:val="00EF2019"/>
    <w:rsid w:val="00EF22AD"/>
    <w:rsid w:val="00EF2E41"/>
    <w:rsid w:val="00EF435D"/>
    <w:rsid w:val="00EF5A38"/>
    <w:rsid w:val="00EF692B"/>
    <w:rsid w:val="00F013FF"/>
    <w:rsid w:val="00F02567"/>
    <w:rsid w:val="00F02769"/>
    <w:rsid w:val="00F0276E"/>
    <w:rsid w:val="00F03A4F"/>
    <w:rsid w:val="00F04425"/>
    <w:rsid w:val="00F04FA7"/>
    <w:rsid w:val="00F0568B"/>
    <w:rsid w:val="00F057FA"/>
    <w:rsid w:val="00F06CD9"/>
    <w:rsid w:val="00F0725E"/>
    <w:rsid w:val="00F1018D"/>
    <w:rsid w:val="00F11A14"/>
    <w:rsid w:val="00F128E5"/>
    <w:rsid w:val="00F1299C"/>
    <w:rsid w:val="00F13FAA"/>
    <w:rsid w:val="00F14888"/>
    <w:rsid w:val="00F14F19"/>
    <w:rsid w:val="00F15DD1"/>
    <w:rsid w:val="00F165A1"/>
    <w:rsid w:val="00F16CB6"/>
    <w:rsid w:val="00F16E10"/>
    <w:rsid w:val="00F20CEE"/>
    <w:rsid w:val="00F2289F"/>
    <w:rsid w:val="00F234CF"/>
    <w:rsid w:val="00F24751"/>
    <w:rsid w:val="00F26B79"/>
    <w:rsid w:val="00F27964"/>
    <w:rsid w:val="00F3046C"/>
    <w:rsid w:val="00F30689"/>
    <w:rsid w:val="00F3198E"/>
    <w:rsid w:val="00F31B79"/>
    <w:rsid w:val="00F32435"/>
    <w:rsid w:val="00F32D56"/>
    <w:rsid w:val="00F3388A"/>
    <w:rsid w:val="00F34BE8"/>
    <w:rsid w:val="00F36081"/>
    <w:rsid w:val="00F425E9"/>
    <w:rsid w:val="00F428AA"/>
    <w:rsid w:val="00F4389A"/>
    <w:rsid w:val="00F44BE4"/>
    <w:rsid w:val="00F476AD"/>
    <w:rsid w:val="00F47A59"/>
    <w:rsid w:val="00F53320"/>
    <w:rsid w:val="00F54112"/>
    <w:rsid w:val="00F56E8A"/>
    <w:rsid w:val="00F604F0"/>
    <w:rsid w:val="00F60AEB"/>
    <w:rsid w:val="00F6367A"/>
    <w:rsid w:val="00F6397B"/>
    <w:rsid w:val="00F639B9"/>
    <w:rsid w:val="00F660B4"/>
    <w:rsid w:val="00F67097"/>
    <w:rsid w:val="00F7111A"/>
    <w:rsid w:val="00F711F8"/>
    <w:rsid w:val="00F714EE"/>
    <w:rsid w:val="00F7174E"/>
    <w:rsid w:val="00F728D1"/>
    <w:rsid w:val="00F7698C"/>
    <w:rsid w:val="00F779CE"/>
    <w:rsid w:val="00F8190F"/>
    <w:rsid w:val="00F825D2"/>
    <w:rsid w:val="00F82A80"/>
    <w:rsid w:val="00F82AF5"/>
    <w:rsid w:val="00F835CB"/>
    <w:rsid w:val="00F8475F"/>
    <w:rsid w:val="00F84A47"/>
    <w:rsid w:val="00F8558F"/>
    <w:rsid w:val="00F85BBB"/>
    <w:rsid w:val="00F85C8E"/>
    <w:rsid w:val="00F87B19"/>
    <w:rsid w:val="00F905DB"/>
    <w:rsid w:val="00F90B15"/>
    <w:rsid w:val="00F91388"/>
    <w:rsid w:val="00F91421"/>
    <w:rsid w:val="00F91B7F"/>
    <w:rsid w:val="00F9419F"/>
    <w:rsid w:val="00F94B15"/>
    <w:rsid w:val="00F95243"/>
    <w:rsid w:val="00F9554D"/>
    <w:rsid w:val="00F95952"/>
    <w:rsid w:val="00F9746E"/>
    <w:rsid w:val="00F9752E"/>
    <w:rsid w:val="00F97863"/>
    <w:rsid w:val="00FA07C6"/>
    <w:rsid w:val="00FA0A25"/>
    <w:rsid w:val="00FA1A79"/>
    <w:rsid w:val="00FA2CE2"/>
    <w:rsid w:val="00FA3CBB"/>
    <w:rsid w:val="00FA44C4"/>
    <w:rsid w:val="00FA4C86"/>
    <w:rsid w:val="00FA72D7"/>
    <w:rsid w:val="00FA79A6"/>
    <w:rsid w:val="00FA7FF7"/>
    <w:rsid w:val="00FB0182"/>
    <w:rsid w:val="00FB0772"/>
    <w:rsid w:val="00FB26E4"/>
    <w:rsid w:val="00FB2C62"/>
    <w:rsid w:val="00FB435C"/>
    <w:rsid w:val="00FB50BD"/>
    <w:rsid w:val="00FB6087"/>
    <w:rsid w:val="00FB7981"/>
    <w:rsid w:val="00FB7B37"/>
    <w:rsid w:val="00FC0CCA"/>
    <w:rsid w:val="00FC1301"/>
    <w:rsid w:val="00FC17AB"/>
    <w:rsid w:val="00FC2E50"/>
    <w:rsid w:val="00FC3636"/>
    <w:rsid w:val="00FC4D7E"/>
    <w:rsid w:val="00FC5DCA"/>
    <w:rsid w:val="00FC5FAA"/>
    <w:rsid w:val="00FD0EB9"/>
    <w:rsid w:val="00FD12C9"/>
    <w:rsid w:val="00FD4164"/>
    <w:rsid w:val="00FD4D09"/>
    <w:rsid w:val="00FD4EA8"/>
    <w:rsid w:val="00FD5091"/>
    <w:rsid w:val="00FD5333"/>
    <w:rsid w:val="00FD6F53"/>
    <w:rsid w:val="00FD7D10"/>
    <w:rsid w:val="00FE03CA"/>
    <w:rsid w:val="00FE05A4"/>
    <w:rsid w:val="00FE096D"/>
    <w:rsid w:val="00FE1D11"/>
    <w:rsid w:val="00FE1EA5"/>
    <w:rsid w:val="00FE41EC"/>
    <w:rsid w:val="00FE490C"/>
    <w:rsid w:val="00FE63C7"/>
    <w:rsid w:val="00FE74F0"/>
    <w:rsid w:val="00FE752D"/>
    <w:rsid w:val="00FE763A"/>
    <w:rsid w:val="00FF09C5"/>
    <w:rsid w:val="00FF22D6"/>
    <w:rsid w:val="00FF252A"/>
    <w:rsid w:val="00FF400C"/>
    <w:rsid w:val="00FF537D"/>
    <w:rsid w:val="00FF648C"/>
    <w:rsid w:val="00FF7EA5"/>
    <w:rsid w:val="0ABDD193"/>
    <w:rsid w:val="10C25671"/>
    <w:rsid w:val="48CA1A98"/>
    <w:rsid w:val="5EDA2E4F"/>
    <w:rsid w:val="69794C41"/>
    <w:rsid w:val="6A7F467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fillcolor="white">
      <v:fill color="white"/>
    </o:shapedefaults>
    <o:shapelayout v:ext="edit">
      <o:idmap v:ext="edit" data="1"/>
    </o:shapelayout>
  </w:shapeDefaults>
  <w:decimalSymbol w:val="."/>
  <w:listSeparator w:val=","/>
  <w14:docId w14:val="4A4D0312"/>
  <w15:docId w15:val="{CC01E1CA-E3B5-4A30-8EF2-121BC00047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1" w:count="376">
    <w:lsdException w:name="heading 1" w:uiPriority="9"/>
    <w:lsdException w:name="heading 2" w:uiPriority="9" w:unhideWhenUsed="1"/>
    <w:lsdException w:name="heading 3" w:uiPriority="9" w:unhideWhenUsed="1"/>
    <w:lsdException w:name="heading 4" w:uiPriority="9" w:unhideWhenUsed="1"/>
    <w:lsdException w:name="heading 5" w:uiPriority="9" w:unhideWhenUsed="1"/>
    <w:lsdException w:name="heading 6" w:uiPriority="9" w:unhideWhenUsed="1"/>
    <w:lsdException w:name="heading 7" w:uiPriority="9" w:unhideWhenUsed="1"/>
    <w:lsdException w:name="heading 8" w:uiPriority="9" w:unhideWhenUsed="1"/>
    <w:lsdException w:name="heading 9" w:uiPriority="9" w:unhideWhenUsed="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lsdException w:name="toc 2" w:uiPriority="39"/>
    <w:lsdException w:name="toc 4" w:semiHidden="1"/>
    <w:lsdException w:name="toc 5" w:semiHidden="1"/>
    <w:lsdException w:name="toc 6" w:uiPriority="39"/>
    <w:lsdException w:name="toc 7" w:uiPriority="39"/>
    <w:lsdException w:name="toc 8" w:semiHidden="1"/>
    <w:lsdException w:name="toc 9" w:semiHidden="1"/>
    <w:lsdException w:name="Normal Indent" w:unhideWhenUsed="1"/>
    <w:lsdException w:name="footnote text" w:semiHidden="1"/>
    <w:lsdException w:name="annotation text" w:uiPriority="99"/>
    <w:lsdException w:name="header" w:uiPriority="99" w:unhideWhenUsed="1"/>
    <w:lsdException w:name="footer" w:uiPriority="99" w:unhideWhenUsed="1"/>
    <w:lsdException w:name="index heading" w:semiHidden="1"/>
    <w:lsdException w:name="caption" w:uiPriority="35" w:unhideWhenUsed="1"/>
    <w:lsdException w:name="table of figures" w:semiHidden="1"/>
    <w:lsdException w:name="envelope address" w:semiHidden="1"/>
    <w:lsdException w:name="envelope return" w:semiHidden="1"/>
    <w:lsdException w:name="footnote reference" w:semiHidden="1"/>
    <w:lsdException w:name="annotation reference" w:semiHidden="1" w:uiPriority="99"/>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10"/>
    <w:lsdException w:name="Closing" w:semiHidden="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uiPriority="99" w:unhideWhenUsed="1"/>
    <w:lsdException w:name="FollowedHyperlink" w:semiHidden="1" w:uiPriority="99" w:unhideWhenUsed="1"/>
    <w:lsdException w:name="Strong" w:uiPriority="22"/>
    <w:lsdException w:name="Emphasis" w:uiPriority="20"/>
    <w:lsdException w:name="Document Map" w:semiHidden="1"/>
    <w:lsdException w:name="Plain Text" w:semiHidden="1"/>
    <w:lsdException w:name="E-mail Signature" w:semiHidden="1"/>
    <w:lsdException w:name="HTML Top of Form" w:semiHidden="1" w:uiPriority="99" w:unhideWhenUsed="1" w:qFormat="0"/>
    <w:lsdException w:name="HTML Bottom of Form" w:semiHidden="1" w:uiPriority="99" w:unhideWhenUsed="1" w:qFormat="0"/>
    <w:lsdException w:name="Normal (Web)" w:semiHidden="1" w:uiPriority="99"/>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uiPriority="99"/>
    <w:lsdException w:name="HTML Sample" w:semiHidden="1"/>
    <w:lsdException w:name="HTML Typewriter" w:semiHidden="1"/>
    <w:lsdException w:name="HTML Variable" w:semiHidden="1"/>
    <w:lsdException w:name="Normal Table" w:semiHidden="1" w:uiPriority="99" w:unhideWhenUsed="1"/>
    <w:lsdException w:name="annotation subject" w:semiHidden="1" w:uiPriority="99" w:unhideWhenUsed="1"/>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1"/>
    <w:lsdException w:name="Table Theme" w:semiHidden="1" w:unhideWhenUsed="1"/>
    <w:lsdException w:name="Placeholder Text" w:semiHidden="1" w:uiPriority="99"/>
    <w:lsdException w:name="Light Shading" w:uiPriority="60" w:qFormat="0"/>
    <w:lsdException w:name="Light List" w:uiPriority="61" w:qFormat="0"/>
    <w:lsdException w:name="Light Grid" w:uiPriority="62" w:qFormat="0"/>
    <w:lsdException w:name="Medium Shading 1" w:uiPriority="63" w:qFormat="0"/>
    <w:lsdException w:name="Medium Shading 2" w:uiPriority="64" w:qFormat="0"/>
    <w:lsdException w:name="Medium List 1" w:uiPriority="65" w:qFormat="0"/>
    <w:lsdException w:name="Medium List 2" w:uiPriority="66" w:qFormat="0"/>
    <w:lsdException w:name="Medium Grid 1" w:uiPriority="67" w:qFormat="0"/>
    <w:lsdException w:name="Medium Grid 2" w:uiPriority="68" w:qFormat="0"/>
    <w:lsdException w:name="Medium Grid 3" w:uiPriority="69" w:qFormat="0"/>
    <w:lsdException w:name="Dark List" w:uiPriority="70" w:qFormat="0"/>
    <w:lsdException w:name="Colorful Shading" w:uiPriority="71" w:qFormat="0"/>
    <w:lsdException w:name="Colorful List" w:uiPriority="72" w:qFormat="0"/>
    <w:lsdException w:name="Colorful Grid" w:uiPriority="73" w:qFormat="0"/>
    <w:lsdException w:name="Light Shading Accent 1" w:uiPriority="60"/>
    <w:lsdException w:name="Light List Accent 1" w:uiPriority="61"/>
    <w:lsdException w:name="Light Grid Accent 1" w:uiPriority="62" w:qFormat="0"/>
    <w:lsdException w:name="Medium Shading 1 Accent 1" w:uiPriority="63" w:qFormat="0"/>
    <w:lsdException w:name="Medium Shading 2 Accent 1" w:uiPriority="64" w:qFormat="0"/>
    <w:lsdException w:name="Medium List 1 Accent 1" w:uiPriority="65" w:qFormat="0"/>
    <w:lsdException w:name="Revision" w:semiHidden="1" w:uiPriority="99" w:qFormat="0"/>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a">
    <w:name w:val="Normal"/>
    <w:qFormat/>
    <w:rPr>
      <w:rFonts w:ascii="微软雅黑" w:eastAsia="微软雅黑" w:hAnsi="微软雅黑" w:cs="宋体"/>
      <w:sz w:val="24"/>
      <w:szCs w:val="24"/>
    </w:rPr>
  </w:style>
  <w:style w:type="paragraph" w:styleId="1">
    <w:name w:val="heading 1"/>
    <w:basedOn w:val="a"/>
    <w:next w:val="a"/>
    <w:link w:val="10"/>
    <w:uiPriority w:val="9"/>
    <w:qFormat/>
    <w:pPr>
      <w:numPr>
        <w:numId w:val="1"/>
      </w:numPr>
      <w:pBdr>
        <w:top w:val="single" w:sz="24" w:space="0" w:color="4F81BD" w:themeColor="accent1"/>
        <w:left w:val="single" w:sz="24" w:space="0" w:color="4F81BD" w:themeColor="accent1"/>
        <w:bottom w:val="single" w:sz="24" w:space="0" w:color="4F81BD" w:themeColor="accent1"/>
        <w:right w:val="single" w:sz="24" w:space="0" w:color="4F81BD" w:themeColor="accent1"/>
      </w:pBdr>
      <w:shd w:val="clear" w:color="auto" w:fill="4F81BD" w:themeFill="accent1"/>
      <w:spacing w:before="100" w:after="100"/>
      <w:ind w:left="0" w:firstLine="0"/>
      <w:outlineLvl w:val="0"/>
    </w:pPr>
    <w:rPr>
      <w:rFonts w:ascii="Times New Roman" w:hAnsi="Times New Roman" w:cs="Times New Roman"/>
      <w:b/>
      <w:caps/>
      <w:smallCaps/>
      <w:color w:val="FFFFFF" w:themeColor="background1"/>
      <w:spacing w:val="15"/>
      <w:sz w:val="28"/>
      <w:szCs w:val="28"/>
    </w:rPr>
  </w:style>
  <w:style w:type="paragraph" w:styleId="2">
    <w:name w:val="heading 2"/>
    <w:basedOn w:val="a"/>
    <w:next w:val="a"/>
    <w:link w:val="20"/>
    <w:uiPriority w:val="9"/>
    <w:unhideWhenUsed/>
    <w:qFormat/>
    <w:pPr>
      <w:numPr>
        <w:ilvl w:val="1"/>
        <w:numId w:val="1"/>
      </w:numPr>
      <w:pBdr>
        <w:top w:val="single" w:sz="24" w:space="0" w:color="DBE5F1" w:themeColor="accent1" w:themeTint="33"/>
        <w:left w:val="single" w:sz="24" w:space="0" w:color="DBE5F1" w:themeColor="accent1" w:themeTint="33"/>
        <w:bottom w:val="single" w:sz="24" w:space="0" w:color="DBE5F1" w:themeColor="accent1" w:themeTint="33"/>
        <w:right w:val="single" w:sz="24" w:space="0" w:color="DBE5F1" w:themeColor="accent1" w:themeTint="33"/>
      </w:pBdr>
      <w:shd w:val="clear" w:color="auto" w:fill="DBE5F1" w:themeFill="accent1" w:themeFillTint="33"/>
      <w:spacing w:before="100" w:after="100"/>
      <w:ind w:left="0" w:firstLine="0"/>
      <w:outlineLvl w:val="1"/>
    </w:pPr>
    <w:rPr>
      <w:rFonts w:ascii="Times New Roman" w:eastAsiaTheme="minorEastAsia" w:hAnsi="Times New Roman" w:cs="Times New Roman"/>
      <w:b/>
      <w:caps/>
      <w:spacing w:val="15"/>
      <w:sz w:val="20"/>
      <w:szCs w:val="20"/>
    </w:rPr>
  </w:style>
  <w:style w:type="paragraph" w:styleId="3">
    <w:name w:val="heading 3"/>
    <w:basedOn w:val="a"/>
    <w:next w:val="a"/>
    <w:link w:val="30"/>
    <w:uiPriority w:val="9"/>
    <w:unhideWhenUsed/>
    <w:qFormat/>
    <w:pPr>
      <w:numPr>
        <w:ilvl w:val="2"/>
        <w:numId w:val="1"/>
      </w:numPr>
      <w:pBdr>
        <w:top w:val="single" w:sz="6" w:space="2" w:color="4F81BD" w:themeColor="accent1"/>
      </w:pBdr>
      <w:spacing w:before="100" w:after="100"/>
      <w:ind w:left="720" w:hanging="432"/>
      <w:outlineLvl w:val="2"/>
    </w:pPr>
    <w:rPr>
      <w:rFonts w:ascii="Times New Roman" w:eastAsia="黑体" w:hAnsi="Times New Roman" w:cs="Times New Roman"/>
      <w:caps/>
      <w:color w:val="244061" w:themeColor="accent1" w:themeShade="80"/>
      <w:spacing w:val="15"/>
      <w:sz w:val="21"/>
      <w:szCs w:val="21"/>
    </w:rPr>
  </w:style>
  <w:style w:type="paragraph" w:styleId="4">
    <w:name w:val="heading 4"/>
    <w:basedOn w:val="a"/>
    <w:next w:val="a"/>
    <w:link w:val="40"/>
    <w:uiPriority w:val="9"/>
    <w:unhideWhenUsed/>
    <w:qFormat/>
    <w:pPr>
      <w:numPr>
        <w:ilvl w:val="3"/>
        <w:numId w:val="1"/>
      </w:numPr>
      <w:pBdr>
        <w:top w:val="dotted" w:sz="6" w:space="2" w:color="4F81BD" w:themeColor="accent1"/>
      </w:pBdr>
      <w:spacing w:before="200" w:line="276" w:lineRule="auto"/>
      <w:ind w:left="864" w:hanging="144"/>
      <w:outlineLvl w:val="3"/>
    </w:pPr>
    <w:rPr>
      <w:rFonts w:asciiTheme="minorHAnsi" w:eastAsiaTheme="minorEastAsia" w:hAnsiTheme="minorHAnsi" w:cstheme="minorBidi"/>
      <w:caps/>
      <w:color w:val="365F91" w:themeColor="accent1" w:themeShade="BF"/>
      <w:spacing w:val="10"/>
      <w:sz w:val="20"/>
      <w:szCs w:val="20"/>
      <w:lang w:eastAsia="en-US"/>
    </w:rPr>
  </w:style>
  <w:style w:type="paragraph" w:styleId="5">
    <w:name w:val="heading 5"/>
    <w:basedOn w:val="a"/>
    <w:next w:val="a"/>
    <w:link w:val="50"/>
    <w:uiPriority w:val="9"/>
    <w:unhideWhenUsed/>
    <w:qFormat/>
    <w:pPr>
      <w:numPr>
        <w:ilvl w:val="4"/>
        <w:numId w:val="1"/>
      </w:numPr>
      <w:pBdr>
        <w:bottom w:val="single" w:sz="6" w:space="1" w:color="4F81BD" w:themeColor="accent1"/>
      </w:pBdr>
      <w:spacing w:before="200" w:line="276" w:lineRule="auto"/>
      <w:ind w:left="1008" w:hanging="432"/>
      <w:outlineLvl w:val="4"/>
    </w:pPr>
    <w:rPr>
      <w:rFonts w:asciiTheme="minorHAnsi" w:eastAsiaTheme="minorEastAsia" w:hAnsiTheme="minorHAnsi" w:cstheme="minorBidi"/>
      <w:caps/>
      <w:color w:val="365F91" w:themeColor="accent1" w:themeShade="BF"/>
      <w:spacing w:val="10"/>
      <w:sz w:val="20"/>
      <w:szCs w:val="20"/>
      <w:lang w:eastAsia="en-US"/>
    </w:rPr>
  </w:style>
  <w:style w:type="paragraph" w:styleId="6">
    <w:name w:val="heading 6"/>
    <w:basedOn w:val="a"/>
    <w:next w:val="a"/>
    <w:link w:val="60"/>
    <w:uiPriority w:val="9"/>
    <w:unhideWhenUsed/>
    <w:qFormat/>
    <w:pPr>
      <w:numPr>
        <w:ilvl w:val="5"/>
        <w:numId w:val="1"/>
      </w:numPr>
      <w:pBdr>
        <w:bottom w:val="dotted" w:sz="6" w:space="1" w:color="4F81BD" w:themeColor="accent1"/>
      </w:pBdr>
      <w:spacing w:before="200" w:line="276" w:lineRule="auto"/>
      <w:ind w:left="1152" w:hanging="432"/>
      <w:outlineLvl w:val="5"/>
    </w:pPr>
    <w:rPr>
      <w:rFonts w:asciiTheme="minorHAnsi" w:eastAsiaTheme="minorEastAsia" w:hAnsiTheme="minorHAnsi" w:cstheme="minorBidi"/>
      <w:caps/>
      <w:color w:val="365F91" w:themeColor="accent1" w:themeShade="BF"/>
      <w:spacing w:val="10"/>
      <w:sz w:val="20"/>
      <w:szCs w:val="20"/>
      <w:lang w:eastAsia="en-US"/>
    </w:rPr>
  </w:style>
  <w:style w:type="paragraph" w:styleId="7">
    <w:name w:val="heading 7"/>
    <w:basedOn w:val="a"/>
    <w:next w:val="a"/>
    <w:link w:val="70"/>
    <w:uiPriority w:val="9"/>
    <w:unhideWhenUsed/>
    <w:qFormat/>
    <w:pPr>
      <w:numPr>
        <w:ilvl w:val="6"/>
        <w:numId w:val="1"/>
      </w:numPr>
      <w:spacing w:before="200" w:line="276" w:lineRule="auto"/>
      <w:ind w:left="1296" w:hanging="288"/>
      <w:outlineLvl w:val="6"/>
    </w:pPr>
    <w:rPr>
      <w:rFonts w:asciiTheme="minorHAnsi" w:eastAsiaTheme="minorEastAsia" w:hAnsiTheme="minorHAnsi" w:cstheme="minorBidi"/>
      <w:caps/>
      <w:color w:val="365F91" w:themeColor="accent1" w:themeShade="BF"/>
      <w:spacing w:val="10"/>
      <w:sz w:val="20"/>
      <w:szCs w:val="20"/>
      <w:lang w:eastAsia="en-US"/>
    </w:rPr>
  </w:style>
  <w:style w:type="paragraph" w:styleId="8">
    <w:name w:val="heading 8"/>
    <w:basedOn w:val="a"/>
    <w:next w:val="a"/>
    <w:link w:val="80"/>
    <w:uiPriority w:val="9"/>
    <w:unhideWhenUsed/>
    <w:qFormat/>
    <w:pPr>
      <w:numPr>
        <w:ilvl w:val="7"/>
        <w:numId w:val="1"/>
      </w:numPr>
      <w:spacing w:before="200" w:line="276" w:lineRule="auto"/>
      <w:ind w:left="1440" w:hanging="432"/>
      <w:outlineLvl w:val="7"/>
    </w:pPr>
    <w:rPr>
      <w:rFonts w:asciiTheme="minorHAnsi" w:eastAsiaTheme="minorEastAsia" w:hAnsiTheme="minorHAnsi" w:cstheme="minorBidi"/>
      <w:caps/>
      <w:spacing w:val="10"/>
      <w:sz w:val="18"/>
      <w:szCs w:val="18"/>
      <w:lang w:eastAsia="en-US"/>
    </w:rPr>
  </w:style>
  <w:style w:type="paragraph" w:styleId="9">
    <w:name w:val="heading 9"/>
    <w:basedOn w:val="a"/>
    <w:next w:val="a"/>
    <w:link w:val="90"/>
    <w:uiPriority w:val="9"/>
    <w:unhideWhenUsed/>
    <w:qFormat/>
    <w:pPr>
      <w:numPr>
        <w:ilvl w:val="8"/>
        <w:numId w:val="1"/>
      </w:numPr>
      <w:spacing w:before="200" w:line="276" w:lineRule="auto"/>
      <w:ind w:left="1584" w:hanging="144"/>
      <w:outlineLvl w:val="8"/>
    </w:pPr>
    <w:rPr>
      <w:rFonts w:asciiTheme="minorHAnsi" w:eastAsiaTheme="minorEastAsia" w:hAnsiTheme="minorHAnsi" w:cstheme="minorBidi"/>
      <w:i/>
      <w:iCs/>
      <w:caps/>
      <w:spacing w:val="10"/>
      <w:sz w:val="18"/>
      <w:szCs w:val="18"/>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macro"/>
    <w:link w:val="a4"/>
    <w:semiHidden/>
    <w:qFormat/>
    <w:pPr>
      <w:tabs>
        <w:tab w:val="left" w:pos="480"/>
        <w:tab w:val="left" w:pos="960"/>
        <w:tab w:val="left" w:pos="1440"/>
        <w:tab w:val="left" w:pos="1920"/>
        <w:tab w:val="left" w:pos="2400"/>
        <w:tab w:val="left" w:pos="2880"/>
        <w:tab w:val="left" w:pos="3360"/>
        <w:tab w:val="left" w:pos="3840"/>
        <w:tab w:val="left" w:pos="4320"/>
      </w:tabs>
      <w:spacing w:before="100"/>
    </w:pPr>
    <w:rPr>
      <w:rFonts w:ascii="Courier New" w:eastAsia="MS Mincho" w:hAnsi="Courier New" w:cs="Courier New"/>
      <w:lang w:eastAsia="en-US"/>
    </w:rPr>
  </w:style>
  <w:style w:type="paragraph" w:styleId="31">
    <w:name w:val="List 3"/>
    <w:basedOn w:val="a"/>
    <w:semiHidden/>
    <w:qFormat/>
    <w:pPr>
      <w:spacing w:before="100" w:after="200" w:line="276" w:lineRule="auto"/>
      <w:ind w:left="1080" w:hanging="360"/>
    </w:pPr>
    <w:rPr>
      <w:sz w:val="20"/>
      <w:szCs w:val="20"/>
      <w:lang w:eastAsia="en-US"/>
    </w:rPr>
  </w:style>
  <w:style w:type="paragraph" w:styleId="TOC7">
    <w:name w:val="toc 7"/>
    <w:basedOn w:val="a"/>
    <w:next w:val="a"/>
    <w:uiPriority w:val="39"/>
    <w:qFormat/>
    <w:pPr>
      <w:tabs>
        <w:tab w:val="right" w:leader="dot" w:pos="9061"/>
      </w:tabs>
      <w:spacing w:before="100" w:after="72" w:line="276" w:lineRule="auto"/>
      <w:ind w:left="2126" w:right="454" w:hanging="2126"/>
    </w:pPr>
    <w:rPr>
      <w:rFonts w:asciiTheme="minorHAnsi" w:hAnsiTheme="minorHAnsi" w:cstheme="minorBidi"/>
      <w:sz w:val="20"/>
      <w:szCs w:val="20"/>
      <w:lang w:eastAsia="en-US"/>
    </w:rPr>
  </w:style>
  <w:style w:type="paragraph" w:styleId="21">
    <w:name w:val="List Number 2"/>
    <w:basedOn w:val="a"/>
    <w:semiHidden/>
    <w:qFormat/>
    <w:pPr>
      <w:spacing w:before="100" w:after="200" w:line="276" w:lineRule="auto"/>
    </w:pPr>
    <w:rPr>
      <w:sz w:val="20"/>
      <w:szCs w:val="20"/>
      <w:lang w:eastAsia="en-US"/>
    </w:rPr>
  </w:style>
  <w:style w:type="paragraph" w:styleId="a5">
    <w:name w:val="table of authorities"/>
    <w:basedOn w:val="a"/>
    <w:next w:val="a"/>
    <w:semiHidden/>
    <w:qFormat/>
    <w:pPr>
      <w:spacing w:before="100" w:after="200" w:line="276" w:lineRule="auto"/>
      <w:ind w:left="240" w:hanging="240"/>
    </w:pPr>
    <w:rPr>
      <w:sz w:val="20"/>
      <w:szCs w:val="20"/>
      <w:lang w:eastAsia="en-US"/>
    </w:rPr>
  </w:style>
  <w:style w:type="paragraph" w:styleId="a6">
    <w:name w:val="Note Heading"/>
    <w:basedOn w:val="a"/>
    <w:next w:val="a"/>
    <w:link w:val="a7"/>
    <w:semiHidden/>
    <w:qFormat/>
    <w:pPr>
      <w:spacing w:before="100" w:after="200" w:line="276" w:lineRule="auto"/>
    </w:pPr>
    <w:rPr>
      <w:sz w:val="20"/>
      <w:szCs w:val="20"/>
      <w:lang w:eastAsia="en-US"/>
    </w:rPr>
  </w:style>
  <w:style w:type="paragraph" w:styleId="41">
    <w:name w:val="List Bullet 4"/>
    <w:basedOn w:val="a"/>
    <w:semiHidden/>
    <w:qFormat/>
    <w:pPr>
      <w:spacing w:before="100" w:after="200" w:line="276" w:lineRule="auto"/>
    </w:pPr>
    <w:rPr>
      <w:sz w:val="20"/>
      <w:szCs w:val="20"/>
      <w:lang w:eastAsia="en-US"/>
    </w:rPr>
  </w:style>
  <w:style w:type="paragraph" w:styleId="81">
    <w:name w:val="index 8"/>
    <w:basedOn w:val="a"/>
    <w:next w:val="a"/>
    <w:semiHidden/>
    <w:qFormat/>
    <w:pPr>
      <w:spacing w:before="100" w:after="200" w:line="276" w:lineRule="auto"/>
      <w:ind w:left="1920" w:hanging="240"/>
    </w:pPr>
    <w:rPr>
      <w:sz w:val="20"/>
      <w:szCs w:val="20"/>
      <w:lang w:eastAsia="en-US"/>
    </w:rPr>
  </w:style>
  <w:style w:type="paragraph" w:styleId="a8">
    <w:name w:val="E-mail Signature"/>
    <w:basedOn w:val="a"/>
    <w:link w:val="a9"/>
    <w:semiHidden/>
    <w:qFormat/>
    <w:pPr>
      <w:spacing w:before="100" w:after="200" w:line="276" w:lineRule="auto"/>
    </w:pPr>
    <w:rPr>
      <w:sz w:val="20"/>
      <w:szCs w:val="20"/>
      <w:lang w:eastAsia="en-US"/>
    </w:rPr>
  </w:style>
  <w:style w:type="paragraph" w:styleId="aa">
    <w:name w:val="List Number"/>
    <w:basedOn w:val="a"/>
    <w:semiHidden/>
    <w:qFormat/>
    <w:pPr>
      <w:spacing w:before="100" w:after="200" w:line="276" w:lineRule="auto"/>
    </w:pPr>
    <w:rPr>
      <w:sz w:val="20"/>
      <w:szCs w:val="20"/>
      <w:lang w:eastAsia="en-US"/>
    </w:rPr>
  </w:style>
  <w:style w:type="paragraph" w:styleId="ab">
    <w:name w:val="Normal Indent"/>
    <w:basedOn w:val="a"/>
    <w:unhideWhenUsed/>
    <w:qFormat/>
    <w:pPr>
      <w:spacing w:before="100" w:after="200" w:line="276" w:lineRule="auto"/>
      <w:ind w:left="720"/>
      <w:contextualSpacing/>
    </w:pPr>
    <w:rPr>
      <w:rFonts w:asciiTheme="minorHAnsi" w:eastAsiaTheme="minorEastAsia" w:hAnsiTheme="minorHAnsi" w:cstheme="minorBidi"/>
      <w:sz w:val="20"/>
      <w:szCs w:val="20"/>
      <w:lang w:eastAsia="en-US"/>
    </w:rPr>
  </w:style>
  <w:style w:type="paragraph" w:styleId="ac">
    <w:name w:val="caption"/>
    <w:basedOn w:val="a"/>
    <w:next w:val="a"/>
    <w:uiPriority w:val="35"/>
    <w:unhideWhenUsed/>
    <w:qFormat/>
    <w:pPr>
      <w:spacing w:before="100" w:after="200" w:line="276" w:lineRule="auto"/>
    </w:pPr>
    <w:rPr>
      <w:rFonts w:asciiTheme="minorHAnsi" w:eastAsiaTheme="minorEastAsia" w:hAnsiTheme="minorHAnsi" w:cstheme="minorBidi"/>
      <w:b/>
      <w:bCs/>
      <w:color w:val="365F91" w:themeColor="accent1" w:themeShade="BF"/>
      <w:sz w:val="16"/>
      <w:szCs w:val="16"/>
      <w:lang w:eastAsia="en-US"/>
    </w:rPr>
  </w:style>
  <w:style w:type="paragraph" w:styleId="51">
    <w:name w:val="index 5"/>
    <w:basedOn w:val="a"/>
    <w:next w:val="a"/>
    <w:semiHidden/>
    <w:qFormat/>
    <w:pPr>
      <w:spacing w:before="100" w:after="200" w:line="276" w:lineRule="auto"/>
      <w:ind w:left="1200" w:hanging="240"/>
    </w:pPr>
    <w:rPr>
      <w:sz w:val="20"/>
      <w:szCs w:val="20"/>
      <w:lang w:eastAsia="en-US"/>
    </w:rPr>
  </w:style>
  <w:style w:type="paragraph" w:styleId="ad">
    <w:name w:val="List Bullet"/>
    <w:basedOn w:val="a"/>
    <w:semiHidden/>
    <w:qFormat/>
    <w:pPr>
      <w:spacing w:before="100" w:after="200" w:line="276" w:lineRule="auto"/>
    </w:pPr>
    <w:rPr>
      <w:rFonts w:asciiTheme="minorHAnsi" w:hAnsiTheme="minorHAnsi" w:cstheme="minorBidi"/>
      <w:sz w:val="20"/>
      <w:szCs w:val="20"/>
      <w:lang w:eastAsia="en-US"/>
    </w:rPr>
  </w:style>
  <w:style w:type="paragraph" w:styleId="ae">
    <w:name w:val="envelope address"/>
    <w:basedOn w:val="a"/>
    <w:semiHidden/>
    <w:qFormat/>
    <w:pPr>
      <w:framePr w:w="7920" w:h="1980" w:hRule="exact" w:hSpace="180" w:wrap="auto" w:hAnchor="page" w:xAlign="center" w:yAlign="bottom"/>
      <w:spacing w:before="100" w:after="200" w:line="276" w:lineRule="auto"/>
      <w:ind w:left="2880"/>
    </w:pPr>
    <w:rPr>
      <w:rFonts w:ascii="Arial" w:hAnsi="Arial" w:cs="Arial"/>
      <w:sz w:val="20"/>
      <w:szCs w:val="20"/>
      <w:lang w:eastAsia="en-US"/>
    </w:rPr>
  </w:style>
  <w:style w:type="paragraph" w:styleId="af">
    <w:name w:val="Document Map"/>
    <w:basedOn w:val="a"/>
    <w:link w:val="af0"/>
    <w:semiHidden/>
    <w:qFormat/>
    <w:pPr>
      <w:shd w:val="clear" w:color="auto" w:fill="000080"/>
      <w:spacing w:before="100" w:after="200" w:line="276" w:lineRule="auto"/>
    </w:pPr>
    <w:rPr>
      <w:rFonts w:ascii="Tahoma" w:hAnsi="Tahoma" w:cs="Tahoma"/>
      <w:sz w:val="20"/>
      <w:szCs w:val="20"/>
      <w:lang w:eastAsia="en-US"/>
    </w:rPr>
  </w:style>
  <w:style w:type="paragraph" w:styleId="af1">
    <w:name w:val="toa heading"/>
    <w:basedOn w:val="a"/>
    <w:next w:val="a"/>
    <w:semiHidden/>
    <w:qFormat/>
    <w:pPr>
      <w:spacing w:before="120" w:after="200" w:line="276" w:lineRule="auto"/>
    </w:pPr>
    <w:rPr>
      <w:b/>
      <w:bCs/>
      <w:sz w:val="20"/>
      <w:szCs w:val="20"/>
      <w:lang w:eastAsia="en-US"/>
    </w:rPr>
  </w:style>
  <w:style w:type="paragraph" w:styleId="af2">
    <w:name w:val="annotation text"/>
    <w:basedOn w:val="a"/>
    <w:link w:val="af3"/>
    <w:uiPriority w:val="99"/>
    <w:qFormat/>
    <w:pPr>
      <w:snapToGrid w:val="0"/>
      <w:spacing w:before="120" w:after="200" w:line="288" w:lineRule="auto"/>
    </w:pPr>
    <w:rPr>
      <w:rFonts w:ascii="Arial" w:hAnsi="Arial" w:cs="Times New Roman (正文 CS 字体)"/>
      <w:color w:val="000000" w:themeColor="text1"/>
      <w:spacing w:val="6"/>
      <w:sz w:val="20"/>
      <w:szCs w:val="20"/>
    </w:rPr>
  </w:style>
  <w:style w:type="paragraph" w:styleId="61">
    <w:name w:val="index 6"/>
    <w:basedOn w:val="a"/>
    <w:next w:val="a"/>
    <w:semiHidden/>
    <w:qFormat/>
    <w:pPr>
      <w:spacing w:before="100" w:after="200" w:line="276" w:lineRule="auto"/>
      <w:ind w:left="1440" w:hanging="240"/>
    </w:pPr>
    <w:rPr>
      <w:sz w:val="20"/>
      <w:szCs w:val="20"/>
      <w:lang w:eastAsia="en-US"/>
    </w:rPr>
  </w:style>
  <w:style w:type="paragraph" w:styleId="af4">
    <w:name w:val="Salutation"/>
    <w:basedOn w:val="a"/>
    <w:next w:val="a"/>
    <w:link w:val="af5"/>
    <w:semiHidden/>
    <w:qFormat/>
    <w:pPr>
      <w:spacing w:before="100" w:after="200" w:line="276" w:lineRule="auto"/>
    </w:pPr>
    <w:rPr>
      <w:sz w:val="20"/>
      <w:szCs w:val="20"/>
      <w:lang w:eastAsia="en-US"/>
    </w:rPr>
  </w:style>
  <w:style w:type="paragraph" w:styleId="32">
    <w:name w:val="Body Text 3"/>
    <w:basedOn w:val="a"/>
    <w:link w:val="33"/>
    <w:semiHidden/>
    <w:qFormat/>
    <w:pPr>
      <w:spacing w:before="100" w:after="120" w:line="276" w:lineRule="auto"/>
    </w:pPr>
    <w:rPr>
      <w:sz w:val="16"/>
      <w:szCs w:val="16"/>
      <w:lang w:eastAsia="en-US"/>
    </w:rPr>
  </w:style>
  <w:style w:type="paragraph" w:styleId="af6">
    <w:name w:val="Closing"/>
    <w:basedOn w:val="a"/>
    <w:link w:val="af7"/>
    <w:semiHidden/>
    <w:qFormat/>
    <w:pPr>
      <w:spacing w:before="100" w:after="200" w:line="276" w:lineRule="auto"/>
      <w:ind w:left="4320"/>
    </w:pPr>
    <w:rPr>
      <w:sz w:val="20"/>
      <w:szCs w:val="20"/>
      <w:lang w:eastAsia="en-US"/>
    </w:rPr>
  </w:style>
  <w:style w:type="paragraph" w:styleId="34">
    <w:name w:val="List Bullet 3"/>
    <w:basedOn w:val="a"/>
    <w:semiHidden/>
    <w:qFormat/>
    <w:pPr>
      <w:spacing w:before="100" w:after="200" w:line="276" w:lineRule="auto"/>
    </w:pPr>
    <w:rPr>
      <w:sz w:val="20"/>
      <w:szCs w:val="20"/>
      <w:lang w:eastAsia="en-US"/>
    </w:rPr>
  </w:style>
  <w:style w:type="paragraph" w:styleId="af8">
    <w:name w:val="Body Text"/>
    <w:basedOn w:val="a"/>
    <w:link w:val="af9"/>
    <w:semiHidden/>
    <w:qFormat/>
    <w:pPr>
      <w:spacing w:before="100" w:after="120" w:line="276" w:lineRule="auto"/>
    </w:pPr>
    <w:rPr>
      <w:rFonts w:asciiTheme="minorHAnsi" w:hAnsiTheme="minorHAnsi" w:cstheme="minorBidi"/>
      <w:sz w:val="20"/>
      <w:szCs w:val="20"/>
      <w:lang w:eastAsia="en-US"/>
    </w:rPr>
  </w:style>
  <w:style w:type="paragraph" w:styleId="afa">
    <w:name w:val="Body Text Indent"/>
    <w:basedOn w:val="a"/>
    <w:link w:val="afb"/>
    <w:semiHidden/>
    <w:qFormat/>
    <w:pPr>
      <w:spacing w:before="100" w:after="120" w:line="276" w:lineRule="auto"/>
      <w:ind w:left="360"/>
    </w:pPr>
    <w:rPr>
      <w:sz w:val="20"/>
      <w:szCs w:val="20"/>
      <w:lang w:eastAsia="en-US"/>
    </w:rPr>
  </w:style>
  <w:style w:type="paragraph" w:styleId="35">
    <w:name w:val="List Number 3"/>
    <w:basedOn w:val="a"/>
    <w:semiHidden/>
    <w:qFormat/>
    <w:pPr>
      <w:spacing w:before="100" w:after="200" w:line="276" w:lineRule="auto"/>
    </w:pPr>
    <w:rPr>
      <w:sz w:val="20"/>
      <w:szCs w:val="20"/>
      <w:lang w:eastAsia="en-US"/>
    </w:rPr>
  </w:style>
  <w:style w:type="paragraph" w:styleId="22">
    <w:name w:val="List 2"/>
    <w:basedOn w:val="a"/>
    <w:semiHidden/>
    <w:qFormat/>
    <w:pPr>
      <w:spacing w:before="100" w:after="200" w:line="276" w:lineRule="auto"/>
      <w:ind w:left="720" w:hanging="360"/>
    </w:pPr>
    <w:rPr>
      <w:sz w:val="20"/>
      <w:szCs w:val="20"/>
      <w:lang w:eastAsia="en-US"/>
    </w:rPr>
  </w:style>
  <w:style w:type="paragraph" w:styleId="afc">
    <w:name w:val="List Continue"/>
    <w:basedOn w:val="a"/>
    <w:semiHidden/>
    <w:qFormat/>
    <w:pPr>
      <w:spacing w:before="100" w:after="120" w:line="276" w:lineRule="auto"/>
      <w:ind w:left="360"/>
    </w:pPr>
    <w:rPr>
      <w:sz w:val="20"/>
      <w:szCs w:val="20"/>
      <w:lang w:eastAsia="en-US"/>
    </w:rPr>
  </w:style>
  <w:style w:type="paragraph" w:styleId="afd">
    <w:name w:val="Block Text"/>
    <w:basedOn w:val="a"/>
    <w:semiHidden/>
    <w:qFormat/>
    <w:pPr>
      <w:spacing w:before="100" w:after="120" w:line="276" w:lineRule="auto"/>
      <w:ind w:left="1440" w:right="1440"/>
    </w:pPr>
    <w:rPr>
      <w:sz w:val="20"/>
      <w:szCs w:val="20"/>
      <w:lang w:eastAsia="en-US"/>
    </w:rPr>
  </w:style>
  <w:style w:type="paragraph" w:styleId="23">
    <w:name w:val="List Bullet 2"/>
    <w:basedOn w:val="a"/>
    <w:semiHidden/>
    <w:qFormat/>
    <w:pPr>
      <w:spacing w:before="100" w:after="200" w:line="276" w:lineRule="auto"/>
    </w:pPr>
    <w:rPr>
      <w:sz w:val="20"/>
      <w:szCs w:val="20"/>
      <w:lang w:eastAsia="en-US"/>
    </w:rPr>
  </w:style>
  <w:style w:type="paragraph" w:styleId="HTML">
    <w:name w:val="HTML Address"/>
    <w:basedOn w:val="a"/>
    <w:link w:val="HTML0"/>
    <w:semiHidden/>
    <w:qFormat/>
    <w:pPr>
      <w:spacing w:before="100" w:after="200" w:line="276" w:lineRule="auto"/>
    </w:pPr>
    <w:rPr>
      <w:i/>
      <w:iCs/>
      <w:sz w:val="20"/>
      <w:szCs w:val="20"/>
      <w:lang w:eastAsia="en-US"/>
    </w:rPr>
  </w:style>
  <w:style w:type="paragraph" w:styleId="42">
    <w:name w:val="index 4"/>
    <w:basedOn w:val="a"/>
    <w:next w:val="a"/>
    <w:semiHidden/>
    <w:qFormat/>
    <w:pPr>
      <w:spacing w:before="100" w:after="200" w:line="276" w:lineRule="auto"/>
      <w:ind w:left="960" w:hanging="240"/>
    </w:pPr>
    <w:rPr>
      <w:sz w:val="20"/>
      <w:szCs w:val="20"/>
      <w:lang w:eastAsia="en-US"/>
    </w:rPr>
  </w:style>
  <w:style w:type="paragraph" w:styleId="TOC5">
    <w:name w:val="toc 5"/>
    <w:basedOn w:val="a"/>
    <w:next w:val="a"/>
    <w:semiHidden/>
    <w:qFormat/>
    <w:pPr>
      <w:spacing w:before="100" w:after="200" w:line="276" w:lineRule="auto"/>
      <w:ind w:left="960"/>
    </w:pPr>
    <w:rPr>
      <w:sz w:val="20"/>
      <w:szCs w:val="20"/>
      <w:lang w:eastAsia="en-US"/>
    </w:rPr>
  </w:style>
  <w:style w:type="paragraph" w:styleId="TOC3">
    <w:name w:val="toc 3"/>
    <w:basedOn w:val="TOC2"/>
    <w:next w:val="a"/>
    <w:qFormat/>
    <w:pPr>
      <w:ind w:left="2126" w:hanging="992"/>
    </w:pPr>
  </w:style>
  <w:style w:type="paragraph" w:styleId="TOC2">
    <w:name w:val="toc 2"/>
    <w:basedOn w:val="TOC1"/>
    <w:next w:val="a"/>
    <w:uiPriority w:val="39"/>
    <w:qFormat/>
    <w:pPr>
      <w:ind w:left="850"/>
    </w:pPr>
  </w:style>
  <w:style w:type="paragraph" w:styleId="TOC1">
    <w:name w:val="toc 1"/>
    <w:basedOn w:val="a"/>
    <w:next w:val="a"/>
    <w:uiPriority w:val="39"/>
    <w:qFormat/>
    <w:pPr>
      <w:tabs>
        <w:tab w:val="right" w:leader="dot" w:pos="9061"/>
      </w:tabs>
      <w:spacing w:before="100" w:after="72" w:line="276" w:lineRule="auto"/>
      <w:ind w:left="425" w:right="454" w:hanging="425"/>
    </w:pPr>
    <w:rPr>
      <w:rFonts w:asciiTheme="minorHAnsi" w:hAnsiTheme="minorHAnsi" w:cstheme="minorBidi"/>
      <w:sz w:val="20"/>
      <w:szCs w:val="20"/>
      <w:lang w:eastAsia="en-US"/>
    </w:rPr>
  </w:style>
  <w:style w:type="paragraph" w:styleId="afe">
    <w:name w:val="Plain Text"/>
    <w:basedOn w:val="a"/>
    <w:link w:val="aff"/>
    <w:semiHidden/>
    <w:qFormat/>
    <w:pPr>
      <w:spacing w:before="100" w:after="200" w:line="276" w:lineRule="auto"/>
    </w:pPr>
    <w:rPr>
      <w:rFonts w:ascii="Courier New" w:hAnsi="Courier New" w:cs="Courier New"/>
      <w:sz w:val="20"/>
      <w:szCs w:val="20"/>
      <w:lang w:eastAsia="en-US"/>
    </w:rPr>
  </w:style>
  <w:style w:type="paragraph" w:styleId="52">
    <w:name w:val="List Bullet 5"/>
    <w:basedOn w:val="a"/>
    <w:semiHidden/>
    <w:qFormat/>
    <w:pPr>
      <w:spacing w:before="100" w:after="200" w:line="276" w:lineRule="auto"/>
    </w:pPr>
    <w:rPr>
      <w:sz w:val="20"/>
      <w:szCs w:val="20"/>
      <w:lang w:eastAsia="en-US"/>
    </w:rPr>
  </w:style>
  <w:style w:type="paragraph" w:styleId="43">
    <w:name w:val="List Number 4"/>
    <w:basedOn w:val="a"/>
    <w:semiHidden/>
    <w:qFormat/>
    <w:pPr>
      <w:spacing w:before="100" w:after="200" w:line="276" w:lineRule="auto"/>
    </w:pPr>
    <w:rPr>
      <w:sz w:val="20"/>
      <w:szCs w:val="20"/>
      <w:lang w:eastAsia="en-US"/>
    </w:rPr>
  </w:style>
  <w:style w:type="paragraph" w:styleId="TOC8">
    <w:name w:val="toc 8"/>
    <w:basedOn w:val="a"/>
    <w:next w:val="a"/>
    <w:semiHidden/>
    <w:qFormat/>
    <w:pPr>
      <w:spacing w:before="100" w:after="200" w:line="276" w:lineRule="auto"/>
      <w:ind w:left="1680"/>
    </w:pPr>
    <w:rPr>
      <w:sz w:val="20"/>
      <w:szCs w:val="20"/>
      <w:lang w:eastAsia="en-US"/>
    </w:rPr>
  </w:style>
  <w:style w:type="paragraph" w:styleId="36">
    <w:name w:val="index 3"/>
    <w:basedOn w:val="a"/>
    <w:next w:val="a"/>
    <w:semiHidden/>
    <w:qFormat/>
    <w:pPr>
      <w:spacing w:before="100" w:after="200" w:line="276" w:lineRule="auto"/>
      <w:ind w:left="720" w:hanging="240"/>
    </w:pPr>
    <w:rPr>
      <w:sz w:val="20"/>
      <w:szCs w:val="20"/>
      <w:lang w:eastAsia="en-US"/>
    </w:rPr>
  </w:style>
  <w:style w:type="paragraph" w:styleId="aff0">
    <w:name w:val="Date"/>
    <w:basedOn w:val="a"/>
    <w:next w:val="a"/>
    <w:link w:val="aff1"/>
    <w:semiHidden/>
    <w:qFormat/>
    <w:pPr>
      <w:spacing w:before="100" w:after="200" w:line="276" w:lineRule="auto"/>
    </w:pPr>
    <w:rPr>
      <w:sz w:val="20"/>
      <w:szCs w:val="20"/>
      <w:lang w:eastAsia="en-US"/>
    </w:rPr>
  </w:style>
  <w:style w:type="paragraph" w:styleId="24">
    <w:name w:val="Body Text Indent 2"/>
    <w:basedOn w:val="a"/>
    <w:link w:val="25"/>
    <w:semiHidden/>
    <w:qFormat/>
    <w:pPr>
      <w:spacing w:before="100" w:after="120" w:line="480" w:lineRule="auto"/>
      <w:ind w:left="360"/>
    </w:pPr>
    <w:rPr>
      <w:sz w:val="20"/>
      <w:szCs w:val="20"/>
      <w:lang w:eastAsia="en-US"/>
    </w:rPr>
  </w:style>
  <w:style w:type="paragraph" w:styleId="aff2">
    <w:name w:val="endnote text"/>
    <w:basedOn w:val="a"/>
    <w:link w:val="aff3"/>
    <w:semiHidden/>
    <w:qFormat/>
    <w:pPr>
      <w:spacing w:before="80" w:after="60" w:line="276" w:lineRule="auto"/>
      <w:ind w:left="567" w:hanging="567"/>
    </w:pPr>
    <w:rPr>
      <w:sz w:val="20"/>
      <w:szCs w:val="20"/>
      <w:lang w:eastAsia="en-US"/>
    </w:rPr>
  </w:style>
  <w:style w:type="paragraph" w:styleId="53">
    <w:name w:val="List Continue 5"/>
    <w:basedOn w:val="a"/>
    <w:semiHidden/>
    <w:qFormat/>
    <w:pPr>
      <w:spacing w:before="100" w:after="120" w:line="276" w:lineRule="auto"/>
      <w:ind w:left="1800"/>
    </w:pPr>
    <w:rPr>
      <w:sz w:val="20"/>
      <w:szCs w:val="20"/>
      <w:lang w:eastAsia="en-US"/>
    </w:rPr>
  </w:style>
  <w:style w:type="paragraph" w:styleId="aff4">
    <w:name w:val="Balloon Text"/>
    <w:basedOn w:val="a"/>
    <w:link w:val="aff5"/>
    <w:uiPriority w:val="99"/>
    <w:semiHidden/>
    <w:unhideWhenUsed/>
    <w:qFormat/>
    <w:rPr>
      <w:rFonts w:ascii="Heiti SC Light" w:eastAsia="Heiti SC Light"/>
      <w:sz w:val="18"/>
      <w:szCs w:val="18"/>
    </w:rPr>
  </w:style>
  <w:style w:type="paragraph" w:styleId="aff6">
    <w:name w:val="footer"/>
    <w:basedOn w:val="a"/>
    <w:link w:val="aff7"/>
    <w:uiPriority w:val="99"/>
    <w:unhideWhenUsed/>
    <w:qFormat/>
    <w:pPr>
      <w:widowControl w:val="0"/>
      <w:tabs>
        <w:tab w:val="center" w:pos="4153"/>
        <w:tab w:val="right" w:pos="8306"/>
      </w:tabs>
      <w:snapToGrid w:val="0"/>
    </w:pPr>
    <w:rPr>
      <w:rFonts w:asciiTheme="minorHAnsi" w:eastAsiaTheme="minorEastAsia" w:hAnsiTheme="minorHAnsi" w:cstheme="minorBidi"/>
      <w:kern w:val="2"/>
      <w:sz w:val="18"/>
      <w:szCs w:val="18"/>
    </w:rPr>
  </w:style>
  <w:style w:type="paragraph" w:styleId="aff8">
    <w:name w:val="envelope return"/>
    <w:basedOn w:val="a"/>
    <w:semiHidden/>
    <w:qFormat/>
    <w:pPr>
      <w:spacing w:before="100" w:after="200" w:line="276" w:lineRule="auto"/>
    </w:pPr>
    <w:rPr>
      <w:rFonts w:ascii="Arial" w:hAnsi="Arial" w:cs="Arial"/>
      <w:sz w:val="20"/>
      <w:szCs w:val="20"/>
      <w:lang w:eastAsia="en-US"/>
    </w:rPr>
  </w:style>
  <w:style w:type="paragraph" w:styleId="aff9">
    <w:name w:val="header"/>
    <w:basedOn w:val="a"/>
    <w:next w:val="a"/>
    <w:link w:val="affa"/>
    <w:uiPriority w:val="99"/>
    <w:unhideWhenUsed/>
    <w:qFormat/>
    <w:pPr>
      <w:widowControl w:val="0"/>
      <w:tabs>
        <w:tab w:val="center" w:pos="4153"/>
        <w:tab w:val="right" w:pos="8306"/>
      </w:tabs>
      <w:snapToGrid w:val="0"/>
      <w:spacing w:line="100" w:lineRule="exact"/>
    </w:pPr>
    <w:rPr>
      <w:rFonts w:asciiTheme="minorHAnsi" w:eastAsiaTheme="minorEastAsia" w:hAnsiTheme="minorHAnsi" w:cstheme="minorBidi"/>
      <w:color w:val="000000" w:themeColor="text1"/>
      <w:kern w:val="2"/>
      <w:sz w:val="18"/>
      <w:szCs w:val="18"/>
    </w:rPr>
  </w:style>
  <w:style w:type="paragraph" w:styleId="affb">
    <w:name w:val="Signature"/>
    <w:basedOn w:val="a"/>
    <w:link w:val="affc"/>
    <w:semiHidden/>
    <w:qFormat/>
    <w:pPr>
      <w:spacing w:before="100" w:after="200" w:line="276" w:lineRule="auto"/>
      <w:ind w:left="4320"/>
    </w:pPr>
    <w:rPr>
      <w:sz w:val="20"/>
      <w:szCs w:val="20"/>
      <w:lang w:eastAsia="en-US"/>
    </w:rPr>
  </w:style>
  <w:style w:type="paragraph" w:styleId="44">
    <w:name w:val="List Continue 4"/>
    <w:basedOn w:val="a"/>
    <w:semiHidden/>
    <w:qFormat/>
    <w:pPr>
      <w:spacing w:before="100" w:after="120" w:line="276" w:lineRule="auto"/>
      <w:ind w:left="1440"/>
    </w:pPr>
    <w:rPr>
      <w:sz w:val="20"/>
      <w:szCs w:val="20"/>
      <w:lang w:eastAsia="en-US"/>
    </w:rPr>
  </w:style>
  <w:style w:type="paragraph" w:styleId="TOC4">
    <w:name w:val="toc 4"/>
    <w:basedOn w:val="a"/>
    <w:next w:val="a"/>
    <w:semiHidden/>
    <w:qFormat/>
    <w:pPr>
      <w:spacing w:before="100" w:after="200" w:line="276" w:lineRule="auto"/>
      <w:ind w:left="720"/>
    </w:pPr>
    <w:rPr>
      <w:sz w:val="20"/>
      <w:szCs w:val="20"/>
      <w:lang w:eastAsia="en-US"/>
    </w:rPr>
  </w:style>
  <w:style w:type="paragraph" w:styleId="affd">
    <w:name w:val="index heading"/>
    <w:basedOn w:val="a"/>
    <w:next w:val="11"/>
    <w:semiHidden/>
    <w:qFormat/>
    <w:pPr>
      <w:spacing w:before="100" w:after="200" w:line="276" w:lineRule="auto"/>
    </w:pPr>
    <w:rPr>
      <w:rFonts w:ascii="Arial" w:hAnsi="Arial" w:cs="Arial"/>
      <w:b/>
      <w:bCs/>
      <w:sz w:val="20"/>
      <w:szCs w:val="20"/>
      <w:lang w:eastAsia="en-US"/>
    </w:rPr>
  </w:style>
  <w:style w:type="paragraph" w:styleId="11">
    <w:name w:val="index 1"/>
    <w:basedOn w:val="a"/>
    <w:next w:val="a"/>
    <w:semiHidden/>
    <w:qFormat/>
    <w:pPr>
      <w:spacing w:before="100" w:after="200" w:line="276" w:lineRule="auto"/>
      <w:ind w:left="240" w:hanging="240"/>
    </w:pPr>
    <w:rPr>
      <w:rFonts w:asciiTheme="minorHAnsi" w:hAnsiTheme="minorHAnsi" w:cstheme="minorBidi"/>
      <w:sz w:val="20"/>
      <w:szCs w:val="20"/>
      <w:lang w:eastAsia="en-US"/>
    </w:rPr>
  </w:style>
  <w:style w:type="paragraph" w:styleId="affe">
    <w:name w:val="Subtitle"/>
    <w:basedOn w:val="a"/>
    <w:next w:val="a"/>
    <w:link w:val="afff"/>
    <w:uiPriority w:val="11"/>
    <w:qFormat/>
    <w:pPr>
      <w:spacing w:after="500"/>
    </w:pPr>
    <w:rPr>
      <w:rFonts w:asciiTheme="minorHAnsi" w:eastAsiaTheme="minorEastAsia" w:hAnsiTheme="minorHAnsi" w:cstheme="minorBidi"/>
      <w:caps/>
      <w:color w:val="595959" w:themeColor="text1" w:themeTint="A6"/>
      <w:spacing w:val="10"/>
      <w:sz w:val="21"/>
      <w:szCs w:val="21"/>
      <w:lang w:eastAsia="en-US"/>
    </w:rPr>
  </w:style>
  <w:style w:type="paragraph" w:styleId="54">
    <w:name w:val="List Number 5"/>
    <w:basedOn w:val="a"/>
    <w:semiHidden/>
    <w:qFormat/>
    <w:pPr>
      <w:spacing w:before="100" w:after="200" w:line="276" w:lineRule="auto"/>
    </w:pPr>
    <w:rPr>
      <w:sz w:val="20"/>
      <w:szCs w:val="20"/>
      <w:lang w:eastAsia="en-US"/>
    </w:rPr>
  </w:style>
  <w:style w:type="paragraph" w:styleId="afff0">
    <w:name w:val="List"/>
    <w:basedOn w:val="a"/>
    <w:semiHidden/>
    <w:qFormat/>
    <w:pPr>
      <w:spacing w:before="100" w:after="200" w:line="276" w:lineRule="auto"/>
      <w:ind w:left="360" w:hanging="360"/>
    </w:pPr>
    <w:rPr>
      <w:rFonts w:asciiTheme="minorHAnsi" w:hAnsiTheme="minorHAnsi" w:cstheme="minorBidi"/>
      <w:sz w:val="20"/>
      <w:szCs w:val="20"/>
      <w:lang w:eastAsia="en-US"/>
    </w:rPr>
  </w:style>
  <w:style w:type="paragraph" w:styleId="afff1">
    <w:name w:val="footnote text"/>
    <w:basedOn w:val="a"/>
    <w:link w:val="afff2"/>
    <w:semiHidden/>
    <w:qFormat/>
    <w:pPr>
      <w:spacing w:before="100" w:after="200" w:line="276" w:lineRule="auto"/>
    </w:pPr>
    <w:rPr>
      <w:sz w:val="20"/>
      <w:szCs w:val="20"/>
      <w:lang w:eastAsia="en-US"/>
    </w:rPr>
  </w:style>
  <w:style w:type="paragraph" w:styleId="TOC6">
    <w:name w:val="toc 6"/>
    <w:basedOn w:val="a"/>
    <w:next w:val="a"/>
    <w:uiPriority w:val="39"/>
    <w:qFormat/>
    <w:pPr>
      <w:tabs>
        <w:tab w:val="right" w:leader="dot" w:pos="9061"/>
      </w:tabs>
      <w:spacing w:before="100" w:after="72" w:line="276" w:lineRule="auto"/>
      <w:ind w:left="2126" w:right="454" w:hanging="2126"/>
    </w:pPr>
    <w:rPr>
      <w:rFonts w:asciiTheme="minorHAnsi" w:hAnsiTheme="minorHAnsi" w:cstheme="minorBidi"/>
      <w:sz w:val="20"/>
      <w:szCs w:val="20"/>
      <w:lang w:eastAsia="en-US"/>
    </w:rPr>
  </w:style>
  <w:style w:type="paragraph" w:styleId="55">
    <w:name w:val="List 5"/>
    <w:basedOn w:val="a"/>
    <w:semiHidden/>
    <w:qFormat/>
    <w:pPr>
      <w:spacing w:before="100" w:after="200" w:line="276" w:lineRule="auto"/>
      <w:ind w:left="1800" w:hanging="360"/>
    </w:pPr>
    <w:rPr>
      <w:sz w:val="20"/>
      <w:szCs w:val="20"/>
      <w:lang w:eastAsia="en-US"/>
    </w:rPr>
  </w:style>
  <w:style w:type="paragraph" w:styleId="37">
    <w:name w:val="Body Text Indent 3"/>
    <w:basedOn w:val="a"/>
    <w:link w:val="38"/>
    <w:semiHidden/>
    <w:qFormat/>
    <w:pPr>
      <w:spacing w:before="100" w:after="120" w:line="276" w:lineRule="auto"/>
      <w:ind w:left="360"/>
    </w:pPr>
    <w:rPr>
      <w:sz w:val="16"/>
      <w:szCs w:val="16"/>
      <w:lang w:eastAsia="en-US"/>
    </w:rPr>
  </w:style>
  <w:style w:type="paragraph" w:styleId="71">
    <w:name w:val="index 7"/>
    <w:basedOn w:val="a"/>
    <w:next w:val="a"/>
    <w:semiHidden/>
    <w:qFormat/>
    <w:pPr>
      <w:spacing w:before="100" w:after="200" w:line="276" w:lineRule="auto"/>
      <w:ind w:left="1680" w:hanging="240"/>
    </w:pPr>
    <w:rPr>
      <w:sz w:val="20"/>
      <w:szCs w:val="20"/>
      <w:lang w:eastAsia="en-US"/>
    </w:rPr>
  </w:style>
  <w:style w:type="paragraph" w:styleId="91">
    <w:name w:val="index 9"/>
    <w:basedOn w:val="a"/>
    <w:next w:val="a"/>
    <w:semiHidden/>
    <w:qFormat/>
    <w:pPr>
      <w:spacing w:before="100" w:after="200" w:line="276" w:lineRule="auto"/>
      <w:ind w:left="2160" w:hanging="240"/>
    </w:pPr>
    <w:rPr>
      <w:sz w:val="20"/>
      <w:szCs w:val="20"/>
      <w:lang w:eastAsia="en-US"/>
    </w:rPr>
  </w:style>
  <w:style w:type="paragraph" w:styleId="afff3">
    <w:name w:val="table of figures"/>
    <w:basedOn w:val="a"/>
    <w:next w:val="a"/>
    <w:semiHidden/>
    <w:qFormat/>
    <w:pPr>
      <w:spacing w:before="100" w:after="200" w:line="276" w:lineRule="auto"/>
    </w:pPr>
    <w:rPr>
      <w:sz w:val="20"/>
      <w:szCs w:val="20"/>
      <w:lang w:eastAsia="en-US"/>
    </w:rPr>
  </w:style>
  <w:style w:type="paragraph" w:styleId="TOC9">
    <w:name w:val="toc 9"/>
    <w:basedOn w:val="a"/>
    <w:next w:val="a"/>
    <w:semiHidden/>
    <w:qFormat/>
    <w:pPr>
      <w:spacing w:before="100" w:after="200" w:line="276" w:lineRule="auto"/>
      <w:ind w:left="1920"/>
    </w:pPr>
    <w:rPr>
      <w:sz w:val="20"/>
      <w:szCs w:val="20"/>
      <w:lang w:eastAsia="en-US"/>
    </w:rPr>
  </w:style>
  <w:style w:type="paragraph" w:styleId="26">
    <w:name w:val="Body Text 2"/>
    <w:basedOn w:val="a"/>
    <w:link w:val="27"/>
    <w:semiHidden/>
    <w:qFormat/>
    <w:pPr>
      <w:spacing w:before="100" w:after="120" w:line="480" w:lineRule="auto"/>
    </w:pPr>
    <w:rPr>
      <w:sz w:val="20"/>
      <w:szCs w:val="20"/>
      <w:lang w:eastAsia="en-US"/>
    </w:rPr>
  </w:style>
  <w:style w:type="paragraph" w:styleId="45">
    <w:name w:val="List 4"/>
    <w:basedOn w:val="a"/>
    <w:semiHidden/>
    <w:qFormat/>
    <w:pPr>
      <w:spacing w:before="100" w:after="200" w:line="276" w:lineRule="auto"/>
      <w:ind w:left="1440" w:hanging="360"/>
    </w:pPr>
    <w:rPr>
      <w:sz w:val="20"/>
      <w:szCs w:val="20"/>
      <w:lang w:eastAsia="en-US"/>
    </w:rPr>
  </w:style>
  <w:style w:type="paragraph" w:styleId="28">
    <w:name w:val="List Continue 2"/>
    <w:basedOn w:val="a"/>
    <w:semiHidden/>
    <w:qFormat/>
    <w:pPr>
      <w:spacing w:before="100" w:after="120" w:line="276" w:lineRule="auto"/>
      <w:ind w:left="720"/>
    </w:pPr>
    <w:rPr>
      <w:sz w:val="20"/>
      <w:szCs w:val="20"/>
      <w:lang w:eastAsia="en-US"/>
    </w:rPr>
  </w:style>
  <w:style w:type="paragraph" w:styleId="afff4">
    <w:name w:val="Message Header"/>
    <w:basedOn w:val="a"/>
    <w:link w:val="afff5"/>
    <w:semiHidden/>
    <w:qFormat/>
    <w:pPr>
      <w:pBdr>
        <w:top w:val="single" w:sz="6" w:space="1" w:color="auto"/>
        <w:left w:val="single" w:sz="6" w:space="1" w:color="auto"/>
        <w:bottom w:val="single" w:sz="6" w:space="1" w:color="auto"/>
        <w:right w:val="single" w:sz="6" w:space="1" w:color="auto"/>
      </w:pBdr>
      <w:shd w:val="pct20" w:color="auto" w:fill="auto"/>
      <w:spacing w:before="100" w:after="200" w:line="276" w:lineRule="auto"/>
      <w:ind w:left="1080" w:hanging="1080"/>
    </w:pPr>
    <w:rPr>
      <w:rFonts w:ascii="Arial" w:hAnsi="Arial" w:cs="Arial"/>
      <w:sz w:val="20"/>
      <w:szCs w:val="20"/>
      <w:lang w:eastAsia="en-US"/>
    </w:rPr>
  </w:style>
  <w:style w:type="paragraph" w:styleId="HTML1">
    <w:name w:val="HTML Preformatted"/>
    <w:basedOn w:val="a"/>
    <w:link w:val="HTML2"/>
    <w:uiPriority w:val="99"/>
    <w:semiHidden/>
    <w:qFormat/>
    <w:pPr>
      <w:spacing w:before="100" w:after="200" w:line="276" w:lineRule="auto"/>
    </w:pPr>
    <w:rPr>
      <w:rFonts w:ascii="Courier New" w:hAnsi="Courier New" w:cs="Courier New"/>
      <w:sz w:val="20"/>
      <w:szCs w:val="20"/>
      <w:lang w:eastAsia="en-US"/>
    </w:rPr>
  </w:style>
  <w:style w:type="paragraph" w:styleId="afff6">
    <w:name w:val="Normal (Web)"/>
    <w:basedOn w:val="a"/>
    <w:uiPriority w:val="99"/>
    <w:semiHidden/>
    <w:qFormat/>
    <w:pPr>
      <w:spacing w:before="100" w:after="200" w:line="276" w:lineRule="auto"/>
    </w:pPr>
    <w:rPr>
      <w:sz w:val="20"/>
      <w:szCs w:val="20"/>
      <w:lang w:eastAsia="en-US"/>
    </w:rPr>
  </w:style>
  <w:style w:type="paragraph" w:styleId="39">
    <w:name w:val="List Continue 3"/>
    <w:basedOn w:val="a"/>
    <w:semiHidden/>
    <w:qFormat/>
    <w:pPr>
      <w:spacing w:before="100" w:after="120" w:line="276" w:lineRule="auto"/>
      <w:ind w:left="1080"/>
    </w:pPr>
    <w:rPr>
      <w:sz w:val="20"/>
      <w:szCs w:val="20"/>
      <w:lang w:eastAsia="en-US"/>
    </w:rPr>
  </w:style>
  <w:style w:type="paragraph" w:styleId="29">
    <w:name w:val="index 2"/>
    <w:basedOn w:val="a"/>
    <w:next w:val="a"/>
    <w:semiHidden/>
    <w:qFormat/>
    <w:pPr>
      <w:spacing w:before="100" w:after="200" w:line="276" w:lineRule="auto"/>
      <w:ind w:left="480" w:hanging="240"/>
    </w:pPr>
    <w:rPr>
      <w:sz w:val="20"/>
      <w:szCs w:val="20"/>
      <w:lang w:eastAsia="en-US"/>
    </w:rPr>
  </w:style>
  <w:style w:type="paragraph" w:styleId="afff7">
    <w:name w:val="Title"/>
    <w:basedOn w:val="a"/>
    <w:next w:val="a"/>
    <w:link w:val="afff8"/>
    <w:uiPriority w:val="10"/>
    <w:qFormat/>
    <w:pPr>
      <w:spacing w:line="276" w:lineRule="auto"/>
    </w:pPr>
    <w:rPr>
      <w:rFonts w:asciiTheme="majorHAnsi" w:eastAsiaTheme="majorEastAsia" w:hAnsiTheme="majorHAnsi" w:cstheme="majorBidi"/>
      <w:caps/>
      <w:color w:val="4F81BD" w:themeColor="accent1"/>
      <w:spacing w:val="10"/>
      <w:sz w:val="52"/>
      <w:szCs w:val="52"/>
      <w:lang w:eastAsia="en-US"/>
    </w:rPr>
  </w:style>
  <w:style w:type="paragraph" w:styleId="afff9">
    <w:name w:val="annotation subject"/>
    <w:basedOn w:val="af2"/>
    <w:next w:val="af2"/>
    <w:link w:val="afffa"/>
    <w:uiPriority w:val="99"/>
    <w:semiHidden/>
    <w:unhideWhenUsed/>
    <w:qFormat/>
    <w:rPr>
      <w:b/>
      <w:bCs/>
    </w:rPr>
  </w:style>
  <w:style w:type="paragraph" w:styleId="afffb">
    <w:name w:val="Body Text First Indent"/>
    <w:basedOn w:val="af8"/>
    <w:link w:val="afffc"/>
    <w:semiHidden/>
    <w:qFormat/>
    <w:pPr>
      <w:ind w:firstLine="210"/>
    </w:pPr>
  </w:style>
  <w:style w:type="paragraph" w:styleId="2a">
    <w:name w:val="Body Text First Indent 2"/>
    <w:basedOn w:val="afa"/>
    <w:link w:val="2b"/>
    <w:semiHidden/>
    <w:qFormat/>
    <w:pPr>
      <w:ind w:firstLine="210"/>
    </w:pPr>
  </w:style>
  <w:style w:type="table" w:styleId="afffd">
    <w:name w:val="Table Grid"/>
    <w:basedOn w:val="a1"/>
    <w:uiPriority w:val="1"/>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fe">
    <w:name w:val="Table Theme"/>
    <w:basedOn w:val="a1"/>
    <w:semiHidden/>
    <w:qFormat/>
    <w:pPr>
      <w:spacing w:before="100"/>
    </w:pPr>
    <w:rPr>
      <w:rFonts w:ascii="Times New Roman" w:eastAsia="宋体" w:hAnsi="Times New Roman" w:cs="Times New Roman"/>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2">
    <w:name w:val="Table Colorful 1"/>
    <w:basedOn w:val="a1"/>
    <w:semiHidden/>
    <w:qFormat/>
    <w:pPr>
      <w:spacing w:before="100"/>
    </w:pPr>
    <w:rPr>
      <w:rFonts w:ascii="Times New Roman" w:eastAsia="宋体" w:hAnsi="Times New Roman" w:cs="Times New Roman"/>
      <w:color w:val="FFFFFF"/>
      <w:lang w:eastAsia="en-US"/>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2c">
    <w:name w:val="Table Colorful 2"/>
    <w:basedOn w:val="a1"/>
    <w:semiHidden/>
    <w:qFormat/>
    <w:pPr>
      <w:spacing w:before="100"/>
    </w:pPr>
    <w:rPr>
      <w:rFonts w:ascii="Times New Roman" w:eastAsia="宋体" w:hAnsi="Times New Roman" w:cs="Times New Roman"/>
      <w:lang w:eastAsia="en-US"/>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3a">
    <w:name w:val="Table Colorful 3"/>
    <w:basedOn w:val="a1"/>
    <w:semiHidden/>
    <w:qFormat/>
    <w:pPr>
      <w:spacing w:before="100"/>
    </w:pPr>
    <w:rPr>
      <w:rFonts w:ascii="Times New Roman" w:eastAsia="宋体" w:hAnsi="Times New Roman" w:cs="Times New Roman"/>
      <w:lang w:eastAsia="en-US"/>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il"/>
          <w:tr2bl w:val="nil"/>
        </w:tcBorders>
        <w:shd w:val="solid" w:color="008080" w:fill="FFFFFF"/>
      </w:tcPr>
    </w:tblStylePr>
    <w:tblStylePr w:type="firstCol">
      <w:tblPr/>
      <w:tcPr>
        <w:tcBorders>
          <w:left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affff">
    <w:name w:val="Table Elegant"/>
    <w:basedOn w:val="a1"/>
    <w:semiHidden/>
    <w:qFormat/>
    <w:pPr>
      <w:spacing w:before="100"/>
    </w:pPr>
    <w:rPr>
      <w:rFonts w:ascii="Times New Roman" w:eastAsia="宋体" w:hAnsi="Times New Roman" w:cs="Times New Roman"/>
      <w:lang w:eastAsia="en-U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13">
    <w:name w:val="Table Classic 1"/>
    <w:basedOn w:val="a1"/>
    <w:semiHidden/>
    <w:qFormat/>
    <w:pPr>
      <w:spacing w:before="100"/>
    </w:pPr>
    <w:rPr>
      <w:rFonts w:ascii="Times New Roman" w:eastAsia="宋体" w:hAnsi="Times New Roman" w:cs="Times New Roman"/>
      <w:lang w:eastAsia="en-US"/>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2d">
    <w:name w:val="Table Classic 2"/>
    <w:basedOn w:val="a1"/>
    <w:semiHidden/>
    <w:qFormat/>
    <w:pPr>
      <w:spacing w:before="100"/>
    </w:pPr>
    <w:rPr>
      <w:rFonts w:ascii="Times New Roman" w:eastAsia="宋体" w:hAnsi="Times New Roman" w:cs="Times New Roman"/>
      <w:lang w:eastAsia="en-US"/>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3b">
    <w:name w:val="Table Classic 3"/>
    <w:basedOn w:val="a1"/>
    <w:semiHidden/>
    <w:qFormat/>
    <w:pPr>
      <w:spacing w:before="100"/>
    </w:pPr>
    <w:rPr>
      <w:rFonts w:ascii="Times New Roman" w:eastAsia="宋体" w:hAnsi="Times New Roman" w:cs="Times New Roman"/>
      <w:color w:val="000080"/>
      <w:lang w:eastAsia="en-US"/>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46">
    <w:name w:val="Table Classic 4"/>
    <w:basedOn w:val="a1"/>
    <w:semiHidden/>
    <w:qFormat/>
    <w:pPr>
      <w:spacing w:before="100"/>
    </w:pPr>
    <w:rPr>
      <w:rFonts w:ascii="Times New Roman" w:eastAsia="宋体" w:hAnsi="Times New Roman" w:cs="Times New Roman"/>
      <w:lang w:eastAsia="en-US"/>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il"/>
          <w:tr2bl w:val="nil"/>
        </w:tcBorders>
        <w:shd w:val="pct50" w:color="000080" w:fill="FFFFFF"/>
      </w:tcPr>
    </w:tblStylePr>
    <w:tblStylePr w:type="lastRow">
      <w:rPr>
        <w:color w:val="000080"/>
      </w:rPr>
      <w:tblPr/>
      <w:tcPr>
        <w:tcBorders>
          <w:bottom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4">
    <w:name w:val="Table Simple 1"/>
    <w:basedOn w:val="a1"/>
    <w:semiHidden/>
    <w:qFormat/>
    <w:pPr>
      <w:spacing w:before="100"/>
    </w:pPr>
    <w:rPr>
      <w:rFonts w:ascii="Times New Roman" w:eastAsia="宋体" w:hAnsi="Times New Roman" w:cs="Times New Roman"/>
      <w:lang w:eastAsia="en-US"/>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2e">
    <w:name w:val="Table Simple 2"/>
    <w:basedOn w:val="a1"/>
    <w:semiHidden/>
    <w:qFormat/>
    <w:pPr>
      <w:spacing w:before="100"/>
    </w:pPr>
    <w:rPr>
      <w:rFonts w:ascii="Times New Roman" w:eastAsia="宋体" w:hAnsi="Times New Roman" w:cs="Times New Roman"/>
      <w:lang w:eastAsia="en-US"/>
    </w:rPr>
    <w:tblPr/>
    <w:tblStylePr w:type="firstRow">
      <w:rPr>
        <w:b/>
        <w:bCs/>
      </w:rPr>
      <w:tblPr/>
      <w:tcPr>
        <w:tcBorders>
          <w:bottom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left w:val="single" w:sz="6" w:space="0" w:color="00000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3c">
    <w:name w:val="Table Simple 3"/>
    <w:basedOn w:val="a1"/>
    <w:semiHidden/>
    <w:qFormat/>
    <w:pPr>
      <w:spacing w:before="100"/>
    </w:pPr>
    <w:rPr>
      <w:rFonts w:ascii="Times New Roman" w:eastAsia="宋体" w:hAnsi="Times New Roman" w:cs="Times New Roman"/>
      <w:lang w:eastAsia="en-US"/>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5">
    <w:name w:val="Table Subtle 1"/>
    <w:basedOn w:val="a1"/>
    <w:semiHidden/>
    <w:qFormat/>
    <w:pPr>
      <w:spacing w:before="100"/>
    </w:pPr>
    <w:rPr>
      <w:rFonts w:ascii="Times New Roman" w:eastAsia="宋体" w:hAnsi="Times New Roman" w:cs="Times New Roman"/>
      <w:lang w:eastAsia="en-US"/>
    </w:rPr>
    <w:tblPr>
      <w:tblStyleRowBandSize w:val="1"/>
    </w:tblPr>
    <w:tblStylePr w:type="firstRow">
      <w:tblPr/>
      <w:tcPr>
        <w:tcBorders>
          <w:top w:val="single" w:sz="6" w:space="0" w:color="000000"/>
          <w:bottom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left w:val="single" w:sz="12" w:space="0" w:color="000000"/>
          <w:tl2br w:val="nil"/>
          <w:tr2bl w:val="nil"/>
        </w:tcBorders>
      </w:tcPr>
    </w:tblStylePr>
    <w:tblStylePr w:type="band1Horz">
      <w:tblPr/>
      <w:tcPr>
        <w:tcBorders>
          <w:bottom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
    <w:name w:val="Table Subtle 2"/>
    <w:basedOn w:val="a1"/>
    <w:semiHidden/>
    <w:qFormat/>
    <w:pPr>
      <w:spacing w:before="100"/>
    </w:pPr>
    <w:rPr>
      <w:rFonts w:ascii="Times New Roman" w:eastAsia="宋体" w:hAnsi="Times New Roman" w:cs="Times New Roman"/>
      <w:lang w:eastAsia="en-US"/>
    </w:rPr>
    <w:tblPr>
      <w:tblBorders>
        <w:left w:val="single" w:sz="6" w:space="0" w:color="000000"/>
        <w:right w:val="single" w:sz="6" w:space="0" w:color="000000"/>
      </w:tblBorders>
    </w:tblPr>
    <w:tblStylePr w:type="firstRow">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left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6">
    <w:name w:val="Table 3D effects 1"/>
    <w:basedOn w:val="a1"/>
    <w:semiHidden/>
    <w:qFormat/>
    <w:pPr>
      <w:spacing w:before="100"/>
    </w:pPr>
    <w:rPr>
      <w:rFonts w:ascii="Times New Roman" w:eastAsia="宋体" w:hAnsi="Times New Roman" w:cs="Times New Roman"/>
      <w:lang w:eastAsia="en-US"/>
    </w:rPr>
    <w:tblPr/>
    <w:tcPr>
      <w:shd w:val="solid" w:color="C0C0C0" w:fill="FFFFFF"/>
    </w:tcPr>
    <w:tblStylePr w:type="firstRow">
      <w:rPr>
        <w:b/>
        <w:bCs/>
        <w:color w:val="800080"/>
      </w:rPr>
      <w:tblPr/>
      <w:tcPr>
        <w:tcBorders>
          <w:bottom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left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2f0">
    <w:name w:val="Table 3D effects 2"/>
    <w:basedOn w:val="a1"/>
    <w:semiHidden/>
    <w:qFormat/>
    <w:pPr>
      <w:spacing w:before="100"/>
    </w:pPr>
    <w:rPr>
      <w:rFonts w:ascii="Times New Roman" w:eastAsia="宋体" w:hAnsi="Times New Roman" w:cs="Times New Roman"/>
      <w:lang w:eastAsia="en-US"/>
    </w:r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3d">
    <w:name w:val="Table 3D effects 3"/>
    <w:basedOn w:val="a1"/>
    <w:semiHidden/>
    <w:qFormat/>
    <w:pPr>
      <w:spacing w:before="100"/>
    </w:pPr>
    <w:rPr>
      <w:rFonts w:ascii="Times New Roman" w:eastAsia="宋体" w:hAnsi="Times New Roman" w:cs="Times New Roman"/>
      <w:lang w:eastAsia="en-US"/>
    </w:rPr>
    <w:tblPr>
      <w:tblStyleRowBandSize w:val="1"/>
      <w:tblStyleColBandSize w:val="1"/>
    </w:tbl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17">
    <w:name w:val="Table List 1"/>
    <w:basedOn w:val="a1"/>
    <w:semiHidden/>
    <w:qFormat/>
    <w:pPr>
      <w:spacing w:before="100"/>
    </w:pPr>
    <w:rPr>
      <w:rFonts w:ascii="Times New Roman" w:eastAsia="宋体" w:hAnsi="Times New Roman" w:cs="Times New Roman"/>
      <w:lang w:eastAsia="en-US"/>
    </w:r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2f1">
    <w:name w:val="Table List 2"/>
    <w:basedOn w:val="a1"/>
    <w:semiHidden/>
    <w:qFormat/>
    <w:pPr>
      <w:spacing w:before="100"/>
    </w:pPr>
    <w:rPr>
      <w:rFonts w:ascii="Times New Roman" w:eastAsia="宋体" w:hAnsi="Times New Roman" w:cs="Times New Roman"/>
      <w:lang w:eastAsia="en-US"/>
    </w:rPr>
    <w:tblPr>
      <w:tblBorders>
        <w:bottom w:val="single" w:sz="12" w:space="0" w:color="808080"/>
      </w:tblBorders>
    </w:tblPr>
    <w:tblStylePr w:type="firstRow">
      <w:rPr>
        <w:b/>
        <w:bCs/>
        <w:color w:val="FFFFFF"/>
      </w:rPr>
      <w:tblPr/>
      <w:tcPr>
        <w:tcBorders>
          <w:bottom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3e">
    <w:name w:val="Table List 3"/>
    <w:basedOn w:val="a1"/>
    <w:semiHidden/>
    <w:qFormat/>
    <w:pPr>
      <w:spacing w:before="100"/>
    </w:pPr>
    <w:rPr>
      <w:rFonts w:ascii="Times New Roman" w:eastAsia="宋体" w:hAnsi="Times New Roman" w:cs="Times New Roman"/>
      <w:lang w:eastAsia="en-US"/>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47">
    <w:name w:val="Table List 4"/>
    <w:basedOn w:val="a1"/>
    <w:semiHidden/>
    <w:qFormat/>
    <w:pPr>
      <w:spacing w:before="100"/>
    </w:pPr>
    <w:rPr>
      <w:rFonts w:ascii="Times New Roman" w:eastAsia="宋体" w:hAnsi="Times New Roman" w:cs="Times New Roman"/>
      <w:lang w:eastAsia="en-US"/>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il"/>
          <w:tr2bl w:val="nil"/>
        </w:tcBorders>
        <w:shd w:val="solid" w:color="808080" w:fill="FFFFFF"/>
      </w:tcPr>
    </w:tblStylePr>
  </w:style>
  <w:style w:type="table" w:styleId="56">
    <w:name w:val="Table List 5"/>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il"/>
          <w:tr2bl w:val="nil"/>
        </w:tcBorders>
      </w:tcPr>
    </w:tblStylePr>
    <w:tblStylePr w:type="firstCol">
      <w:rPr>
        <w:b/>
        <w:bCs/>
      </w:rPr>
      <w:tblPr/>
      <w:tcPr>
        <w:tcBorders>
          <w:tl2br w:val="nil"/>
          <w:tr2bl w:val="nil"/>
        </w:tcBorders>
      </w:tcPr>
    </w:tblStylePr>
  </w:style>
  <w:style w:type="table" w:styleId="62">
    <w:name w:val="Table List 6"/>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72">
    <w:name w:val="Table List 7"/>
    <w:basedOn w:val="a1"/>
    <w:semiHidden/>
    <w:qFormat/>
    <w:pPr>
      <w:spacing w:before="100"/>
    </w:pPr>
    <w:rPr>
      <w:rFonts w:ascii="Times New Roman" w:eastAsia="宋体" w:hAnsi="Times New Roman" w:cs="Times New Roman"/>
      <w:lang w:eastAsia="en-US"/>
    </w:r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82">
    <w:name w:val="Table List 8"/>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table" w:styleId="affff0">
    <w:name w:val="Table Contemporary"/>
    <w:basedOn w:val="a1"/>
    <w:semiHidden/>
    <w:qFormat/>
    <w:pPr>
      <w:spacing w:before="100"/>
    </w:pPr>
    <w:rPr>
      <w:rFonts w:ascii="Times New Roman" w:eastAsia="宋体" w:hAnsi="Times New Roman" w:cs="Times New Roman"/>
      <w:lang w:eastAsia="en-US"/>
    </w:r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8">
    <w:name w:val="Table Columns 1"/>
    <w:basedOn w:val="a1"/>
    <w:semiHidden/>
    <w:qFormat/>
    <w:pPr>
      <w:spacing w:before="100"/>
    </w:pPr>
    <w:rPr>
      <w:rFonts w:ascii="Times New Roman" w:eastAsia="宋体" w:hAnsi="Times New Roman" w:cs="Times New Roman"/>
      <w:b/>
      <w:bCs/>
      <w:lang w:eastAsia="en-U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2">
    <w:name w:val="Table Columns 2"/>
    <w:basedOn w:val="a1"/>
    <w:semiHidden/>
    <w:qFormat/>
    <w:pPr>
      <w:spacing w:before="100"/>
    </w:pPr>
    <w:rPr>
      <w:rFonts w:ascii="Times New Roman" w:eastAsia="宋体" w:hAnsi="Times New Roman" w:cs="Times New Roman"/>
      <w:b/>
      <w:bCs/>
      <w:lang w:eastAsia="en-U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3f">
    <w:name w:val="Table Columns 3"/>
    <w:basedOn w:val="a1"/>
    <w:semiHidden/>
    <w:qFormat/>
    <w:pPr>
      <w:spacing w:before="100"/>
    </w:pPr>
    <w:rPr>
      <w:rFonts w:ascii="Times New Roman" w:eastAsia="宋体" w:hAnsi="Times New Roman" w:cs="Times New Roman"/>
      <w:b/>
      <w:bCs/>
      <w:lang w:eastAsia="en-U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48">
    <w:name w:val="Table Columns 4"/>
    <w:basedOn w:val="a1"/>
    <w:semiHidden/>
    <w:qFormat/>
    <w:pPr>
      <w:spacing w:before="100"/>
    </w:pPr>
    <w:rPr>
      <w:rFonts w:ascii="Times New Roman" w:eastAsia="宋体" w:hAnsi="Times New Roman" w:cs="Times New Roman"/>
      <w:lang w:eastAsia="en-US"/>
    </w:r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7">
    <w:name w:val="Table Columns 5"/>
    <w:basedOn w:val="a1"/>
    <w:semiHidden/>
    <w:qFormat/>
    <w:pPr>
      <w:spacing w:before="100"/>
    </w:pPr>
    <w:rPr>
      <w:rFonts w:ascii="Times New Roman" w:eastAsia="宋体" w:hAnsi="Times New Roman" w:cs="Times New Roman"/>
      <w:lang w:eastAsia="en-US"/>
    </w:r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9">
    <w:name w:val="Table Grid 1"/>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2f3">
    <w:name w:val="Table Grid 2"/>
    <w:basedOn w:val="a1"/>
    <w:semiHidden/>
    <w:qFormat/>
    <w:pPr>
      <w:spacing w:before="100"/>
    </w:pPr>
    <w:rPr>
      <w:rFonts w:ascii="Times New Roman" w:eastAsia="宋体" w:hAnsi="Times New Roman" w:cs="Times New Roman"/>
      <w:lang w:eastAsia="en-US"/>
    </w:r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3f0">
    <w:name w:val="Table Grid 3"/>
    <w:basedOn w:val="a1"/>
    <w:semiHidden/>
    <w:qFormat/>
    <w:pPr>
      <w:spacing w:before="100"/>
    </w:pPr>
    <w:rPr>
      <w:rFonts w:ascii="Times New Roman" w:eastAsia="宋体" w:hAnsi="Times New Roman" w:cs="Times New Roman"/>
      <w:lang w:eastAsia="en-US"/>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49">
    <w:name w:val="Table Grid 4"/>
    <w:basedOn w:val="a1"/>
    <w:semiHidden/>
    <w:qFormat/>
    <w:pPr>
      <w:spacing w:before="100"/>
    </w:pPr>
    <w:rPr>
      <w:rFonts w:ascii="Times New Roman" w:eastAsia="宋体" w:hAnsi="Times New Roman" w:cs="Times New Roman"/>
      <w:lang w:eastAsia="en-US"/>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58">
    <w:name w:val="Table Grid 5"/>
    <w:basedOn w:val="a1"/>
    <w:semiHidden/>
    <w:qFormat/>
    <w:pPr>
      <w:spacing w:before="100"/>
    </w:pPr>
    <w:rPr>
      <w:rFonts w:ascii="Times New Roman" w:eastAsia="宋体" w:hAnsi="Times New Roman" w:cs="Times New Roman"/>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63">
    <w:name w:val="Table Grid 6"/>
    <w:basedOn w:val="a1"/>
    <w:semiHidden/>
    <w:qFormat/>
    <w:pPr>
      <w:spacing w:before="100"/>
    </w:pPr>
    <w:rPr>
      <w:rFonts w:ascii="Times New Roman" w:eastAsia="宋体" w:hAnsi="Times New Roman" w:cs="Times New Roman"/>
      <w:lang w:eastAsia="en-US"/>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73">
    <w:name w:val="Table Grid 7"/>
    <w:basedOn w:val="a1"/>
    <w:semiHidden/>
    <w:qFormat/>
    <w:pPr>
      <w:spacing w:before="100"/>
    </w:pPr>
    <w:rPr>
      <w:rFonts w:ascii="Times New Roman" w:eastAsia="宋体" w:hAnsi="Times New Roman" w:cs="Times New Roman"/>
      <w:b/>
      <w:bCs/>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83">
    <w:name w:val="Table Grid 8"/>
    <w:basedOn w:val="a1"/>
    <w:semiHidden/>
    <w:qFormat/>
    <w:pPr>
      <w:spacing w:before="100"/>
    </w:pPr>
    <w:rPr>
      <w:rFonts w:ascii="Times New Roman" w:eastAsia="宋体" w:hAnsi="Times New Roman" w:cs="Times New Roman"/>
      <w:lang w:eastAsia="en-US"/>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a">
    <w:name w:val="Table Web 1"/>
    <w:basedOn w:val="a1"/>
    <w:semiHidden/>
    <w:qFormat/>
    <w:pPr>
      <w:spacing w:before="100"/>
    </w:pPr>
    <w:rPr>
      <w:rFonts w:ascii="Times New Roman" w:eastAsia="宋体" w:hAnsi="Times New Roman" w:cs="Times New Roman"/>
      <w:lang w:eastAsia="en-US"/>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2f4">
    <w:name w:val="Table Web 2"/>
    <w:basedOn w:val="a1"/>
    <w:semiHidden/>
    <w:qFormat/>
    <w:pPr>
      <w:spacing w:before="100"/>
    </w:pPr>
    <w:rPr>
      <w:rFonts w:ascii="Times New Roman" w:eastAsia="宋体" w:hAnsi="Times New Roman" w:cs="Times New Roman"/>
      <w:lang w:eastAsia="en-US"/>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3f1">
    <w:name w:val="Table Web 3"/>
    <w:basedOn w:val="a1"/>
    <w:semiHidden/>
    <w:qFormat/>
    <w:pPr>
      <w:spacing w:before="100"/>
    </w:pPr>
    <w:rPr>
      <w:rFonts w:ascii="Times New Roman" w:eastAsia="宋体" w:hAnsi="Times New Roman" w:cs="Times New Roman"/>
      <w:lang w:eastAsia="en-US"/>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affff1">
    <w:name w:val="Table Professional"/>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
    <w:name w:val="Light Shading Accent 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rFonts w:ascii="微软雅黑" w:hAnsi="微软雅黑"/>
        <w:b w:val="0"/>
        <w:bCs/>
        <w:i w:val="0"/>
        <w:strike w:val="0"/>
        <w:dstrike w:val="0"/>
        <w:sz w:val="24"/>
        <w:vertAlign w:val="baseline"/>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1"/>
    <w:uiPriority w:val="60"/>
    <w:qFormat/>
    <w:pPr>
      <w:spacing w:before="100"/>
    </w:pPr>
    <w:rPr>
      <w:rFonts w:ascii="Times New Roman" w:eastAsia="宋体" w:hAnsi="Times New Roman" w:cs="Times New Roman"/>
      <w:color w:val="943634" w:themeColor="accent2" w:themeShade="BF"/>
      <w:lang w:eastAsia="en-US"/>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1"/>
    <w:uiPriority w:val="60"/>
    <w:qFormat/>
    <w:pPr>
      <w:spacing w:before="100"/>
    </w:pPr>
    <w:rPr>
      <w:color w:val="76923C" w:themeColor="accent3" w:themeShade="BF"/>
      <w:lang w:eastAsia="en-US"/>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1"/>
    <w:uiPriority w:val="60"/>
    <w:qFormat/>
    <w:pPr>
      <w:spacing w:before="100"/>
    </w:pPr>
    <w:rPr>
      <w:color w:val="5F497A" w:themeColor="accent4" w:themeShade="BF"/>
      <w:lang w:eastAsia="en-US"/>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1"/>
    <w:uiPriority w:val="60"/>
    <w:qFormat/>
    <w:pPr>
      <w:spacing w:before="100"/>
    </w:pPr>
    <w:rPr>
      <w:rFonts w:ascii="Times New Roman" w:eastAsia="宋体" w:hAnsi="Times New Roman" w:cs="Times New Roman"/>
      <w:color w:val="31849B" w:themeColor="accent5" w:themeShade="BF"/>
      <w:lang w:eastAsia="en-US"/>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1"/>
    <w:uiPriority w:val="60"/>
    <w:qFormat/>
    <w:pPr>
      <w:spacing w:before="100"/>
    </w:pPr>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10">
    <w:name w:val="Light List Accent 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1"/>
    <w:uiPriority w:val="61"/>
    <w:qFormat/>
    <w:pPr>
      <w:spacing w:before="100"/>
    </w:pPr>
    <w:rPr>
      <w:rFonts w:ascii="Times New Roman" w:eastAsia="宋体" w:hAnsi="Times New Roman" w:cs="Times New Roman"/>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1"/>
    <w:uiPriority w:val="61"/>
    <w:qFormat/>
    <w:pPr>
      <w:spacing w:before="100"/>
    </w:pPr>
    <w:rPr>
      <w:rFonts w:ascii="Times New Roman" w:eastAsia="宋体" w:hAnsi="Times New Roman" w:cs="Times New Roman"/>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1"/>
    <w:uiPriority w:val="61"/>
    <w:qFormat/>
    <w:pPr>
      <w:spacing w:before="100"/>
    </w:pPr>
    <w:rPr>
      <w:rFonts w:ascii="Times New Roman" w:eastAsia="宋体" w:hAnsi="Times New Roman" w:cs="Times New Roman"/>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1"/>
    <w:uiPriority w:val="61"/>
    <w:qFormat/>
    <w:pPr>
      <w:spacing w:before="100"/>
    </w:pPr>
    <w:rPr>
      <w:rFonts w:ascii="Times New Roman" w:eastAsia="宋体" w:hAnsi="Times New Roman" w:cs="Times New Roman"/>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1"/>
    <w:uiPriority w:val="61"/>
    <w:qFormat/>
    <w:pPr>
      <w:spacing w:before="100"/>
    </w:pPr>
    <w:rPr>
      <w:rFonts w:ascii="Times New Roman" w:eastAsia="宋体" w:hAnsi="Times New Roman" w:cs="Times New Roman"/>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21">
    <w:name w:val="Light Grid Accent 2"/>
    <w:basedOn w:val="a1"/>
    <w:uiPriority w:val="62"/>
    <w:qFormat/>
    <w:pPr>
      <w:spacing w:before="100"/>
    </w:pPr>
    <w:rPr>
      <w:rFonts w:ascii="Times New Roman" w:eastAsia="宋体" w:hAnsi="Times New Roman" w:cs="Times New Roman"/>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1"/>
    <w:uiPriority w:val="62"/>
    <w:qFormat/>
    <w:pPr>
      <w:spacing w:before="100"/>
    </w:pPr>
    <w:rPr>
      <w:rFonts w:ascii="Times New Roman" w:eastAsia="宋体" w:hAnsi="Times New Roman" w:cs="Times New Roman"/>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1"/>
    <w:uiPriority w:val="62"/>
    <w:qFormat/>
    <w:pPr>
      <w:spacing w:before="100"/>
    </w:pPr>
    <w:rPr>
      <w:rFonts w:ascii="Times New Roman" w:eastAsia="宋体" w:hAnsi="Times New Roman" w:cs="Times New Roman"/>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1"/>
    <w:uiPriority w:val="62"/>
    <w:qFormat/>
    <w:pPr>
      <w:spacing w:before="100"/>
    </w:pPr>
    <w:rPr>
      <w:rFonts w:ascii="Times New Roman" w:eastAsia="宋体" w:hAnsi="Times New Roman" w:cs="Times New Roman"/>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1"/>
    <w:uiPriority w:val="62"/>
    <w:qFormat/>
    <w:pPr>
      <w:spacing w:before="100"/>
    </w:pPr>
    <w:rPr>
      <w:rFonts w:ascii="Times New Roman" w:eastAsia="宋体" w:hAnsi="Times New Roman" w:cs="Times New Roman"/>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2">
    <w:name w:val="Medium Shading 1 Accent 2"/>
    <w:basedOn w:val="a1"/>
    <w:uiPriority w:val="63"/>
    <w:qFormat/>
    <w:pPr>
      <w:spacing w:before="100"/>
    </w:pPr>
    <w:rPr>
      <w:rFonts w:ascii="Times New Roman" w:eastAsia="宋体" w:hAnsi="Times New Roman" w:cs="Times New Roman"/>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1"/>
    <w:uiPriority w:val="63"/>
    <w:qFormat/>
    <w:pPr>
      <w:spacing w:before="100"/>
    </w:pPr>
    <w:rPr>
      <w:rFonts w:ascii="Times New Roman" w:eastAsia="宋体" w:hAnsi="Times New Roman" w:cs="Times New Roman"/>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1"/>
    <w:uiPriority w:val="63"/>
    <w:qFormat/>
    <w:pPr>
      <w:spacing w:before="100"/>
    </w:pPr>
    <w:rPr>
      <w:rFonts w:ascii="Times New Roman" w:eastAsia="宋体" w:hAnsi="Times New Roman" w:cs="Times New Roman"/>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1"/>
    <w:uiPriority w:val="63"/>
    <w:qFormat/>
    <w:pPr>
      <w:spacing w:before="100"/>
    </w:pPr>
    <w:rPr>
      <w:rFonts w:ascii="Times New Roman" w:eastAsia="宋体" w:hAnsi="Times New Roman" w:cs="Times New Roman"/>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1"/>
    <w:uiPriority w:val="63"/>
    <w:qFormat/>
    <w:pPr>
      <w:spacing w:before="100"/>
    </w:pPr>
    <w:rPr>
      <w:rFonts w:ascii="Times New Roman" w:eastAsia="宋体" w:hAnsi="Times New Roman" w:cs="Times New Roman"/>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2">
    <w:name w:val="Medium Shading 2 Accent 2"/>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0">
    <w:name w:val="Medium List 1 Accent 2"/>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1">
    <w:name w:val="Medium List 2 Accent 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1">
    <w:name w:val="Medium Grid 1 Accent 1"/>
    <w:basedOn w:val="a1"/>
    <w:uiPriority w:val="67"/>
    <w:qFormat/>
    <w:pPr>
      <w:spacing w:before="100"/>
    </w:pPr>
    <w:rPr>
      <w:rFonts w:ascii="Times New Roman" w:eastAsia="宋体" w:hAnsi="Times New Roman" w:cs="Times New Roman"/>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1"/>
    <w:uiPriority w:val="67"/>
    <w:qFormat/>
    <w:pPr>
      <w:spacing w:before="100"/>
    </w:pPr>
    <w:rPr>
      <w:rFonts w:ascii="Times New Roman" w:eastAsia="宋体" w:hAnsi="Times New Roman" w:cs="Times New Roman"/>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1"/>
    <w:uiPriority w:val="67"/>
    <w:qFormat/>
    <w:pPr>
      <w:spacing w:before="100"/>
    </w:pPr>
    <w:rPr>
      <w:rFonts w:ascii="Times New Roman" w:eastAsia="宋体" w:hAnsi="Times New Roman" w:cs="Times New Roman"/>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1"/>
    <w:uiPriority w:val="67"/>
    <w:qFormat/>
    <w:pPr>
      <w:spacing w:before="100"/>
    </w:pPr>
    <w:rPr>
      <w:rFonts w:ascii="Times New Roman" w:eastAsia="宋体" w:hAnsi="Times New Roman" w:cs="Times New Roman"/>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1"/>
    <w:uiPriority w:val="67"/>
    <w:qFormat/>
    <w:pPr>
      <w:spacing w:before="100"/>
    </w:pPr>
    <w:rPr>
      <w:rFonts w:ascii="Times New Roman" w:eastAsia="宋体" w:hAnsi="Times New Roman" w:cs="Times New Roman"/>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1"/>
    <w:uiPriority w:val="67"/>
    <w:qFormat/>
    <w:pPr>
      <w:spacing w:before="100"/>
    </w:pPr>
    <w:rPr>
      <w:rFonts w:ascii="Times New Roman" w:eastAsia="宋体" w:hAnsi="Times New Roman" w:cs="Times New Roman"/>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10">
    <w:name w:val="Medium Grid 2 Accent 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1">
    <w:name w:val="Medium Grid 3 Accent 1"/>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11">
    <w:name w:val="Dark List Accent 1"/>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
    <w:name w:val="Colorful Shading Accent 1"/>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
    <w:name w:val="Colorful List Accent 1"/>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
    <w:name w:val="Colorful Grid Accent 1"/>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ff2">
    <w:name w:val="Strong"/>
    <w:uiPriority w:val="22"/>
    <w:qFormat/>
    <w:rPr>
      <w:b/>
      <w:bCs/>
    </w:rPr>
  </w:style>
  <w:style w:type="character" w:styleId="affff3">
    <w:name w:val="endnote reference"/>
    <w:semiHidden/>
    <w:qFormat/>
    <w:rPr>
      <w:vertAlign w:val="baseline"/>
    </w:rPr>
  </w:style>
  <w:style w:type="character" w:styleId="affff4">
    <w:name w:val="page number"/>
    <w:basedOn w:val="a0"/>
    <w:semiHidden/>
    <w:qFormat/>
  </w:style>
  <w:style w:type="character" w:styleId="affff5">
    <w:name w:val="FollowedHyperlink"/>
    <w:basedOn w:val="a0"/>
    <w:uiPriority w:val="99"/>
    <w:semiHidden/>
    <w:unhideWhenUsed/>
    <w:qFormat/>
    <w:rPr>
      <w:color w:val="800080" w:themeColor="followedHyperlink"/>
      <w:u w:val="single"/>
    </w:rPr>
  </w:style>
  <w:style w:type="character" w:styleId="affff6">
    <w:name w:val="Emphasis"/>
    <w:uiPriority w:val="20"/>
    <w:qFormat/>
    <w:rPr>
      <w:caps/>
      <w:color w:val="244061" w:themeColor="accent1" w:themeShade="80"/>
      <w:spacing w:val="5"/>
    </w:rPr>
  </w:style>
  <w:style w:type="character" w:styleId="affff7">
    <w:name w:val="line number"/>
    <w:basedOn w:val="a0"/>
    <w:semiHidden/>
    <w:qFormat/>
  </w:style>
  <w:style w:type="character" w:styleId="HTML3">
    <w:name w:val="HTML Definition"/>
    <w:semiHidden/>
    <w:qFormat/>
    <w:rPr>
      <w:i/>
      <w:iCs/>
    </w:rPr>
  </w:style>
  <w:style w:type="character" w:styleId="HTML4">
    <w:name w:val="HTML Typewriter"/>
    <w:semiHidden/>
    <w:qFormat/>
    <w:rPr>
      <w:rFonts w:ascii="Courier New" w:hAnsi="Courier New" w:cs="Courier New"/>
      <w:sz w:val="20"/>
      <w:szCs w:val="20"/>
    </w:rPr>
  </w:style>
  <w:style w:type="character" w:styleId="HTML5">
    <w:name w:val="HTML Acronym"/>
    <w:basedOn w:val="a0"/>
    <w:semiHidden/>
    <w:qFormat/>
  </w:style>
  <w:style w:type="character" w:styleId="HTML6">
    <w:name w:val="HTML Variable"/>
    <w:semiHidden/>
    <w:qFormat/>
    <w:rPr>
      <w:i/>
      <w:iCs/>
    </w:rPr>
  </w:style>
  <w:style w:type="character" w:styleId="affff8">
    <w:name w:val="Hyperlink"/>
    <w:basedOn w:val="a0"/>
    <w:uiPriority w:val="99"/>
    <w:unhideWhenUsed/>
    <w:qFormat/>
    <w:rPr>
      <w:color w:val="0000FF" w:themeColor="hyperlink"/>
      <w:u w:val="single"/>
    </w:rPr>
  </w:style>
  <w:style w:type="character" w:styleId="HTML7">
    <w:name w:val="HTML Code"/>
    <w:semiHidden/>
    <w:qFormat/>
    <w:rPr>
      <w:rFonts w:ascii="Courier New" w:hAnsi="Courier New" w:cs="Courier New"/>
      <w:sz w:val="20"/>
      <w:szCs w:val="20"/>
    </w:rPr>
  </w:style>
  <w:style w:type="character" w:styleId="affff9">
    <w:name w:val="annotation reference"/>
    <w:uiPriority w:val="99"/>
    <w:semiHidden/>
    <w:qFormat/>
    <w:rPr>
      <w:sz w:val="16"/>
      <w:szCs w:val="16"/>
    </w:rPr>
  </w:style>
  <w:style w:type="character" w:styleId="HTML8">
    <w:name w:val="HTML Cite"/>
    <w:semiHidden/>
    <w:qFormat/>
    <w:rPr>
      <w:i/>
      <w:iCs/>
    </w:rPr>
  </w:style>
  <w:style w:type="character" w:styleId="affffa">
    <w:name w:val="footnote reference"/>
    <w:semiHidden/>
    <w:qFormat/>
    <w:rPr>
      <w:vertAlign w:val="superscript"/>
    </w:rPr>
  </w:style>
  <w:style w:type="character" w:styleId="HTML9">
    <w:name w:val="HTML Keyboard"/>
    <w:semiHidden/>
    <w:qFormat/>
    <w:rPr>
      <w:rFonts w:ascii="Courier New" w:hAnsi="Courier New" w:cs="Courier New"/>
      <w:sz w:val="20"/>
      <w:szCs w:val="20"/>
    </w:rPr>
  </w:style>
  <w:style w:type="character" w:styleId="HTMLa">
    <w:name w:val="HTML Sample"/>
    <w:semiHidden/>
    <w:qFormat/>
    <w:rPr>
      <w:rFonts w:ascii="Courier New" w:hAnsi="Courier New" w:cs="Courier New"/>
    </w:rPr>
  </w:style>
  <w:style w:type="character" w:customStyle="1" w:styleId="aff5">
    <w:name w:val="批注框文本 字符"/>
    <w:basedOn w:val="a0"/>
    <w:link w:val="aff4"/>
    <w:uiPriority w:val="99"/>
    <w:semiHidden/>
    <w:qFormat/>
    <w:rPr>
      <w:rFonts w:ascii="Heiti SC Light" w:eastAsia="Heiti SC Light"/>
      <w:sz w:val="18"/>
      <w:szCs w:val="18"/>
    </w:rPr>
  </w:style>
  <w:style w:type="character" w:customStyle="1" w:styleId="affa">
    <w:name w:val="页眉 字符"/>
    <w:basedOn w:val="a0"/>
    <w:link w:val="aff9"/>
    <w:uiPriority w:val="99"/>
    <w:qFormat/>
    <w:rPr>
      <w:color w:val="000000" w:themeColor="text1"/>
      <w:sz w:val="18"/>
      <w:szCs w:val="18"/>
    </w:rPr>
  </w:style>
  <w:style w:type="character" w:customStyle="1" w:styleId="aff7">
    <w:name w:val="页脚 字符"/>
    <w:basedOn w:val="a0"/>
    <w:link w:val="aff6"/>
    <w:uiPriority w:val="99"/>
    <w:qFormat/>
    <w:rPr>
      <w:sz w:val="18"/>
      <w:szCs w:val="18"/>
    </w:rPr>
  </w:style>
  <w:style w:type="paragraph" w:customStyle="1" w:styleId="NT">
    <w:name w:val="NT"/>
    <w:basedOn w:val="a"/>
    <w:link w:val="NT0"/>
    <w:qFormat/>
    <w:pPr>
      <w:widowControl w:val="0"/>
      <w:adjustRightInd w:val="0"/>
      <w:snapToGrid w:val="0"/>
      <w:spacing w:before="40" w:after="40"/>
      <w:ind w:left="527" w:hangingChars="250" w:hanging="527"/>
      <w:jc w:val="both"/>
    </w:pPr>
    <w:rPr>
      <w:rFonts w:ascii="Times New Roman" w:hAnsi="Times New Roman" w:cs="Times New Roman (正文 CS 字体)"/>
      <w:b/>
      <w:color w:val="000000" w:themeColor="text1"/>
      <w:sz w:val="18"/>
      <w:szCs w:val="21"/>
    </w:rPr>
  </w:style>
  <w:style w:type="character" w:customStyle="1" w:styleId="NT0">
    <w:name w:val="NT 字符"/>
    <w:basedOn w:val="a0"/>
    <w:link w:val="NT"/>
    <w:qFormat/>
    <w:rPr>
      <w:rFonts w:ascii="Times New Roman" w:eastAsia="微软雅黑" w:hAnsi="Times New Roman" w:cs="Times New Roman (正文 CS 字体)"/>
      <w:b/>
      <w:color w:val="000000" w:themeColor="text1"/>
      <w:sz w:val="18"/>
      <w:szCs w:val="21"/>
    </w:rPr>
  </w:style>
  <w:style w:type="character" w:customStyle="1" w:styleId="10">
    <w:name w:val="标题 1 字符"/>
    <w:basedOn w:val="a0"/>
    <w:link w:val="1"/>
    <w:uiPriority w:val="9"/>
    <w:qFormat/>
    <w:rPr>
      <w:rFonts w:ascii="Times New Roman" w:eastAsia="微软雅黑" w:hAnsi="Times New Roman" w:cs="Times New Roman"/>
      <w:b/>
      <w:caps/>
      <w:smallCaps/>
      <w:color w:val="FFFFFF" w:themeColor="background1"/>
      <w:spacing w:val="15"/>
      <w:kern w:val="0"/>
      <w:sz w:val="28"/>
      <w:szCs w:val="28"/>
      <w:shd w:val="clear" w:color="auto" w:fill="4F81BD" w:themeFill="accent1"/>
    </w:rPr>
  </w:style>
  <w:style w:type="character" w:customStyle="1" w:styleId="20">
    <w:name w:val="标题 2 字符"/>
    <w:basedOn w:val="a0"/>
    <w:link w:val="2"/>
    <w:uiPriority w:val="9"/>
    <w:qFormat/>
    <w:rPr>
      <w:rFonts w:ascii="Times New Roman" w:hAnsi="Times New Roman" w:cs="Times New Roman"/>
      <w:b/>
      <w:caps/>
      <w:spacing w:val="15"/>
      <w:kern w:val="0"/>
      <w:sz w:val="20"/>
      <w:szCs w:val="20"/>
      <w:shd w:val="clear" w:color="auto" w:fill="DBE5F1" w:themeFill="accent1" w:themeFillTint="33"/>
    </w:rPr>
  </w:style>
  <w:style w:type="character" w:customStyle="1" w:styleId="30">
    <w:name w:val="标题 3 字符"/>
    <w:basedOn w:val="a0"/>
    <w:link w:val="3"/>
    <w:uiPriority w:val="9"/>
    <w:qFormat/>
    <w:rPr>
      <w:rFonts w:ascii="Times New Roman" w:eastAsia="黑体" w:hAnsi="Times New Roman" w:cs="Times New Roman"/>
      <w:caps/>
      <w:color w:val="244061" w:themeColor="accent1" w:themeShade="80"/>
      <w:spacing w:val="15"/>
      <w:kern w:val="0"/>
      <w:sz w:val="21"/>
      <w:szCs w:val="21"/>
    </w:rPr>
  </w:style>
  <w:style w:type="character" w:customStyle="1" w:styleId="40">
    <w:name w:val="标题 4 字符"/>
    <w:basedOn w:val="a0"/>
    <w:link w:val="4"/>
    <w:uiPriority w:val="9"/>
    <w:qFormat/>
    <w:rPr>
      <w:caps/>
      <w:color w:val="365F91" w:themeColor="accent1" w:themeShade="BF"/>
      <w:spacing w:val="10"/>
      <w:kern w:val="0"/>
      <w:sz w:val="20"/>
      <w:szCs w:val="20"/>
      <w:lang w:eastAsia="en-US"/>
    </w:rPr>
  </w:style>
  <w:style w:type="character" w:customStyle="1" w:styleId="50">
    <w:name w:val="标题 5 字符"/>
    <w:basedOn w:val="a0"/>
    <w:link w:val="5"/>
    <w:uiPriority w:val="9"/>
    <w:qFormat/>
    <w:rPr>
      <w:caps/>
      <w:color w:val="365F91" w:themeColor="accent1" w:themeShade="BF"/>
      <w:spacing w:val="10"/>
      <w:kern w:val="0"/>
      <w:sz w:val="20"/>
      <w:szCs w:val="20"/>
      <w:lang w:eastAsia="en-US"/>
    </w:rPr>
  </w:style>
  <w:style w:type="character" w:customStyle="1" w:styleId="60">
    <w:name w:val="标题 6 字符"/>
    <w:basedOn w:val="a0"/>
    <w:link w:val="6"/>
    <w:uiPriority w:val="9"/>
    <w:qFormat/>
    <w:rPr>
      <w:caps/>
      <w:color w:val="365F91" w:themeColor="accent1" w:themeShade="BF"/>
      <w:spacing w:val="10"/>
      <w:kern w:val="0"/>
      <w:sz w:val="20"/>
      <w:szCs w:val="20"/>
      <w:lang w:eastAsia="en-US"/>
    </w:rPr>
  </w:style>
  <w:style w:type="character" w:customStyle="1" w:styleId="70">
    <w:name w:val="标题 7 字符"/>
    <w:basedOn w:val="a0"/>
    <w:link w:val="7"/>
    <w:uiPriority w:val="9"/>
    <w:qFormat/>
    <w:rPr>
      <w:caps/>
      <w:color w:val="365F91" w:themeColor="accent1" w:themeShade="BF"/>
      <w:spacing w:val="10"/>
      <w:kern w:val="0"/>
      <w:sz w:val="20"/>
      <w:szCs w:val="20"/>
      <w:lang w:eastAsia="en-US"/>
    </w:rPr>
  </w:style>
  <w:style w:type="character" w:customStyle="1" w:styleId="80">
    <w:name w:val="标题 8 字符"/>
    <w:basedOn w:val="a0"/>
    <w:link w:val="8"/>
    <w:uiPriority w:val="9"/>
    <w:qFormat/>
    <w:rPr>
      <w:caps/>
      <w:spacing w:val="10"/>
      <w:kern w:val="0"/>
      <w:sz w:val="18"/>
      <w:szCs w:val="18"/>
      <w:lang w:eastAsia="en-US"/>
    </w:rPr>
  </w:style>
  <w:style w:type="character" w:customStyle="1" w:styleId="90">
    <w:name w:val="标题 9 字符"/>
    <w:basedOn w:val="a0"/>
    <w:link w:val="9"/>
    <w:uiPriority w:val="9"/>
    <w:qFormat/>
    <w:rPr>
      <w:i/>
      <w:iCs/>
      <w:caps/>
      <w:spacing w:val="10"/>
      <w:kern w:val="0"/>
      <w:sz w:val="18"/>
      <w:szCs w:val="18"/>
      <w:lang w:eastAsia="en-US"/>
    </w:rPr>
  </w:style>
  <w:style w:type="character" w:customStyle="1" w:styleId="afff8">
    <w:name w:val="标题 字符"/>
    <w:basedOn w:val="a0"/>
    <w:link w:val="afff7"/>
    <w:uiPriority w:val="10"/>
    <w:qFormat/>
    <w:rPr>
      <w:rFonts w:asciiTheme="majorHAnsi" w:eastAsiaTheme="majorEastAsia" w:hAnsiTheme="majorHAnsi" w:cstheme="majorBidi"/>
      <w:caps/>
      <w:color w:val="4F81BD" w:themeColor="accent1"/>
      <w:spacing w:val="10"/>
      <w:kern w:val="0"/>
      <w:sz w:val="52"/>
      <w:szCs w:val="52"/>
      <w:lang w:eastAsia="en-US"/>
    </w:rPr>
  </w:style>
  <w:style w:type="character" w:customStyle="1" w:styleId="afff">
    <w:name w:val="副标题 字符"/>
    <w:basedOn w:val="a0"/>
    <w:link w:val="affe"/>
    <w:uiPriority w:val="11"/>
    <w:qFormat/>
    <w:rPr>
      <w:caps/>
      <w:color w:val="595959" w:themeColor="text1" w:themeTint="A6"/>
      <w:spacing w:val="10"/>
      <w:kern w:val="0"/>
      <w:sz w:val="21"/>
      <w:szCs w:val="21"/>
      <w:lang w:eastAsia="en-US"/>
    </w:rPr>
  </w:style>
  <w:style w:type="character" w:customStyle="1" w:styleId="1b">
    <w:name w:val="书籍标题1"/>
    <w:uiPriority w:val="33"/>
    <w:qFormat/>
    <w:rPr>
      <w:b/>
      <w:bCs/>
      <w:i/>
      <w:iCs/>
      <w:spacing w:val="0"/>
    </w:rPr>
  </w:style>
  <w:style w:type="character" w:customStyle="1" w:styleId="1c">
    <w:name w:val="明显强调1"/>
    <w:uiPriority w:val="21"/>
    <w:qFormat/>
    <w:rPr>
      <w:b/>
      <w:bCs/>
      <w:caps/>
      <w:color w:val="244061" w:themeColor="accent1" w:themeShade="80"/>
      <w:spacing w:val="10"/>
    </w:rPr>
  </w:style>
  <w:style w:type="paragraph" w:styleId="affffb">
    <w:name w:val="Quote"/>
    <w:basedOn w:val="a"/>
    <w:next w:val="a"/>
    <w:link w:val="affffc"/>
    <w:uiPriority w:val="29"/>
    <w:qFormat/>
    <w:pPr>
      <w:spacing w:before="100" w:after="200" w:line="276" w:lineRule="auto"/>
    </w:pPr>
    <w:rPr>
      <w:rFonts w:asciiTheme="minorHAnsi" w:eastAsiaTheme="minorEastAsia" w:hAnsiTheme="minorHAnsi" w:cstheme="minorBidi"/>
      <w:i/>
      <w:iCs/>
      <w:lang w:eastAsia="en-US"/>
    </w:rPr>
  </w:style>
  <w:style w:type="character" w:customStyle="1" w:styleId="affffc">
    <w:name w:val="引用 字符"/>
    <w:basedOn w:val="a0"/>
    <w:link w:val="affffb"/>
    <w:uiPriority w:val="29"/>
    <w:qFormat/>
    <w:rPr>
      <w:i/>
      <w:iCs/>
      <w:kern w:val="0"/>
      <w:lang w:eastAsia="en-US"/>
    </w:rPr>
  </w:style>
  <w:style w:type="paragraph" w:styleId="affffd">
    <w:name w:val="Intense Quote"/>
    <w:basedOn w:val="a"/>
    <w:next w:val="a"/>
    <w:link w:val="affffe"/>
    <w:uiPriority w:val="30"/>
    <w:qFormat/>
    <w:pPr>
      <w:spacing w:before="240" w:after="240"/>
      <w:ind w:left="1080" w:right="1080"/>
      <w:jc w:val="center"/>
    </w:pPr>
    <w:rPr>
      <w:rFonts w:asciiTheme="minorHAnsi" w:eastAsiaTheme="minorEastAsia" w:hAnsiTheme="minorHAnsi" w:cstheme="minorBidi"/>
      <w:color w:val="4F81BD" w:themeColor="accent1"/>
      <w:lang w:eastAsia="en-US"/>
    </w:rPr>
  </w:style>
  <w:style w:type="character" w:customStyle="1" w:styleId="affffe">
    <w:name w:val="明显引用 字符"/>
    <w:basedOn w:val="a0"/>
    <w:link w:val="affffd"/>
    <w:uiPriority w:val="30"/>
    <w:qFormat/>
    <w:rPr>
      <w:color w:val="4F81BD" w:themeColor="accent1"/>
      <w:kern w:val="0"/>
      <w:lang w:eastAsia="en-US"/>
    </w:rPr>
  </w:style>
  <w:style w:type="character" w:customStyle="1" w:styleId="1d">
    <w:name w:val="明显参考1"/>
    <w:uiPriority w:val="32"/>
    <w:qFormat/>
    <w:rPr>
      <w:b/>
      <w:bCs/>
      <w:i/>
      <w:iCs/>
      <w:caps/>
      <w:color w:val="4F81BD" w:themeColor="accent1"/>
    </w:rPr>
  </w:style>
  <w:style w:type="paragraph" w:styleId="afffff">
    <w:name w:val="List Paragraph"/>
    <w:basedOn w:val="a"/>
    <w:uiPriority w:val="34"/>
    <w:qFormat/>
    <w:pPr>
      <w:spacing w:before="100" w:after="200" w:line="276" w:lineRule="auto"/>
      <w:ind w:firstLineChars="200" w:firstLine="420"/>
    </w:pPr>
    <w:rPr>
      <w:rFonts w:asciiTheme="minorHAnsi" w:eastAsiaTheme="minorEastAsia" w:hAnsiTheme="minorHAnsi" w:cstheme="minorBidi"/>
      <w:sz w:val="20"/>
      <w:szCs w:val="20"/>
      <w:lang w:eastAsia="en-US"/>
    </w:rPr>
  </w:style>
  <w:style w:type="character" w:customStyle="1" w:styleId="1e">
    <w:name w:val="不明显强调1"/>
    <w:uiPriority w:val="19"/>
    <w:qFormat/>
    <w:rPr>
      <w:i/>
      <w:iCs/>
      <w:color w:val="244061" w:themeColor="accent1" w:themeShade="80"/>
    </w:rPr>
  </w:style>
  <w:style w:type="character" w:customStyle="1" w:styleId="1f">
    <w:name w:val="不明显参考1"/>
    <w:uiPriority w:val="31"/>
    <w:qFormat/>
    <w:rPr>
      <w:b/>
      <w:bCs/>
      <w:color w:val="4F81BD" w:themeColor="accent1"/>
    </w:rPr>
  </w:style>
  <w:style w:type="character" w:styleId="afffff0">
    <w:name w:val="Placeholder Text"/>
    <w:basedOn w:val="a0"/>
    <w:uiPriority w:val="99"/>
    <w:semiHidden/>
    <w:qFormat/>
    <w:rPr>
      <w:color w:val="808080"/>
    </w:rPr>
  </w:style>
  <w:style w:type="table" w:customStyle="1" w:styleId="410">
    <w:name w:val="无格式表格 41"/>
    <w:basedOn w:val="a1"/>
    <w:uiPriority w:val="44"/>
    <w:qFormat/>
    <w:pPr>
      <w:spacing w:before="100"/>
    </w:pPr>
    <w:rPr>
      <w:lang w:eastAsia="en-US"/>
    </w:rP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pple-converted-space">
    <w:name w:val="apple-converted-space"/>
    <w:basedOn w:val="a0"/>
    <w:qFormat/>
  </w:style>
  <w:style w:type="table" w:customStyle="1" w:styleId="4-41">
    <w:name w:val="网格表 4 - 着色 41"/>
    <w:basedOn w:val="a1"/>
    <w:uiPriority w:val="49"/>
    <w:qFormat/>
    <w:pPr>
      <w:spacing w:before="100"/>
    </w:pPr>
    <w:rPr>
      <w:lang w:eastAsia="en-US"/>
    </w:rPr>
    <w:tblPr>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paragraph" w:styleId="afffff1">
    <w:name w:val="No Spacing"/>
    <w:link w:val="afffff2"/>
    <w:qFormat/>
    <w:pPr>
      <w:spacing w:before="100"/>
    </w:pPr>
    <w:rPr>
      <w:lang w:eastAsia="en-US"/>
    </w:rPr>
  </w:style>
  <w:style w:type="character" w:customStyle="1" w:styleId="afffff2">
    <w:name w:val="无间隔 字符"/>
    <w:basedOn w:val="a0"/>
    <w:link w:val="afffff1"/>
    <w:qFormat/>
    <w:rPr>
      <w:kern w:val="0"/>
      <w:sz w:val="20"/>
      <w:szCs w:val="20"/>
      <w:lang w:eastAsia="en-US"/>
    </w:rPr>
  </w:style>
  <w:style w:type="paragraph" w:customStyle="1" w:styleId="Text">
    <w:name w:val="Text"/>
    <w:basedOn w:val="a"/>
    <w:qFormat/>
    <w:pPr>
      <w:spacing w:before="120" w:after="200" w:line="276" w:lineRule="auto"/>
      <w:jc w:val="both"/>
    </w:pPr>
    <w:rPr>
      <w:rFonts w:asciiTheme="minorHAnsi" w:hAnsiTheme="minorHAnsi" w:cstheme="minorBidi"/>
      <w:sz w:val="20"/>
      <w:szCs w:val="20"/>
      <w:lang w:eastAsia="en-US"/>
    </w:rPr>
  </w:style>
  <w:style w:type="paragraph" w:customStyle="1" w:styleId="Authors">
    <w:name w:val="Authors"/>
    <w:basedOn w:val="a"/>
    <w:qFormat/>
    <w:pPr>
      <w:keepNext/>
      <w:spacing w:before="240" w:after="200" w:line="276" w:lineRule="auto"/>
    </w:pPr>
    <w:rPr>
      <w:rFonts w:asciiTheme="minorHAnsi" w:hAnsiTheme="minorHAnsi" w:cstheme="minorBidi"/>
      <w:sz w:val="20"/>
      <w:szCs w:val="20"/>
      <w:lang w:eastAsia="en-US"/>
    </w:rPr>
  </w:style>
  <w:style w:type="paragraph" w:customStyle="1" w:styleId="Compound">
    <w:name w:val="Compound"/>
    <w:basedOn w:val="a"/>
    <w:qFormat/>
    <w:pPr>
      <w:keepNext/>
      <w:spacing w:before="720" w:after="200" w:line="276" w:lineRule="auto"/>
      <w:jc w:val="center"/>
    </w:pPr>
    <w:rPr>
      <w:rFonts w:asciiTheme="minorHAnsi" w:hAnsiTheme="minorHAnsi" w:cstheme="minorBidi"/>
      <w:sz w:val="32"/>
      <w:szCs w:val="20"/>
      <w:lang w:eastAsia="en-US"/>
    </w:rPr>
  </w:style>
  <w:style w:type="paragraph" w:customStyle="1" w:styleId="Dedicatednumber">
    <w:name w:val="Dedicatednumber"/>
    <w:basedOn w:val="a"/>
    <w:qFormat/>
    <w:pPr>
      <w:keepNext/>
      <w:spacing w:before="720" w:after="200" w:line="276" w:lineRule="auto"/>
      <w:jc w:val="center"/>
    </w:pPr>
    <w:rPr>
      <w:rFonts w:asciiTheme="minorHAnsi" w:hAnsiTheme="minorHAnsi" w:cstheme="minorBidi"/>
      <w:sz w:val="28"/>
      <w:szCs w:val="20"/>
      <w:lang w:eastAsia="en-US"/>
    </w:rPr>
  </w:style>
  <w:style w:type="paragraph" w:customStyle="1" w:styleId="Department">
    <w:name w:val="Department"/>
    <w:basedOn w:val="a"/>
    <w:qFormat/>
    <w:pPr>
      <w:keepNext/>
      <w:spacing w:before="360" w:after="200" w:line="276" w:lineRule="auto"/>
      <w:jc w:val="center"/>
    </w:pPr>
    <w:rPr>
      <w:rFonts w:asciiTheme="minorHAnsi" w:hAnsiTheme="minorHAnsi" w:cstheme="minorBidi"/>
      <w:sz w:val="28"/>
      <w:szCs w:val="20"/>
      <w:lang w:eastAsia="en-US"/>
    </w:rPr>
  </w:style>
  <w:style w:type="paragraph" w:customStyle="1" w:styleId="Docstatus">
    <w:name w:val="Docstatus"/>
    <w:basedOn w:val="a"/>
    <w:qFormat/>
    <w:pPr>
      <w:keepNext/>
      <w:spacing w:before="240" w:after="200" w:line="276" w:lineRule="auto"/>
    </w:pPr>
    <w:rPr>
      <w:rFonts w:asciiTheme="minorHAnsi" w:hAnsiTheme="minorHAnsi" w:cstheme="minorBidi"/>
      <w:sz w:val="20"/>
      <w:szCs w:val="20"/>
      <w:lang w:eastAsia="en-US"/>
    </w:rPr>
  </w:style>
  <w:style w:type="paragraph" w:customStyle="1" w:styleId="Doctype">
    <w:name w:val="Doctype"/>
    <w:basedOn w:val="Dedicatednumber"/>
    <w:qFormat/>
    <w:pPr>
      <w:spacing w:before="240"/>
      <w:jc w:val="left"/>
    </w:pPr>
    <w:rPr>
      <w:sz w:val="24"/>
    </w:rPr>
  </w:style>
  <w:style w:type="paragraph" w:customStyle="1" w:styleId="Firstpageinfo">
    <w:name w:val="Firstpageinfo"/>
    <w:basedOn w:val="5"/>
    <w:qFormat/>
  </w:style>
  <w:style w:type="paragraph" w:customStyle="1" w:styleId="Propertystatement">
    <w:name w:val="Propertystatement"/>
    <w:basedOn w:val="Numberofpages"/>
    <w:qFormat/>
    <w:pPr>
      <w:keepNext w:val="0"/>
      <w:spacing w:before="1200"/>
      <w:jc w:val="center"/>
    </w:pPr>
  </w:style>
  <w:style w:type="paragraph" w:customStyle="1" w:styleId="Numberofpages">
    <w:name w:val="Numberofpages"/>
    <w:basedOn w:val="a"/>
    <w:qFormat/>
    <w:pPr>
      <w:keepNext/>
      <w:spacing w:before="240" w:after="200" w:line="276" w:lineRule="auto"/>
    </w:pPr>
    <w:rPr>
      <w:rFonts w:asciiTheme="minorHAnsi" w:hAnsiTheme="minorHAnsi" w:cstheme="minorBidi"/>
      <w:sz w:val="20"/>
      <w:szCs w:val="20"/>
      <w:lang w:eastAsia="en-US"/>
    </w:rPr>
  </w:style>
  <w:style w:type="paragraph" w:customStyle="1" w:styleId="Releasedate">
    <w:name w:val="Releasedate"/>
    <w:basedOn w:val="Docstatus"/>
    <w:qFormat/>
  </w:style>
  <w:style w:type="paragraph" w:customStyle="1" w:styleId="BalloonText1">
    <w:name w:val="Balloon Text1"/>
    <w:basedOn w:val="a"/>
    <w:semiHidden/>
    <w:qFormat/>
    <w:pPr>
      <w:spacing w:before="100" w:after="200" w:line="276" w:lineRule="auto"/>
    </w:pPr>
    <w:rPr>
      <w:rFonts w:ascii="Tahoma" w:hAnsi="Tahoma" w:cs="Tahoma"/>
      <w:sz w:val="16"/>
      <w:szCs w:val="16"/>
      <w:lang w:eastAsia="en-US"/>
    </w:rPr>
  </w:style>
  <w:style w:type="character" w:customStyle="1" w:styleId="af9">
    <w:name w:val="正文文本 字符"/>
    <w:basedOn w:val="a0"/>
    <w:link w:val="af8"/>
    <w:semiHidden/>
    <w:qFormat/>
    <w:rPr>
      <w:rFonts w:eastAsia="宋体"/>
      <w:kern w:val="0"/>
      <w:sz w:val="20"/>
      <w:szCs w:val="20"/>
      <w:lang w:eastAsia="en-US"/>
    </w:rPr>
  </w:style>
  <w:style w:type="character" w:customStyle="1" w:styleId="27">
    <w:name w:val="正文文本 2 字符"/>
    <w:basedOn w:val="a0"/>
    <w:link w:val="26"/>
    <w:semiHidden/>
    <w:qFormat/>
    <w:rPr>
      <w:rFonts w:eastAsia="宋体"/>
      <w:kern w:val="0"/>
      <w:sz w:val="20"/>
      <w:szCs w:val="20"/>
      <w:lang w:eastAsia="en-US"/>
    </w:rPr>
  </w:style>
  <w:style w:type="character" w:customStyle="1" w:styleId="33">
    <w:name w:val="正文文本 3 字符"/>
    <w:basedOn w:val="a0"/>
    <w:link w:val="32"/>
    <w:semiHidden/>
    <w:qFormat/>
    <w:rPr>
      <w:rFonts w:eastAsia="宋体"/>
      <w:kern w:val="0"/>
      <w:sz w:val="16"/>
      <w:szCs w:val="16"/>
      <w:lang w:eastAsia="en-US"/>
    </w:rPr>
  </w:style>
  <w:style w:type="character" w:customStyle="1" w:styleId="afffc">
    <w:name w:val="正文文本首行缩进 字符"/>
    <w:basedOn w:val="af9"/>
    <w:link w:val="afffb"/>
    <w:semiHidden/>
    <w:qFormat/>
    <w:rPr>
      <w:rFonts w:eastAsia="宋体"/>
      <w:kern w:val="0"/>
      <w:sz w:val="20"/>
      <w:szCs w:val="20"/>
      <w:lang w:eastAsia="en-US"/>
    </w:rPr>
  </w:style>
  <w:style w:type="character" w:customStyle="1" w:styleId="afb">
    <w:name w:val="正文文本缩进 字符"/>
    <w:basedOn w:val="a0"/>
    <w:link w:val="afa"/>
    <w:semiHidden/>
    <w:qFormat/>
    <w:rPr>
      <w:rFonts w:eastAsia="宋体"/>
      <w:kern w:val="0"/>
      <w:sz w:val="20"/>
      <w:szCs w:val="20"/>
      <w:lang w:eastAsia="en-US"/>
    </w:rPr>
  </w:style>
  <w:style w:type="character" w:customStyle="1" w:styleId="2b">
    <w:name w:val="正文文本首行缩进 2 字符"/>
    <w:basedOn w:val="afb"/>
    <w:link w:val="2a"/>
    <w:semiHidden/>
    <w:qFormat/>
    <w:rPr>
      <w:rFonts w:eastAsia="宋体"/>
      <w:kern w:val="0"/>
      <w:sz w:val="20"/>
      <w:szCs w:val="20"/>
      <w:lang w:eastAsia="en-US"/>
    </w:rPr>
  </w:style>
  <w:style w:type="character" w:customStyle="1" w:styleId="25">
    <w:name w:val="正文文本缩进 2 字符"/>
    <w:basedOn w:val="a0"/>
    <w:link w:val="24"/>
    <w:semiHidden/>
    <w:qFormat/>
    <w:rPr>
      <w:rFonts w:eastAsia="宋体"/>
      <w:kern w:val="0"/>
      <w:sz w:val="20"/>
      <w:szCs w:val="20"/>
      <w:lang w:eastAsia="en-US"/>
    </w:rPr>
  </w:style>
  <w:style w:type="character" w:customStyle="1" w:styleId="38">
    <w:name w:val="正文文本缩进 3 字符"/>
    <w:basedOn w:val="a0"/>
    <w:link w:val="37"/>
    <w:semiHidden/>
    <w:qFormat/>
    <w:rPr>
      <w:rFonts w:eastAsia="宋体"/>
      <w:kern w:val="0"/>
      <w:sz w:val="16"/>
      <w:szCs w:val="16"/>
      <w:lang w:eastAsia="en-US"/>
    </w:rPr>
  </w:style>
  <w:style w:type="character" w:customStyle="1" w:styleId="af7">
    <w:name w:val="结束语 字符"/>
    <w:basedOn w:val="a0"/>
    <w:link w:val="af6"/>
    <w:semiHidden/>
    <w:qFormat/>
    <w:rPr>
      <w:rFonts w:eastAsia="宋体"/>
      <w:kern w:val="0"/>
      <w:sz w:val="20"/>
      <w:szCs w:val="20"/>
      <w:lang w:eastAsia="en-US"/>
    </w:rPr>
  </w:style>
  <w:style w:type="paragraph" w:customStyle="1" w:styleId="Comment">
    <w:name w:val="Comment"/>
    <w:basedOn w:val="a"/>
    <w:next w:val="Text"/>
    <w:qFormat/>
    <w:pPr>
      <w:spacing w:before="120" w:after="200" w:line="276" w:lineRule="auto"/>
      <w:jc w:val="both"/>
    </w:pPr>
    <w:rPr>
      <w:rFonts w:asciiTheme="minorHAnsi" w:hAnsiTheme="minorHAnsi" w:cstheme="minorBidi"/>
      <w:i/>
      <w:color w:val="BF30B5"/>
      <w:sz w:val="20"/>
      <w:szCs w:val="20"/>
      <w:lang w:eastAsia="en-US"/>
    </w:rPr>
  </w:style>
  <w:style w:type="character" w:customStyle="1" w:styleId="af3">
    <w:name w:val="批注文字 字符"/>
    <w:basedOn w:val="a0"/>
    <w:link w:val="af2"/>
    <w:uiPriority w:val="99"/>
    <w:qFormat/>
    <w:rPr>
      <w:rFonts w:ascii="Arial" w:eastAsia="微软雅黑" w:hAnsi="Arial" w:cs="Times New Roman (正文 CS 字体)"/>
      <w:color w:val="000000" w:themeColor="text1"/>
      <w:spacing w:val="6"/>
      <w:kern w:val="0"/>
      <w:sz w:val="20"/>
      <w:szCs w:val="20"/>
    </w:rPr>
  </w:style>
  <w:style w:type="paragraph" w:customStyle="1" w:styleId="CommentSubject1">
    <w:name w:val="Comment Subject1"/>
    <w:basedOn w:val="af2"/>
    <w:next w:val="af2"/>
    <w:semiHidden/>
    <w:qFormat/>
    <w:rPr>
      <w:b/>
      <w:bCs/>
    </w:rPr>
  </w:style>
  <w:style w:type="character" w:customStyle="1" w:styleId="aff1">
    <w:name w:val="日期 字符"/>
    <w:basedOn w:val="a0"/>
    <w:link w:val="aff0"/>
    <w:semiHidden/>
    <w:qFormat/>
    <w:rPr>
      <w:rFonts w:eastAsia="宋体"/>
      <w:kern w:val="0"/>
      <w:sz w:val="20"/>
      <w:szCs w:val="20"/>
      <w:lang w:eastAsia="en-US"/>
    </w:rPr>
  </w:style>
  <w:style w:type="character" w:customStyle="1" w:styleId="af0">
    <w:name w:val="文档结构图 字符"/>
    <w:basedOn w:val="a0"/>
    <w:link w:val="af"/>
    <w:semiHidden/>
    <w:qFormat/>
    <w:rPr>
      <w:rFonts w:ascii="Tahoma" w:eastAsia="宋体" w:hAnsi="Tahoma" w:cs="Tahoma"/>
      <w:kern w:val="0"/>
      <w:sz w:val="20"/>
      <w:szCs w:val="20"/>
      <w:shd w:val="clear" w:color="auto" w:fill="000080"/>
      <w:lang w:eastAsia="en-US"/>
    </w:rPr>
  </w:style>
  <w:style w:type="character" w:customStyle="1" w:styleId="a9">
    <w:name w:val="电子邮件签名 字符"/>
    <w:basedOn w:val="a0"/>
    <w:link w:val="a8"/>
    <w:semiHidden/>
    <w:qFormat/>
    <w:rPr>
      <w:rFonts w:eastAsia="宋体"/>
      <w:kern w:val="0"/>
      <w:sz w:val="20"/>
      <w:szCs w:val="20"/>
      <w:lang w:eastAsia="en-US"/>
    </w:rPr>
  </w:style>
  <w:style w:type="character" w:customStyle="1" w:styleId="aff3">
    <w:name w:val="尾注文本 字符"/>
    <w:basedOn w:val="a0"/>
    <w:link w:val="aff2"/>
    <w:semiHidden/>
    <w:qFormat/>
    <w:rPr>
      <w:rFonts w:eastAsia="宋体"/>
      <w:kern w:val="0"/>
      <w:sz w:val="20"/>
      <w:szCs w:val="20"/>
      <w:lang w:eastAsia="en-US"/>
    </w:rPr>
  </w:style>
  <w:style w:type="character" w:customStyle="1" w:styleId="afff2">
    <w:name w:val="脚注文本 字符"/>
    <w:basedOn w:val="a0"/>
    <w:link w:val="afff1"/>
    <w:semiHidden/>
    <w:qFormat/>
    <w:rPr>
      <w:rFonts w:eastAsia="宋体"/>
      <w:kern w:val="0"/>
      <w:sz w:val="20"/>
      <w:szCs w:val="20"/>
      <w:lang w:eastAsia="en-US"/>
    </w:rPr>
  </w:style>
  <w:style w:type="character" w:customStyle="1" w:styleId="HTML0">
    <w:name w:val="HTML 地址 字符"/>
    <w:basedOn w:val="a0"/>
    <w:link w:val="HTML"/>
    <w:semiHidden/>
    <w:qFormat/>
    <w:rPr>
      <w:rFonts w:eastAsia="宋体"/>
      <w:i/>
      <w:iCs/>
      <w:kern w:val="0"/>
      <w:sz w:val="20"/>
      <w:szCs w:val="20"/>
      <w:lang w:eastAsia="en-US"/>
    </w:rPr>
  </w:style>
  <w:style w:type="character" w:customStyle="1" w:styleId="HTML2">
    <w:name w:val="HTML 预设格式 字符"/>
    <w:basedOn w:val="a0"/>
    <w:link w:val="HTML1"/>
    <w:uiPriority w:val="99"/>
    <w:semiHidden/>
    <w:qFormat/>
    <w:rPr>
      <w:rFonts w:ascii="Courier New" w:eastAsia="宋体" w:hAnsi="Courier New" w:cs="Courier New"/>
      <w:kern w:val="0"/>
      <w:sz w:val="20"/>
      <w:szCs w:val="20"/>
      <w:lang w:eastAsia="en-US"/>
    </w:rPr>
  </w:style>
  <w:style w:type="paragraph" w:customStyle="1" w:styleId="Nottoc-headings">
    <w:name w:val="Not toc-headings"/>
    <w:basedOn w:val="a"/>
    <w:next w:val="CNText"/>
    <w:qFormat/>
    <w:pPr>
      <w:keepNext/>
      <w:keepLines/>
      <w:spacing w:before="240" w:after="60" w:line="276" w:lineRule="auto"/>
    </w:pPr>
    <w:rPr>
      <w:rFonts w:asciiTheme="minorHAnsi" w:hAnsiTheme="minorHAnsi" w:cstheme="minorBidi"/>
      <w:b/>
      <w:sz w:val="20"/>
      <w:szCs w:val="20"/>
      <w:lang w:eastAsia="en-US"/>
    </w:rPr>
  </w:style>
  <w:style w:type="paragraph" w:customStyle="1" w:styleId="CNText">
    <w:name w:val="CN Text"/>
    <w:qFormat/>
    <w:pPr>
      <w:spacing w:before="120"/>
      <w:ind w:firstLineChars="200" w:firstLine="200"/>
      <w:jc w:val="both"/>
    </w:pPr>
    <w:rPr>
      <w:rFonts w:ascii="Times New Roman" w:eastAsia="宋体" w:hAnsi="Times New Roman" w:cs="Times New Roman"/>
      <w:sz w:val="24"/>
      <w:szCs w:val="21"/>
    </w:rPr>
  </w:style>
  <w:style w:type="paragraph" w:customStyle="1" w:styleId="Table">
    <w:name w:val="Table"/>
    <w:basedOn w:val="Nottoc-headings"/>
    <w:qFormat/>
    <w:pPr>
      <w:keepNext w:val="0"/>
      <w:keepLines w:val="0"/>
      <w:tabs>
        <w:tab w:val="left" w:pos="284"/>
      </w:tabs>
      <w:spacing w:before="40" w:after="20"/>
    </w:pPr>
    <w:rPr>
      <w:b w:val="0"/>
    </w:rPr>
  </w:style>
  <w:style w:type="paragraph" w:customStyle="1" w:styleId="JPTable">
    <w:name w:val="JP Table"/>
    <w:basedOn w:val="Table"/>
    <w:qFormat/>
    <w:rPr>
      <w:sz w:val="18"/>
      <w:szCs w:val="18"/>
    </w:rPr>
  </w:style>
  <w:style w:type="paragraph" w:customStyle="1" w:styleId="JPLegend">
    <w:name w:val="JP Legend"/>
    <w:basedOn w:val="JPTable"/>
    <w:qFormat/>
  </w:style>
  <w:style w:type="paragraph" w:customStyle="1" w:styleId="Listlevel1">
    <w:name w:val="List level 1"/>
    <w:basedOn w:val="a"/>
    <w:qFormat/>
    <w:pPr>
      <w:spacing w:before="100" w:after="200" w:line="276" w:lineRule="auto"/>
      <w:ind w:left="425" w:hanging="425"/>
    </w:pPr>
    <w:rPr>
      <w:rFonts w:asciiTheme="minorHAnsi" w:hAnsiTheme="minorHAnsi" w:cstheme="minorBidi"/>
      <w:sz w:val="20"/>
      <w:szCs w:val="20"/>
      <w:lang w:eastAsia="en-US"/>
    </w:rPr>
  </w:style>
  <w:style w:type="paragraph" w:customStyle="1" w:styleId="JPListlevel1">
    <w:name w:val="JP List level 1"/>
    <w:basedOn w:val="Listlevel1"/>
    <w:qFormat/>
    <w:pPr>
      <w:spacing w:line="360" w:lineRule="atLeast"/>
    </w:pPr>
    <w:rPr>
      <w:sz w:val="21"/>
      <w:szCs w:val="21"/>
    </w:rPr>
  </w:style>
  <w:style w:type="paragraph" w:customStyle="1" w:styleId="Listlevel2">
    <w:name w:val="List level 2"/>
    <w:basedOn w:val="Listlevel1"/>
    <w:qFormat/>
    <w:pPr>
      <w:ind w:left="850"/>
    </w:pPr>
  </w:style>
  <w:style w:type="paragraph" w:customStyle="1" w:styleId="JPListlevel2">
    <w:name w:val="JP List level 2"/>
    <w:basedOn w:val="Listlevel2"/>
    <w:qFormat/>
    <w:pPr>
      <w:spacing w:line="360" w:lineRule="atLeast"/>
    </w:pPr>
    <w:rPr>
      <w:sz w:val="21"/>
      <w:szCs w:val="21"/>
    </w:rPr>
  </w:style>
  <w:style w:type="paragraph" w:customStyle="1" w:styleId="Listlevel3">
    <w:name w:val="List level 3"/>
    <w:basedOn w:val="Listlevel2"/>
    <w:qFormat/>
    <w:pPr>
      <w:ind w:left="1296" w:hanging="432"/>
    </w:pPr>
  </w:style>
  <w:style w:type="paragraph" w:customStyle="1" w:styleId="JPListlevel3">
    <w:name w:val="JP List level 3"/>
    <w:basedOn w:val="Listlevel3"/>
    <w:qFormat/>
    <w:pPr>
      <w:spacing w:line="360" w:lineRule="atLeast"/>
      <w:ind w:left="1293" w:hanging="431"/>
    </w:pPr>
    <w:rPr>
      <w:sz w:val="21"/>
      <w:szCs w:val="21"/>
    </w:rPr>
  </w:style>
  <w:style w:type="paragraph" w:customStyle="1" w:styleId="JPnottoc-headings">
    <w:name w:val="JP not toc-headings"/>
    <w:basedOn w:val="Nottoc-headings"/>
    <w:next w:val="JPText"/>
    <w:qFormat/>
    <w:rPr>
      <w:sz w:val="21"/>
    </w:rPr>
  </w:style>
  <w:style w:type="paragraph" w:customStyle="1" w:styleId="JPText">
    <w:name w:val="JP Text"/>
    <w:basedOn w:val="Text"/>
    <w:qFormat/>
    <w:pPr>
      <w:spacing w:before="0" w:line="360" w:lineRule="atLeast"/>
      <w:ind w:firstLineChars="100" w:firstLine="100"/>
    </w:pPr>
    <w:rPr>
      <w:sz w:val="21"/>
      <w:szCs w:val="21"/>
    </w:rPr>
  </w:style>
  <w:style w:type="paragraph" w:customStyle="1" w:styleId="Reference">
    <w:name w:val="Reference"/>
    <w:basedOn w:val="a"/>
    <w:qFormat/>
    <w:pPr>
      <w:spacing w:before="80" w:after="60" w:line="276" w:lineRule="auto"/>
    </w:pPr>
    <w:rPr>
      <w:rFonts w:asciiTheme="minorHAnsi" w:hAnsiTheme="minorHAnsi" w:cstheme="minorBidi"/>
      <w:sz w:val="20"/>
      <w:szCs w:val="20"/>
      <w:lang w:eastAsia="en-US"/>
    </w:rPr>
  </w:style>
  <w:style w:type="paragraph" w:customStyle="1" w:styleId="JPReference">
    <w:name w:val="JP Reference"/>
    <w:basedOn w:val="Reference"/>
    <w:qFormat/>
    <w:rPr>
      <w:sz w:val="21"/>
      <w:szCs w:val="21"/>
    </w:rPr>
  </w:style>
  <w:style w:type="paragraph" w:customStyle="1" w:styleId="SAStext">
    <w:name w:val="SAS text"/>
    <w:qFormat/>
    <w:pPr>
      <w:spacing w:before="100"/>
    </w:pPr>
    <w:rPr>
      <w:rFonts w:ascii="Times New Roman" w:eastAsia="宋体" w:hAnsi="Times New Roman" w:cs="Times New Roman"/>
      <w:spacing w:val="-10"/>
    </w:rPr>
  </w:style>
  <w:style w:type="paragraph" w:customStyle="1" w:styleId="JPSAStext">
    <w:name w:val="JP SAS text"/>
    <w:basedOn w:val="SAStext"/>
    <w:qFormat/>
    <w:rPr>
      <w:sz w:val="18"/>
      <w:szCs w:val="18"/>
    </w:rPr>
  </w:style>
  <w:style w:type="paragraph" w:customStyle="1" w:styleId="Legend">
    <w:name w:val="Legend"/>
    <w:basedOn w:val="Table"/>
    <w:qFormat/>
  </w:style>
  <w:style w:type="character" w:customStyle="1" w:styleId="a4">
    <w:name w:val="宏文本 字符"/>
    <w:basedOn w:val="a0"/>
    <w:link w:val="a3"/>
    <w:semiHidden/>
    <w:qFormat/>
    <w:rPr>
      <w:rFonts w:ascii="Courier New" w:eastAsia="MS Mincho" w:hAnsi="Courier New" w:cs="Courier New"/>
      <w:kern w:val="0"/>
      <w:sz w:val="20"/>
      <w:szCs w:val="20"/>
      <w:lang w:eastAsia="en-US"/>
    </w:rPr>
  </w:style>
  <w:style w:type="character" w:customStyle="1" w:styleId="afff5">
    <w:name w:val="信息标题 字符"/>
    <w:basedOn w:val="a0"/>
    <w:link w:val="afff4"/>
    <w:semiHidden/>
    <w:qFormat/>
    <w:rPr>
      <w:rFonts w:ascii="Arial" w:eastAsia="宋体" w:hAnsi="Arial" w:cs="Arial"/>
      <w:kern w:val="0"/>
      <w:sz w:val="20"/>
      <w:szCs w:val="20"/>
      <w:shd w:val="pct20" w:color="auto" w:fill="auto"/>
      <w:lang w:eastAsia="en-US"/>
    </w:rPr>
  </w:style>
  <w:style w:type="paragraph" w:customStyle="1" w:styleId="Non-proportional">
    <w:name w:val="Non-proportional"/>
    <w:basedOn w:val="a"/>
    <w:qFormat/>
    <w:pPr>
      <w:spacing w:before="100" w:after="200" w:line="240" w:lineRule="atLeast"/>
      <w:jc w:val="both"/>
    </w:pPr>
    <w:rPr>
      <w:rFonts w:ascii="Courier New" w:hAnsi="Courier New" w:cstheme="minorBidi"/>
      <w:spacing w:val="-10"/>
      <w:sz w:val="18"/>
      <w:szCs w:val="20"/>
      <w:lang w:eastAsia="en-US"/>
    </w:rPr>
  </w:style>
  <w:style w:type="character" w:customStyle="1" w:styleId="a7">
    <w:name w:val="注释标题 字符"/>
    <w:basedOn w:val="a0"/>
    <w:link w:val="a6"/>
    <w:semiHidden/>
    <w:qFormat/>
    <w:rPr>
      <w:rFonts w:eastAsia="宋体"/>
      <w:kern w:val="0"/>
      <w:sz w:val="20"/>
      <w:szCs w:val="20"/>
      <w:lang w:eastAsia="en-US"/>
    </w:rPr>
  </w:style>
  <w:style w:type="character" w:customStyle="1" w:styleId="aff">
    <w:name w:val="纯文本 字符"/>
    <w:basedOn w:val="a0"/>
    <w:link w:val="afe"/>
    <w:semiHidden/>
    <w:qFormat/>
    <w:rPr>
      <w:rFonts w:ascii="Courier New" w:eastAsia="宋体" w:hAnsi="Courier New" w:cs="Courier New"/>
      <w:kern w:val="0"/>
      <w:sz w:val="20"/>
      <w:szCs w:val="20"/>
      <w:lang w:eastAsia="en-US"/>
    </w:rPr>
  </w:style>
  <w:style w:type="character" w:customStyle="1" w:styleId="af5">
    <w:name w:val="称呼 字符"/>
    <w:basedOn w:val="a0"/>
    <w:link w:val="af4"/>
    <w:semiHidden/>
    <w:qFormat/>
    <w:rPr>
      <w:rFonts w:eastAsia="宋体"/>
      <w:kern w:val="0"/>
      <w:sz w:val="20"/>
      <w:szCs w:val="20"/>
      <w:lang w:eastAsia="en-US"/>
    </w:rPr>
  </w:style>
  <w:style w:type="character" w:customStyle="1" w:styleId="affc">
    <w:name w:val="签名 字符"/>
    <w:basedOn w:val="a0"/>
    <w:link w:val="affb"/>
    <w:semiHidden/>
    <w:qFormat/>
    <w:rPr>
      <w:rFonts w:eastAsia="宋体"/>
      <w:kern w:val="0"/>
      <w:sz w:val="20"/>
      <w:szCs w:val="20"/>
      <w:lang w:eastAsia="en-US"/>
    </w:rPr>
  </w:style>
  <w:style w:type="paragraph" w:customStyle="1" w:styleId="Synopsis">
    <w:name w:val="Synopsis"/>
    <w:basedOn w:val="Text"/>
    <w:qFormat/>
    <w:rPr>
      <w:rFonts w:ascii="Arial" w:eastAsia="MS Gothic" w:hAnsi="Arial"/>
    </w:rPr>
  </w:style>
  <w:style w:type="paragraph" w:customStyle="1" w:styleId="SynopsisList">
    <w:name w:val="Synopsis List"/>
    <w:basedOn w:val="Synopsis"/>
    <w:qFormat/>
    <w:pPr>
      <w:spacing w:before="40"/>
      <w:ind w:left="864" w:hanging="432"/>
      <w:jc w:val="left"/>
    </w:pPr>
  </w:style>
  <w:style w:type="paragraph" w:customStyle="1" w:styleId="SynopsisList2">
    <w:name w:val="Synopsis List 2"/>
    <w:basedOn w:val="SynopsisList"/>
    <w:qFormat/>
    <w:pPr>
      <w:ind w:left="1299" w:hanging="431"/>
    </w:pPr>
  </w:style>
  <w:style w:type="paragraph" w:customStyle="1" w:styleId="TOCEntry">
    <w:name w:val="TOC Entry"/>
    <w:basedOn w:val="2"/>
    <w:next w:val="CNText"/>
    <w:qFormat/>
    <w:pPr>
      <w:keepNext/>
      <w:keepLines/>
      <w:numPr>
        <w:ilvl w:val="0"/>
        <w:numId w:val="0"/>
      </w:numPr>
      <w:spacing w:before="240" w:after="200"/>
    </w:pPr>
    <w:rPr>
      <w:rFonts w:eastAsia="宋体"/>
      <w:b w:val="0"/>
      <w:sz w:val="26"/>
    </w:rPr>
  </w:style>
  <w:style w:type="paragraph" w:customStyle="1" w:styleId="CNTable">
    <w:name w:val="CN Table"/>
    <w:qFormat/>
    <w:pPr>
      <w:spacing w:before="40" w:after="20"/>
    </w:pPr>
    <w:rPr>
      <w:rFonts w:ascii="Times New Roman" w:eastAsia="宋体" w:hAnsi="Times New Roman" w:cs="Times New Roman"/>
      <w:sz w:val="21"/>
      <w:szCs w:val="18"/>
    </w:rPr>
  </w:style>
  <w:style w:type="paragraph" w:customStyle="1" w:styleId="CNLegend">
    <w:name w:val="CN Legend"/>
    <w:basedOn w:val="CNTable"/>
    <w:qFormat/>
  </w:style>
  <w:style w:type="paragraph" w:customStyle="1" w:styleId="CNListlevel1">
    <w:name w:val="CN List level 1"/>
    <w:qFormat/>
    <w:pPr>
      <w:spacing w:before="40" w:after="20" w:line="360" w:lineRule="atLeast"/>
      <w:ind w:left="425" w:hanging="425"/>
    </w:pPr>
    <w:rPr>
      <w:rFonts w:ascii="Times New Roman" w:eastAsia="宋体" w:hAnsi="Times New Roman" w:cs="Times New Roman"/>
      <w:sz w:val="24"/>
      <w:szCs w:val="21"/>
    </w:rPr>
  </w:style>
  <w:style w:type="paragraph" w:customStyle="1" w:styleId="CNListlevel2">
    <w:name w:val="CN List level 2"/>
    <w:basedOn w:val="CNListlevel1"/>
    <w:qFormat/>
    <w:pPr>
      <w:ind w:left="850"/>
    </w:pPr>
  </w:style>
  <w:style w:type="paragraph" w:customStyle="1" w:styleId="CNListlevel3">
    <w:name w:val="CN List level 3"/>
    <w:basedOn w:val="CNListlevel1"/>
    <w:qFormat/>
    <w:pPr>
      <w:ind w:left="1287"/>
    </w:pPr>
  </w:style>
  <w:style w:type="paragraph" w:customStyle="1" w:styleId="CNnottoc-headings">
    <w:name w:val="CN not toc-headings"/>
    <w:next w:val="CNText"/>
    <w:qFormat/>
    <w:pPr>
      <w:keepNext/>
      <w:spacing w:before="240" w:after="60"/>
    </w:pPr>
    <w:rPr>
      <w:rFonts w:ascii="Times New Roman" w:eastAsia="宋体" w:hAnsi="Times New Roman" w:cs="Arial"/>
      <w:b/>
      <w:sz w:val="24"/>
      <w:szCs w:val="24"/>
    </w:rPr>
  </w:style>
  <w:style w:type="paragraph" w:customStyle="1" w:styleId="CNReference">
    <w:name w:val="CN Reference"/>
    <w:qFormat/>
    <w:pPr>
      <w:spacing w:before="80" w:after="60"/>
    </w:pPr>
    <w:rPr>
      <w:rFonts w:ascii="Times New Roman" w:eastAsia="宋体" w:hAnsi="Times New Roman" w:cs="Times New Roman"/>
      <w:sz w:val="24"/>
      <w:szCs w:val="21"/>
    </w:rPr>
  </w:style>
  <w:style w:type="paragraph" w:customStyle="1" w:styleId="CNSAStext">
    <w:name w:val="CN SAS text"/>
    <w:qFormat/>
    <w:pPr>
      <w:spacing w:before="100"/>
    </w:pPr>
    <w:rPr>
      <w:rFonts w:ascii="Courier New" w:eastAsia="宋体" w:hAnsi="Courier New" w:cs="Courier New"/>
      <w:spacing w:val="-10"/>
      <w:sz w:val="21"/>
      <w:szCs w:val="18"/>
    </w:rPr>
  </w:style>
  <w:style w:type="paragraph" w:customStyle="1" w:styleId="CNSynopsis">
    <w:name w:val="CN Synopsis"/>
    <w:qFormat/>
    <w:pPr>
      <w:spacing w:before="120" w:after="20"/>
      <w:jc w:val="both"/>
    </w:pPr>
    <w:rPr>
      <w:rFonts w:ascii="Times New Roman" w:eastAsia="宋体" w:hAnsi="Times New Roman" w:cs="Times New Roman"/>
      <w:sz w:val="24"/>
      <w:szCs w:val="24"/>
    </w:rPr>
  </w:style>
  <w:style w:type="paragraph" w:customStyle="1" w:styleId="CNSynopsisList">
    <w:name w:val="CN Synopsis List"/>
    <w:basedOn w:val="CNSynopsis"/>
    <w:qFormat/>
    <w:pPr>
      <w:spacing w:before="40"/>
      <w:ind w:left="862" w:hanging="431"/>
      <w:jc w:val="left"/>
    </w:pPr>
  </w:style>
  <w:style w:type="paragraph" w:customStyle="1" w:styleId="CNSynopsisList2">
    <w:name w:val="CN Synopsis List 2"/>
    <w:basedOn w:val="CNSynopsisList"/>
    <w:qFormat/>
    <w:pPr>
      <w:ind w:left="1299"/>
    </w:pPr>
  </w:style>
  <w:style w:type="paragraph" w:customStyle="1" w:styleId="1f0">
    <w:name w:val="书目1"/>
    <w:basedOn w:val="a"/>
    <w:next w:val="a"/>
    <w:uiPriority w:val="37"/>
    <w:semiHidden/>
    <w:unhideWhenUsed/>
    <w:qFormat/>
    <w:pPr>
      <w:spacing w:before="100" w:after="200" w:line="276" w:lineRule="auto"/>
    </w:pPr>
    <w:rPr>
      <w:sz w:val="20"/>
      <w:szCs w:val="20"/>
      <w:lang w:eastAsia="en-US"/>
    </w:rPr>
  </w:style>
  <w:style w:type="table" w:customStyle="1" w:styleId="1f1">
    <w:name w:val="彩色网格1"/>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1f2">
    <w:name w:val="彩色列表1"/>
    <w:basedOn w:val="a1"/>
    <w:uiPriority w:val="72"/>
    <w:qFormat/>
    <w:pPr>
      <w:spacing w:before="100"/>
    </w:pPr>
    <w:rPr>
      <w:rFonts w:ascii="Times New Roman" w:eastAsia="宋体" w:hAnsi="Times New Roman" w:cs="Times New Roman"/>
      <w:color w:val="000000" w:themeColor="text1"/>
      <w:lang w:eastAsia="en-US"/>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customStyle="1" w:styleId="1f3">
    <w:name w:val="彩色底纹1"/>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character" w:customStyle="1" w:styleId="afffa">
    <w:name w:val="批注主题 字符"/>
    <w:basedOn w:val="af3"/>
    <w:link w:val="afff9"/>
    <w:uiPriority w:val="99"/>
    <w:semiHidden/>
    <w:qFormat/>
    <w:rPr>
      <w:rFonts w:ascii="Arial" w:eastAsia="宋体" w:hAnsi="Arial" w:cs="Times New Roman (正文 CS 字体)"/>
      <w:b/>
      <w:bCs/>
      <w:color w:val="000000" w:themeColor="text1"/>
      <w:spacing w:val="6"/>
      <w:kern w:val="0"/>
      <w:sz w:val="20"/>
      <w:szCs w:val="20"/>
      <w:lang w:eastAsia="en-US"/>
    </w:rPr>
  </w:style>
  <w:style w:type="table" w:customStyle="1" w:styleId="1f4">
    <w:name w:val="深色列表1"/>
    <w:basedOn w:val="a1"/>
    <w:uiPriority w:val="70"/>
    <w:qFormat/>
    <w:pPr>
      <w:spacing w:before="100"/>
    </w:pPr>
    <w:rPr>
      <w:rFonts w:ascii="Times New Roman" w:eastAsia="宋体" w:hAnsi="Times New Roman" w:cs="Times New Roman"/>
      <w:color w:val="FFFFFF" w:themeColor="background1"/>
      <w:lang w:eastAsia="en-US"/>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customStyle="1" w:styleId="1f5">
    <w:name w:val="浅色网格1"/>
    <w:basedOn w:val="a1"/>
    <w:uiPriority w:val="62"/>
    <w:qFormat/>
    <w:pPr>
      <w:spacing w:before="100"/>
    </w:pPr>
    <w:rPr>
      <w:rFonts w:ascii="Times New Roman" w:eastAsia="宋体" w:hAnsi="Times New Roman" w:cs="Times New Roman"/>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customStyle="1" w:styleId="-110">
    <w:name w:val="浅色网格 - 强调文字颜色 11"/>
    <w:basedOn w:val="a1"/>
    <w:uiPriority w:val="62"/>
    <w:qFormat/>
    <w:pPr>
      <w:spacing w:before="100"/>
    </w:pPr>
    <w:rPr>
      <w:rFonts w:ascii="Times New Roman" w:eastAsia="宋体" w:hAnsi="Times New Roman" w:cs="Times New Roman"/>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customStyle="1" w:styleId="1f6">
    <w:name w:val="浅色列表1"/>
    <w:basedOn w:val="a1"/>
    <w:uiPriority w:val="61"/>
    <w:qFormat/>
    <w:pPr>
      <w:spacing w:before="100"/>
    </w:pPr>
    <w:rPr>
      <w:rFonts w:ascii="Times New Roman" w:eastAsia="宋体" w:hAnsi="Times New Roman" w:cs="Times New Roman"/>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111">
    <w:name w:val="浅色列表 - 强调文字颜色 11"/>
    <w:basedOn w:val="a1"/>
    <w:uiPriority w:val="61"/>
    <w:qFormat/>
    <w:pPr>
      <w:spacing w:before="100"/>
    </w:pPr>
    <w:rPr>
      <w:rFonts w:ascii="Times New Roman" w:eastAsia="宋体" w:hAnsi="Times New Roman" w:cs="Times New Roman"/>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1f7">
    <w:name w:val="浅色底纹1"/>
    <w:basedOn w:val="a1"/>
    <w:uiPriority w:val="60"/>
    <w:qFormat/>
    <w:pPr>
      <w:spacing w:before="100"/>
    </w:pPr>
    <w:rPr>
      <w:rFonts w:ascii="Times New Roman" w:eastAsia="宋体" w:hAnsi="Times New Roman" w:cs="Times New Roman"/>
      <w:color w:val="000000" w:themeColor="text1" w:themeShade="BF"/>
      <w:lang w:eastAsia="en-US"/>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112">
    <w:name w:val="浅色底纹 - 强调文字颜色 11"/>
    <w:basedOn w:val="a1"/>
    <w:uiPriority w:val="60"/>
    <w:qFormat/>
    <w:pPr>
      <w:spacing w:before="100"/>
    </w:pPr>
    <w:rPr>
      <w:rFonts w:ascii="Times New Roman" w:eastAsia="宋体" w:hAnsi="Times New Roman" w:cs="Times New Roman"/>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customStyle="1" w:styleId="110">
    <w:name w:val="中等深浅网格 11"/>
    <w:basedOn w:val="a1"/>
    <w:uiPriority w:val="67"/>
    <w:qFormat/>
    <w:pPr>
      <w:spacing w:before="100"/>
    </w:pPr>
    <w:rPr>
      <w:rFonts w:ascii="Times New Roman" w:eastAsia="宋体" w:hAnsi="Times New Roman" w:cs="Times New Roman"/>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210">
    <w:name w:val="中等深浅网格 2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customStyle="1" w:styleId="310">
    <w:name w:val="中等深浅网格 31"/>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customStyle="1" w:styleId="111">
    <w:name w:val="中等深浅列表 11"/>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1-11">
    <w:name w:val="中等深浅列表 1 - 强调文字颜色 11"/>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customStyle="1" w:styleId="211">
    <w:name w:val="中等深浅列表 2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112">
    <w:name w:val="中等深浅底纹 11"/>
    <w:basedOn w:val="a1"/>
    <w:uiPriority w:val="63"/>
    <w:qFormat/>
    <w:pPr>
      <w:spacing w:before="100"/>
    </w:pPr>
    <w:rPr>
      <w:rFonts w:ascii="Times New Roman" w:eastAsia="宋体" w:hAnsi="Times New Roman" w:cs="Times New Roman"/>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1-110">
    <w:name w:val="中等深浅底纹 1 - 强调文字颜色 11"/>
    <w:basedOn w:val="a1"/>
    <w:uiPriority w:val="63"/>
    <w:qFormat/>
    <w:pPr>
      <w:spacing w:before="100"/>
    </w:pPr>
    <w:rPr>
      <w:rFonts w:ascii="Times New Roman" w:eastAsia="宋体" w:hAnsi="Times New Roman" w:cs="Times New Roman"/>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212">
    <w:name w:val="中等深浅底纹 21"/>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2-11">
    <w:name w:val="中等深浅底纹 2 - 强调文字颜色 11"/>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TOC10">
    <w:name w:val="TOC 标题1"/>
    <w:basedOn w:val="1"/>
    <w:next w:val="a"/>
    <w:uiPriority w:val="39"/>
    <w:semiHidden/>
    <w:unhideWhenUsed/>
    <w:qFormat/>
    <w:pPr>
      <w:numPr>
        <w:numId w:val="0"/>
      </w:numPr>
      <w:outlineLvl w:val="9"/>
    </w:pPr>
  </w:style>
  <w:style w:type="paragraph" w:customStyle="1" w:styleId="Default">
    <w:name w:val="Default"/>
    <w:qFormat/>
    <w:pPr>
      <w:autoSpaceDE w:val="0"/>
      <w:autoSpaceDN w:val="0"/>
      <w:adjustRightInd w:val="0"/>
      <w:spacing w:before="100"/>
    </w:pPr>
    <w:rPr>
      <w:rFonts w:ascii="Verdana" w:eastAsia="宋体" w:hAnsi="Verdana" w:cs="Verdana"/>
      <w:color w:val="000000"/>
      <w:sz w:val="24"/>
      <w:szCs w:val="24"/>
      <w:lang w:eastAsia="en-US"/>
    </w:rPr>
  </w:style>
  <w:style w:type="character" w:customStyle="1" w:styleId="highlight2">
    <w:name w:val="highlight2"/>
    <w:basedOn w:val="a0"/>
    <w:qFormat/>
  </w:style>
  <w:style w:type="character" w:customStyle="1" w:styleId="genesymbol2">
    <w:name w:val="genesymbol2"/>
    <w:basedOn w:val="a0"/>
    <w:qFormat/>
    <w:rPr>
      <w:i/>
      <w:iCs/>
    </w:rPr>
  </w:style>
  <w:style w:type="paragraph" w:customStyle="1" w:styleId="ordinary-output">
    <w:name w:val="ordinary-output"/>
    <w:basedOn w:val="a"/>
    <w:qFormat/>
    <w:pPr>
      <w:spacing w:before="100" w:beforeAutospacing="1" w:after="100" w:afterAutospacing="1" w:line="330" w:lineRule="atLeast"/>
    </w:pPr>
    <w:rPr>
      <w:rFonts w:asciiTheme="minorHAnsi" w:eastAsia="Times New Roman" w:hAnsiTheme="minorHAnsi" w:cstheme="minorBidi"/>
      <w:color w:val="333333"/>
      <w:sz w:val="20"/>
      <w:szCs w:val="20"/>
      <w:lang w:eastAsia="en-US"/>
    </w:rPr>
  </w:style>
  <w:style w:type="character" w:customStyle="1" w:styleId="element-citation">
    <w:name w:val="element-citation"/>
    <w:basedOn w:val="a0"/>
    <w:qFormat/>
  </w:style>
  <w:style w:type="character" w:customStyle="1" w:styleId="highlight">
    <w:name w:val="highlight"/>
    <w:basedOn w:val="a0"/>
    <w:qFormat/>
  </w:style>
  <w:style w:type="table" w:customStyle="1" w:styleId="GridTable5Dark-Accent51">
    <w:name w:val="Grid Table 5 Dark - Accent 51"/>
    <w:basedOn w:val="a1"/>
    <w:uiPriority w:val="50"/>
    <w:qFormat/>
    <w:pPr>
      <w:spacing w:before="100"/>
    </w:pPr>
    <w:rPr>
      <w:lang w:eastAsia="en-US"/>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customStyle="1" w:styleId="6-21">
    <w:name w:val="清单表 6 彩色 - 着色 21"/>
    <w:basedOn w:val="a1"/>
    <w:uiPriority w:val="51"/>
    <w:qFormat/>
    <w:pPr>
      <w:spacing w:before="100"/>
    </w:pPr>
    <w:rPr>
      <w:color w:val="943634" w:themeColor="accent2" w:themeShade="BF"/>
      <w:lang w:eastAsia="en-US"/>
    </w:rPr>
    <w:tblPr>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6-51">
    <w:name w:val="清单表 6 彩色 - 着色 51"/>
    <w:basedOn w:val="a1"/>
    <w:uiPriority w:val="51"/>
    <w:qFormat/>
    <w:pPr>
      <w:spacing w:before="100"/>
    </w:pPr>
    <w:rPr>
      <w:color w:val="31849B" w:themeColor="accent5" w:themeShade="BF"/>
      <w:lang w:eastAsia="en-US"/>
    </w:rPr>
    <w:tblPr>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1-111">
    <w:name w:val="网格表 1 浅色 - 着色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61">
    <w:name w:val="List Table 6 Colorful - Accent 61"/>
    <w:basedOn w:val="a1"/>
    <w:uiPriority w:val="51"/>
    <w:qFormat/>
    <w:pPr>
      <w:spacing w:before="100"/>
    </w:pPr>
    <w:rPr>
      <w:color w:val="538135"/>
    </w:rPr>
    <w:tblPr>
      <w:tblBorders>
        <w:top w:val="single" w:sz="4" w:space="0" w:color="70AD47"/>
        <w:bottom w:val="single" w:sz="4" w:space="0" w:color="70AD47"/>
      </w:tblBorders>
    </w:tblPr>
    <w:tblStylePr w:type="firstRow">
      <w:rPr>
        <w:b/>
        <w:bCs/>
      </w:rPr>
      <w:tblPr/>
      <w:tcPr>
        <w:tcBorders>
          <w:bottom w:val="single" w:sz="4" w:space="0" w:color="70AD47"/>
        </w:tcBorders>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6-11">
    <w:name w:val="清单表 6 彩色 - 着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1Light-Accent11">
    <w:name w:val="Grid Table 1 Light - Accent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11">
    <w:name w:val="List Table 6 Colorful - Accent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2-Accent11">
    <w:name w:val="List Table 2 - Accent 11"/>
    <w:basedOn w:val="a1"/>
    <w:uiPriority w:val="47"/>
    <w:qFormat/>
    <w:pPr>
      <w:spacing w:before="100"/>
    </w:pPr>
    <w:rPr>
      <w:lang w:eastAsia="en-US"/>
    </w:rPr>
    <w:tblPr>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1f8">
    <w:name w:val="列出段落1"/>
    <w:basedOn w:val="a"/>
    <w:uiPriority w:val="34"/>
    <w:qFormat/>
    <w:pPr>
      <w:spacing w:before="100" w:after="200" w:line="276" w:lineRule="auto"/>
      <w:ind w:firstLineChars="200" w:firstLine="420"/>
    </w:pPr>
    <w:rPr>
      <w:sz w:val="20"/>
      <w:szCs w:val="20"/>
      <w:lang w:eastAsia="en-US"/>
    </w:rPr>
  </w:style>
  <w:style w:type="table" w:customStyle="1" w:styleId="6-110">
    <w:name w:val="列表 6 彩色 - 强调文字颜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p1">
    <w:name w:val="p1"/>
    <w:basedOn w:val="a"/>
    <w:qFormat/>
    <w:pPr>
      <w:spacing w:before="100" w:after="200" w:line="276" w:lineRule="auto"/>
    </w:pPr>
    <w:rPr>
      <w:rFonts w:cstheme="minorBidi"/>
      <w:sz w:val="16"/>
      <w:szCs w:val="16"/>
      <w:lang w:eastAsia="en-US"/>
    </w:rPr>
  </w:style>
  <w:style w:type="table" w:customStyle="1" w:styleId="ListTable6Colorful-Accent111">
    <w:name w:val="List Table 6 Colorful - Accent 111"/>
    <w:basedOn w:val="a1"/>
    <w:uiPriority w:val="51"/>
    <w:qFormat/>
    <w:pPr>
      <w:spacing w:before="100"/>
    </w:pPr>
    <w:rPr>
      <w:rFonts w:ascii="Century Schoolbook" w:eastAsia="Times New Roman" w:hAnsi="Century Schoolbook" w:cs="Times New Roman"/>
      <w:color w:val="E65B01"/>
      <w:lang w:eastAsia="en-US"/>
    </w:rPr>
    <w:tblPr>
      <w:tblBorders>
        <w:top w:val="single" w:sz="4" w:space="0" w:color="FE8637"/>
        <w:bottom w:val="single" w:sz="4" w:space="0" w:color="FE8637"/>
      </w:tblBorders>
    </w:tblPr>
    <w:tblStylePr w:type="firstRow">
      <w:rPr>
        <w:b/>
        <w:bCs/>
      </w:rPr>
      <w:tblPr/>
      <w:tcPr>
        <w:tcBorders>
          <w:bottom w:val="single" w:sz="4" w:space="0" w:color="FE8637"/>
        </w:tcBorders>
      </w:tcPr>
    </w:tblStylePr>
    <w:tblStylePr w:type="lastRow">
      <w:rPr>
        <w:b/>
        <w:bCs/>
      </w:rPr>
      <w:tblPr/>
      <w:tcPr>
        <w:tcBorders>
          <w:top w:val="double" w:sz="4" w:space="0" w:color="FE8637"/>
        </w:tcBorders>
      </w:tcPr>
    </w:tblStylePr>
    <w:tblStylePr w:type="firstCol">
      <w:rPr>
        <w:b/>
        <w:bCs/>
      </w:rPr>
    </w:tblStylePr>
    <w:tblStylePr w:type="lastCol">
      <w:rPr>
        <w:b/>
        <w:bCs/>
      </w:rPr>
    </w:tblStylePr>
    <w:tblStylePr w:type="band1Vert">
      <w:tblPr/>
      <w:tcPr>
        <w:shd w:val="clear" w:color="auto" w:fill="FEE6D6"/>
      </w:tcPr>
    </w:tblStylePr>
    <w:tblStylePr w:type="band1Horz">
      <w:tblPr/>
      <w:tcPr>
        <w:shd w:val="clear" w:color="auto" w:fill="FEE6D6"/>
      </w:tcPr>
    </w:tblStylePr>
  </w:style>
  <w:style w:type="paragraph" w:customStyle="1" w:styleId="font5">
    <w:name w:val="font5"/>
    <w:basedOn w:val="a"/>
    <w:qFormat/>
    <w:pPr>
      <w:spacing w:before="100" w:beforeAutospacing="1" w:after="100" w:afterAutospacing="1" w:line="276" w:lineRule="auto"/>
    </w:pPr>
    <w:rPr>
      <w:rFonts w:cstheme="minorBidi"/>
      <w:color w:val="7030A0"/>
      <w:sz w:val="12"/>
      <w:szCs w:val="12"/>
      <w:lang w:eastAsia="en-US"/>
    </w:rPr>
  </w:style>
  <w:style w:type="paragraph" w:customStyle="1" w:styleId="font6">
    <w:name w:val="font6"/>
    <w:basedOn w:val="a"/>
    <w:qFormat/>
    <w:pPr>
      <w:spacing w:before="100" w:beforeAutospacing="1" w:after="100" w:afterAutospacing="1" w:line="276" w:lineRule="auto"/>
    </w:pPr>
    <w:rPr>
      <w:rFonts w:cstheme="minorBidi"/>
      <w:color w:val="000000"/>
      <w:sz w:val="12"/>
      <w:szCs w:val="12"/>
      <w:lang w:eastAsia="en-US"/>
    </w:rPr>
  </w:style>
  <w:style w:type="paragraph" w:customStyle="1" w:styleId="xl63">
    <w:name w:val="xl63"/>
    <w:basedOn w:val="a"/>
    <w:qFormat/>
    <w:pPr>
      <w:spacing w:before="100" w:beforeAutospacing="1" w:after="100" w:afterAutospacing="1" w:line="276" w:lineRule="auto"/>
      <w:textAlignment w:val="center"/>
    </w:pPr>
    <w:rPr>
      <w:rFonts w:cstheme="minorBidi"/>
      <w:i/>
      <w:iCs/>
      <w:color w:val="7030A0"/>
      <w:sz w:val="21"/>
      <w:szCs w:val="21"/>
      <w:lang w:eastAsia="en-US"/>
    </w:rPr>
  </w:style>
  <w:style w:type="paragraph" w:customStyle="1" w:styleId="xl64">
    <w:name w:val="xl64"/>
    <w:basedOn w:val="a"/>
    <w:qFormat/>
    <w:pPr>
      <w:spacing w:before="100" w:beforeAutospacing="1" w:after="100" w:afterAutospacing="1" w:line="276" w:lineRule="auto"/>
      <w:textAlignment w:val="center"/>
    </w:pPr>
    <w:rPr>
      <w:rFonts w:cstheme="minorBidi"/>
      <w:i/>
      <w:iCs/>
      <w:color w:val="000000"/>
      <w:sz w:val="21"/>
      <w:szCs w:val="21"/>
      <w:lang w:eastAsia="en-US"/>
    </w:rPr>
  </w:style>
  <w:style w:type="paragraph" w:customStyle="1" w:styleId="TT">
    <w:name w:val="TT"/>
    <w:basedOn w:val="a"/>
    <w:link w:val="TT0"/>
    <w:qFormat/>
    <w:pPr>
      <w:widowControl w:val="0"/>
      <w:adjustRightInd w:val="0"/>
      <w:snapToGrid w:val="0"/>
      <w:spacing w:before="40" w:after="40"/>
      <w:ind w:firstLineChars="200" w:firstLine="200"/>
      <w:jc w:val="both"/>
    </w:pPr>
    <w:rPr>
      <w:rFonts w:ascii="Times New Roman" w:hAnsi="Times New Roman" w:cstheme="minorBidi"/>
      <w:color w:val="000000" w:themeColor="text1"/>
      <w:sz w:val="21"/>
      <w:szCs w:val="21"/>
      <w:lang w:eastAsia="en-US"/>
    </w:rPr>
  </w:style>
  <w:style w:type="character" w:customStyle="1" w:styleId="TT0">
    <w:name w:val="TT 字符"/>
    <w:basedOn w:val="a0"/>
    <w:link w:val="TT"/>
    <w:qFormat/>
    <w:rPr>
      <w:rFonts w:ascii="Times New Roman" w:eastAsia="微软雅黑" w:hAnsi="Times New Roman"/>
      <w:color w:val="000000" w:themeColor="text1"/>
      <w:kern w:val="0"/>
      <w:sz w:val="21"/>
      <w:szCs w:val="21"/>
      <w:lang w:eastAsia="en-US"/>
    </w:rPr>
  </w:style>
  <w:style w:type="paragraph" w:customStyle="1" w:styleId="1f9">
    <w:name w:val="修订1"/>
    <w:hidden/>
    <w:uiPriority w:val="99"/>
    <w:semiHidden/>
    <w:qFormat/>
    <w:rPr>
      <w:kern w:val="2"/>
      <w:sz w:val="24"/>
      <w:szCs w:val="24"/>
    </w:rPr>
  </w:style>
  <w:style w:type="character" w:customStyle="1" w:styleId="1fa">
    <w:name w:val="未处理的提及1"/>
    <w:basedOn w:val="a0"/>
    <w:uiPriority w:val="99"/>
    <w:semiHidden/>
    <w:unhideWhenUsed/>
    <w:qFormat/>
    <w:rPr>
      <w:color w:val="605E5C"/>
      <w:shd w:val="clear" w:color="auto" w:fill="E1DFDD"/>
    </w:rPr>
  </w:style>
  <w:style w:type="paragraph" w:customStyle="1" w:styleId="Obsahtabulky">
    <w:name w:val="Obsah tabulky"/>
    <w:basedOn w:val="a"/>
    <w:qFormat/>
    <w:pPr>
      <w:widowControl w:val="0"/>
      <w:suppressLineNumbers/>
      <w:suppressAutoHyphens/>
    </w:pPr>
    <w:rPr>
      <w:rFonts w:ascii="Liberation Serif" w:eastAsia="Droid Sans Fallback" w:hAnsi="Liberation Serif" w:cs="FreeSans"/>
      <w:color w:val="00000A"/>
      <w:lang w:val="cs-CZ" w:bidi="hi-IN"/>
    </w:rPr>
  </w:style>
  <w:style w:type="character" w:customStyle="1" w:styleId="p">
    <w:name w:val="p"/>
    <w:basedOn w:val="a0"/>
    <w:qFormat/>
  </w:style>
  <w:style w:type="character" w:customStyle="1" w:styleId="o">
    <w:name w:val="o"/>
    <w:basedOn w:val="a0"/>
    <w:qFormat/>
  </w:style>
  <w:style w:type="character" w:customStyle="1" w:styleId="k">
    <w:name w:val="k"/>
    <w:basedOn w:val="a0"/>
    <w:qFormat/>
  </w:style>
  <w:style w:type="character" w:customStyle="1" w:styleId="n">
    <w:name w:val="n"/>
    <w:basedOn w:val="a0"/>
    <w:qFormat/>
  </w:style>
  <w:style w:type="paragraph" w:customStyle="1" w:styleId="myrichtextstyle">
    <w:name w:val="myrichtextstyle"/>
    <w:basedOn w:val="a"/>
    <w:qFormat/>
    <w:rPr>
      <w:color w:val="000000" w:themeColor="text1"/>
      <w:sz w:val="18"/>
      <w:szCs w:val="16"/>
    </w:rPr>
  </w:style>
  <w:style w:type="paragraph" w:customStyle="1" w:styleId="defaultrichtextstyle">
    <w:name w:val="defaultrichtextstyle"/>
    <w:basedOn w:val="a"/>
    <w:qFormat/>
    <w:rPr>
      <w:rFonts w:ascii="思源黑体" w:eastAsia="思源黑体" w:hAnsi="思源黑体"/>
      <w:color w:val="000000" w:themeColor="text1"/>
      <w:sz w:val="16"/>
      <w:szCs w:val="16"/>
    </w:rPr>
  </w:style>
  <w:style w:type="character" w:customStyle="1" w:styleId="mf">
    <w:name w:val="mf"/>
    <w:basedOn w:val="a0"/>
    <w:qFormat/>
  </w:style>
  <w:style w:type="paragraph" w:customStyle="1" w:styleId="productnameshort">
    <w:name w:val="product_name_short"/>
    <w:basedOn w:val="a"/>
    <w:qFormat/>
    <w:pPr>
      <w:adjustRightInd w:val="0"/>
      <w:snapToGrid w:val="0"/>
    </w:pPr>
    <w:rPr>
      <w:rFonts w:ascii="思源黑体" w:eastAsia="思源黑体" w:hAnsi="思源黑体"/>
      <w:sz w:val="16"/>
      <w:szCs w:val="16"/>
    </w:rPr>
  </w:style>
  <w:style w:type="paragraph" w:customStyle="1" w:styleId="rproductname">
    <w:name w:val="r_product_name"/>
    <w:basedOn w:val="a"/>
    <w:qFormat/>
    <w:pPr>
      <w:snapToGrid w:val="0"/>
      <w:spacing w:line="216" w:lineRule="auto"/>
    </w:pPr>
    <w:rPr>
      <w:rFonts w:ascii="思源黑体" w:eastAsia="思源黑体" w:hAnsi="思源黑体"/>
      <w:b/>
      <w:snapToGrid w:val="0"/>
      <w:spacing w:val="10"/>
      <w:sz w:val="56"/>
      <w:szCs w:val="56"/>
    </w:rPr>
  </w:style>
  <w:style w:type="paragraph" w:customStyle="1" w:styleId="rproductnameshort">
    <w:name w:val="r_product_name_short"/>
    <w:basedOn w:val="productnameshort"/>
    <w:qFormat/>
  </w:style>
  <w:style w:type="paragraph" w:customStyle="1" w:styleId="rproductnamenormal">
    <w:name w:val="r_product_name_normal"/>
    <w:basedOn w:val="a"/>
    <w:qFormat/>
    <w:pPr>
      <w:spacing w:line="320" w:lineRule="exact"/>
      <w:ind w:firstLineChars="200" w:firstLine="384"/>
    </w:pPr>
    <w:rPr>
      <w:rFonts w:ascii="思源黑体" w:eastAsia="思源黑体" w:hAnsi="思源黑体" w:cs="Times New Roman (正文 CS 字体)"/>
      <w:snapToGrid w:val="0"/>
      <w:spacing w:val="6"/>
      <w:sz w:val="18"/>
      <w:szCs w:val="18"/>
    </w:rPr>
  </w:style>
  <w:style w:type="paragraph" w:customStyle="1" w:styleId="footnotehotgene">
    <w:name w:val="footnote_hotgene"/>
    <w:basedOn w:val="a"/>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exact"/>
      <w:ind w:left="430" w:hangingChars="250" w:hanging="430"/>
    </w:pPr>
    <w:rPr>
      <w:rFonts w:ascii="思源黑体" w:eastAsia="思源黑体" w:hAnsi="思源黑体" w:cs="Times New Roman"/>
      <w:snapToGrid w:val="0"/>
      <w:color w:val="000000" w:themeColor="text1"/>
      <w:spacing w:val="6"/>
      <w:sz w:val="16"/>
      <w:szCs w:val="16"/>
    </w:rPr>
  </w:style>
  <w:style w:type="paragraph" w:customStyle="1" w:styleId="tmbclinsig">
    <w:name w:val="tmb_clinsig"/>
    <w:basedOn w:val="a"/>
    <w:qFormat/>
    <w:pPr>
      <w:adjustRightInd w:val="0"/>
      <w:snapToGrid w:val="0"/>
    </w:pPr>
    <w:rPr>
      <w:rFonts w:ascii="思源黑体" w:eastAsia="思源黑体" w:hAnsi="思源黑体" w:cs="Times New Roman (正文 CS 字体)"/>
      <w:snapToGrid w:val="0"/>
      <w:spacing w:val="6"/>
      <w:sz w:val="18"/>
      <w:szCs w:val="18"/>
    </w:rPr>
  </w:style>
  <w:style w:type="paragraph" w:customStyle="1" w:styleId="msiclinsig">
    <w:name w:val="msi_clinsig"/>
    <w:basedOn w:val="a"/>
    <w:qFormat/>
    <w:pPr>
      <w:adjustRightInd w:val="0"/>
      <w:snapToGrid w:val="0"/>
    </w:pPr>
    <w:rPr>
      <w:rFonts w:ascii="思源黑体" w:eastAsia="思源黑体" w:hAnsi="思源黑体"/>
      <w:snapToGrid w:val="0"/>
      <w:spacing w:val="6"/>
      <w:sz w:val="18"/>
      <w:szCs w:val="18"/>
    </w:rPr>
  </w:style>
  <w:style w:type="paragraph" w:customStyle="1" w:styleId="refalt">
    <w:name w:val="ref_alt"/>
    <w:basedOn w:val="a"/>
    <w:qFormat/>
    <w:pPr>
      <w:spacing w:line="240" w:lineRule="exact"/>
      <w:jc w:val="center"/>
    </w:pPr>
    <w:rPr>
      <w:rFonts w:ascii="思源黑体" w:eastAsia="思源黑体" w:hAnsi="思源黑体" w:cs="Times New Roman (正文 CS 字体)"/>
      <w:snapToGrid w:val="0"/>
      <w:spacing w:val="6"/>
      <w:sz w:val="18"/>
      <w:szCs w:val="18"/>
    </w:rPr>
  </w:style>
  <w:style w:type="paragraph" w:customStyle="1" w:styleId="clinsig">
    <w:name w:val="clinsig"/>
    <w:basedOn w:val="a"/>
    <w:qFormat/>
    <w:pPr>
      <w:snapToGrid w:val="0"/>
      <w:spacing w:line="240" w:lineRule="exact"/>
    </w:pPr>
    <w:rPr>
      <w:rFonts w:hAnsi="思源黑体" w:cs="Times New Roman (正文 CS 字体)"/>
      <w:snapToGrid w:val="0"/>
      <w:spacing w:val="6"/>
      <w:sz w:val="18"/>
      <w:szCs w:val="18"/>
    </w:rPr>
  </w:style>
  <w:style w:type="paragraph" w:customStyle="1" w:styleId="hrdresult">
    <w:name w:val="hrd_result"/>
    <w:basedOn w:val="a"/>
    <w:qFormat/>
    <w:pPr>
      <w:adjustRightInd w:val="0"/>
      <w:snapToGrid w:val="0"/>
    </w:pPr>
    <w:rPr>
      <w:rFonts w:ascii="思源黑体" w:eastAsia="思源黑体" w:hAnsi="思源黑体" w:cs="Times New Roman (正文 CS 字体)"/>
      <w:snapToGrid w:val="0"/>
      <w:spacing w:val="6"/>
      <w:sz w:val="18"/>
      <w:szCs w:val="18"/>
    </w:rPr>
  </w:style>
  <w:style w:type="table" w:customStyle="1" w:styleId="1fb">
    <w:name w:val="网格型1"/>
    <w:basedOn w:val="a1"/>
    <w:uiPriority w:val="39"/>
    <w:qFormat/>
    <w:rPr>
      <w:kern w:val="2"/>
      <w:sz w:val="21"/>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f5">
    <w:name w:val="网格型2"/>
    <w:basedOn w:val="a1"/>
    <w:uiPriority w:val="1"/>
    <w:qFormat/>
    <w:rPr>
      <w:sz w:val="22"/>
      <w:szCs w:val="22"/>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microsoft.com/office/2011/relationships/people" Target="peop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libri"/>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C4D47D6-9553-0B41-91FF-2E6242514D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160</TotalTime>
  <Pages>9</Pages>
  <Words>1129</Words>
  <Characters>6436</Characters>
  <Application>Microsoft Office Word</Application>
  <DocSecurity>0</DocSecurity>
  <Lines>53</Lines>
  <Paragraphs>15</Paragraphs>
  <ScaleCrop>false</ScaleCrop>
  <Company/>
  <LinksUpToDate>false</LinksUpToDate>
  <CharactersWithSpaces>7550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用户</dc:creator>
  <cp:lastModifiedBy>刘炜芬</cp:lastModifiedBy>
  <cp:revision>309</cp:revision>
  <cp:lastPrinted>2021-04-20T17:15:00Z</cp:lastPrinted>
  <dcterms:created xsi:type="dcterms:W3CDTF">2023-04-07T00:37:00Z</dcterms:created>
  <dcterms:modified xsi:type="dcterms:W3CDTF">2025-12-26T02:34:00Z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ICV">
    <vt:lpwstr>E8ED4624116F4D00BE3527266A19E927_13</vt:lpwstr>
  </property>
  <property fmtid="{D5CDD505-2E9C-101B-9397-08002B2CF9AE}" pid="4" name="KSOTemplateDocerSaveRecord">
    <vt:lpwstr>eyJoZGlkIjoiOTg5OGJlMDg1MGU1M2QyNmJhOTUzZWM0Njc0NDE3OGYifQ==</vt:lpwstr>
  </property>
</Properties>
</file>