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f"/>
        <w:tblW w:w="9620" w:type="dxa"/>
        <w:jc w:val="center"/>
        <w:tblLayout w:type="fixed"/>
        <w:tblLook w:val="04A0" w:firstRow="1" w:lastRow="0" w:firstColumn="1" w:lastColumn="0" w:noHBand="0" w:noVBand="1"/>
      </w:tblPr>
      <w:tblGrid>
        <w:gridCol w:w="1097"/>
        <w:gridCol w:w="429"/>
        <w:gridCol w:w="25"/>
        <w:gridCol w:w="859"/>
        <w:gridCol w:w="979"/>
        <w:gridCol w:w="13"/>
        <w:gridCol w:w="250"/>
        <w:gridCol w:w="425"/>
        <w:gridCol w:w="734"/>
        <w:gridCol w:w="293"/>
        <w:gridCol w:w="750"/>
        <w:gridCol w:w="67"/>
        <w:gridCol w:w="1148"/>
        <w:gridCol w:w="2551"/>
      </w:tblGrid>
      <w:tr w:rsidR="002E1676" w14:paraId="6BD5EF17" w14:textId="77777777">
        <w:trPr>
          <w:trHeight w:val="669"/>
          <w:jc w:val="center"/>
        </w:trPr>
        <w:tc>
          <w:tcPr>
            <w:tcW w:w="5104" w:type="dxa"/>
            <w:gridSpan w:val="10"/>
            <w:tcBorders>
              <w:top w:val="nil"/>
              <w:left w:val="nil"/>
              <w:bottom w:val="nil"/>
              <w:right w:val="nil"/>
            </w:tcBorders>
            <w:vAlign w:val="center"/>
          </w:tcPr>
          <w:p w14:paraId="5F2A574B" w14:textId="77777777" w:rsidR="002E1676" w:rsidRDefault="00000000">
            <w:pPr>
              <w:pStyle w:val="ac"/>
              <w:spacing w:before="0" w:after="0" w:line="240" w:lineRule="atLeast"/>
              <w:outlineLvl w:val="9"/>
              <w:rPr>
                <w:rFonts w:ascii="宋体" w:hAnsi="宋体" w:hint="eastAsia"/>
                <w:b w:val="0"/>
                <w:sz w:val="18"/>
                <w:szCs w:val="18"/>
              </w:rPr>
            </w:pPr>
            <w:r>
              <w:rPr>
                <w:rFonts w:ascii="宋体" w:hAnsi="宋体"/>
                <w:b w:val="0"/>
                <w:noProof/>
                <w:sz w:val="18"/>
                <w:szCs w:val="18"/>
              </w:rPr>
              <w:drawing>
                <wp:inline distT="0" distB="0" distL="0" distR="0" wp14:anchorId="6D2CCAA3" wp14:editId="6A66B890">
                  <wp:extent cx="3103880" cy="1031240"/>
                  <wp:effectExtent l="0" t="0" r="127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3103880" cy="1031240"/>
                          </a:xfrm>
                          <a:prstGeom prst="rect">
                            <a:avLst/>
                          </a:prstGeom>
                        </pic:spPr>
                      </pic:pic>
                    </a:graphicData>
                  </a:graphic>
                </wp:inline>
              </w:drawing>
            </w:r>
          </w:p>
        </w:tc>
        <w:tc>
          <w:tcPr>
            <w:tcW w:w="4516" w:type="dxa"/>
            <w:gridSpan w:val="4"/>
            <w:tcBorders>
              <w:top w:val="nil"/>
              <w:left w:val="nil"/>
              <w:bottom w:val="nil"/>
              <w:right w:val="nil"/>
            </w:tcBorders>
            <w:vAlign w:val="center"/>
          </w:tcPr>
          <w:p w14:paraId="7663C052" w14:textId="77777777" w:rsidR="002E1676" w:rsidRDefault="00000000">
            <w:pPr>
              <w:pStyle w:val="ac"/>
              <w:spacing w:before="0" w:after="0" w:line="276" w:lineRule="auto"/>
              <w:jc w:val="left"/>
              <w:textAlignment w:val="center"/>
              <w:outlineLvl w:val="9"/>
              <w:rPr>
                <w:rFonts w:ascii="宋体" w:hAnsi="宋体" w:hint="eastAsia"/>
                <w:sz w:val="28"/>
                <w:szCs w:val="28"/>
              </w:rPr>
            </w:pPr>
            <w:r>
              <w:rPr>
                <w:rFonts w:ascii="宋体" w:hAnsi="宋体"/>
                <w:sz w:val="36"/>
                <w:szCs w:val="36"/>
              </w:rPr>
              <w:t>分子病理检测报告单</w:t>
            </w:r>
          </w:p>
        </w:tc>
      </w:tr>
      <w:tr w:rsidR="002E1676" w14:paraId="2D8244A4" w14:textId="77777777">
        <w:trPr>
          <w:trHeight w:val="304"/>
          <w:jc w:val="center"/>
        </w:trPr>
        <w:tc>
          <w:tcPr>
            <w:tcW w:w="4811" w:type="dxa"/>
            <w:gridSpan w:val="9"/>
            <w:tcBorders>
              <w:top w:val="nil"/>
              <w:left w:val="nil"/>
              <w:bottom w:val="single" w:sz="18" w:space="0" w:color="000000"/>
              <w:right w:val="nil"/>
            </w:tcBorders>
          </w:tcPr>
          <w:p w14:paraId="09423560" w14:textId="77777777" w:rsidR="002E1676" w:rsidRDefault="00000000">
            <w:pPr>
              <w:rPr>
                <w:rFonts w:hint="eastAsia"/>
                <w:sz w:val="18"/>
                <w:szCs w:val="18"/>
              </w:rPr>
            </w:pPr>
            <w:r>
              <w:rPr>
                <w:b/>
                <w:bCs/>
                <w:sz w:val="18"/>
                <w:szCs w:val="18"/>
              </w:rPr>
              <w:t>会诊号：</w:t>
            </w:r>
            <w:r>
              <w:rPr>
                <w:rFonts w:hint="eastAsia"/>
                <w:b/>
                <w:bCs/>
                <w:sz w:val="18"/>
                <w:szCs w:val="18"/>
              </w:rPr>
              <w:t>/</w:t>
            </w:r>
          </w:p>
        </w:tc>
        <w:tc>
          <w:tcPr>
            <w:tcW w:w="4809" w:type="dxa"/>
            <w:gridSpan w:val="5"/>
            <w:tcBorders>
              <w:top w:val="nil"/>
              <w:left w:val="nil"/>
              <w:bottom w:val="single" w:sz="18" w:space="0" w:color="000000"/>
              <w:right w:val="nil"/>
            </w:tcBorders>
          </w:tcPr>
          <w:p w14:paraId="4C066CA1" w14:textId="77777777" w:rsidR="002E1676" w:rsidRDefault="00000000">
            <w:pPr>
              <w:jc w:val="right"/>
              <w:rPr>
                <w:rFonts w:hint="eastAsia"/>
                <w:sz w:val="18"/>
                <w:szCs w:val="18"/>
              </w:rPr>
            </w:pPr>
            <w:r>
              <w:rPr>
                <w:rFonts w:hint="eastAsia"/>
                <w:b/>
                <w:bCs/>
                <w:sz w:val="18"/>
                <w:szCs w:val="18"/>
              </w:rPr>
              <w:t>序列</w:t>
            </w:r>
            <w:r>
              <w:rPr>
                <w:b/>
                <w:bCs/>
                <w:sz w:val="18"/>
                <w:szCs w:val="18"/>
              </w:rPr>
              <w:t>号：</w:t>
            </w:r>
            <w:r>
              <w:rPr>
                <w:sz w:val="18"/>
                <w:szCs w:val="18"/>
              </w:rPr>
              <w:t>M2025062600026F</w:t>
            </w:r>
          </w:p>
        </w:tc>
      </w:tr>
      <w:tr w:rsidR="002E1676" w14:paraId="43DA9AB3" w14:textId="77777777">
        <w:trPr>
          <w:trHeight w:val="410"/>
          <w:jc w:val="center"/>
        </w:trPr>
        <w:tc>
          <w:tcPr>
            <w:tcW w:w="1097" w:type="dxa"/>
            <w:tcBorders>
              <w:top w:val="single" w:sz="18" w:space="0" w:color="000000"/>
              <w:left w:val="nil"/>
              <w:bottom w:val="nil"/>
              <w:right w:val="nil"/>
            </w:tcBorders>
            <w:vAlign w:val="center"/>
          </w:tcPr>
          <w:p w14:paraId="79900D7C" w14:textId="77777777" w:rsidR="002E1676" w:rsidRDefault="00000000">
            <w:pPr>
              <w:ind w:right="-240"/>
              <w:rPr>
                <w:rFonts w:hint="eastAsia"/>
                <w:sz w:val="18"/>
                <w:szCs w:val="18"/>
              </w:rPr>
            </w:pPr>
            <w:r>
              <w:rPr>
                <w:b/>
                <w:bCs/>
                <w:sz w:val="18"/>
                <w:szCs w:val="18"/>
              </w:rPr>
              <w:t>姓  名：</w:t>
            </w:r>
          </w:p>
        </w:tc>
        <w:tc>
          <w:tcPr>
            <w:tcW w:w="1313" w:type="dxa"/>
            <w:gridSpan w:val="3"/>
            <w:tcBorders>
              <w:top w:val="single" w:sz="18" w:space="0" w:color="000000"/>
              <w:left w:val="nil"/>
              <w:bottom w:val="nil"/>
              <w:right w:val="nil"/>
            </w:tcBorders>
            <w:vAlign w:val="center"/>
          </w:tcPr>
          <w:p w14:paraId="266239F2" w14:textId="77777777" w:rsidR="002E1676" w:rsidRDefault="002E1676">
            <w:pPr>
              <w:jc w:val="both"/>
              <w:rPr>
                <w:rFonts w:hint="eastAsia"/>
                <w:sz w:val="18"/>
                <w:szCs w:val="18"/>
              </w:rPr>
            </w:pPr>
          </w:p>
        </w:tc>
        <w:tc>
          <w:tcPr>
            <w:tcW w:w="992" w:type="dxa"/>
            <w:gridSpan w:val="2"/>
            <w:tcBorders>
              <w:top w:val="single" w:sz="18" w:space="0" w:color="000000"/>
              <w:left w:val="nil"/>
              <w:bottom w:val="nil"/>
              <w:right w:val="nil"/>
            </w:tcBorders>
            <w:vAlign w:val="center"/>
          </w:tcPr>
          <w:p w14:paraId="2155C1F9" w14:textId="77777777" w:rsidR="002E1676" w:rsidRDefault="00000000">
            <w:pPr>
              <w:ind w:right="-120"/>
              <w:jc w:val="right"/>
              <w:rPr>
                <w:rFonts w:hint="eastAsia"/>
                <w:sz w:val="18"/>
                <w:szCs w:val="18"/>
              </w:rPr>
            </w:pPr>
            <w:r>
              <w:rPr>
                <w:b/>
                <w:bCs/>
                <w:sz w:val="18"/>
                <w:szCs w:val="18"/>
              </w:rPr>
              <w:t>性  别：</w:t>
            </w:r>
          </w:p>
        </w:tc>
        <w:tc>
          <w:tcPr>
            <w:tcW w:w="675" w:type="dxa"/>
            <w:gridSpan w:val="2"/>
            <w:tcBorders>
              <w:top w:val="single" w:sz="18" w:space="0" w:color="000000"/>
              <w:left w:val="nil"/>
              <w:bottom w:val="nil"/>
              <w:right w:val="nil"/>
            </w:tcBorders>
            <w:vAlign w:val="center"/>
          </w:tcPr>
          <w:p w14:paraId="71FF24C0" w14:textId="77777777" w:rsidR="002E1676" w:rsidRDefault="00000000">
            <w:pPr>
              <w:rPr>
                <w:rFonts w:hint="eastAsia"/>
                <w:sz w:val="18"/>
                <w:szCs w:val="18"/>
              </w:rPr>
            </w:pPr>
            <w:r>
              <w:rPr>
                <w:sz w:val="18"/>
                <w:szCs w:val="18"/>
              </w:rPr>
              <w:t>-</w:t>
            </w:r>
          </w:p>
        </w:tc>
        <w:tc>
          <w:tcPr>
            <w:tcW w:w="1027" w:type="dxa"/>
            <w:gridSpan w:val="2"/>
            <w:tcBorders>
              <w:top w:val="single" w:sz="18" w:space="0" w:color="000000"/>
              <w:left w:val="nil"/>
              <w:bottom w:val="nil"/>
              <w:right w:val="nil"/>
            </w:tcBorders>
            <w:vAlign w:val="center"/>
          </w:tcPr>
          <w:p w14:paraId="6431DBE6" w14:textId="77777777" w:rsidR="002E1676" w:rsidRDefault="00000000">
            <w:pPr>
              <w:ind w:right="-120"/>
              <w:jc w:val="right"/>
              <w:rPr>
                <w:rFonts w:hint="eastAsia"/>
                <w:sz w:val="18"/>
                <w:szCs w:val="18"/>
              </w:rPr>
            </w:pPr>
            <w:r>
              <w:rPr>
                <w:b/>
                <w:bCs/>
                <w:sz w:val="18"/>
                <w:szCs w:val="18"/>
              </w:rPr>
              <w:t>年 龄：</w:t>
            </w:r>
          </w:p>
        </w:tc>
        <w:tc>
          <w:tcPr>
            <w:tcW w:w="750" w:type="dxa"/>
            <w:tcBorders>
              <w:top w:val="single" w:sz="18" w:space="0" w:color="000000"/>
              <w:left w:val="nil"/>
              <w:bottom w:val="nil"/>
              <w:right w:val="nil"/>
            </w:tcBorders>
            <w:vAlign w:val="center"/>
          </w:tcPr>
          <w:p w14:paraId="67CDF406" w14:textId="77777777" w:rsidR="002E1676" w:rsidRDefault="00000000">
            <w:pPr>
              <w:rPr>
                <w:rFonts w:hint="eastAsia"/>
                <w:sz w:val="18"/>
                <w:szCs w:val="18"/>
              </w:rPr>
            </w:pPr>
            <w:r>
              <w:rPr>
                <w:sz w:val="18"/>
                <w:szCs w:val="18"/>
              </w:rPr>
              <w:t>-</w:t>
            </w:r>
          </w:p>
        </w:tc>
        <w:tc>
          <w:tcPr>
            <w:tcW w:w="1215" w:type="dxa"/>
            <w:gridSpan w:val="2"/>
            <w:tcBorders>
              <w:top w:val="single" w:sz="18" w:space="0" w:color="000000"/>
              <w:left w:val="nil"/>
              <w:bottom w:val="nil"/>
              <w:right w:val="nil"/>
            </w:tcBorders>
            <w:vAlign w:val="center"/>
          </w:tcPr>
          <w:p w14:paraId="6317727A" w14:textId="77777777" w:rsidR="002E1676" w:rsidRDefault="00000000">
            <w:pPr>
              <w:ind w:right="-120"/>
              <w:jc w:val="right"/>
              <w:rPr>
                <w:rFonts w:hint="eastAsia"/>
                <w:sz w:val="18"/>
                <w:szCs w:val="18"/>
              </w:rPr>
            </w:pPr>
            <w:r>
              <w:rPr>
                <w:b/>
                <w:bCs/>
                <w:sz w:val="18"/>
                <w:szCs w:val="18"/>
              </w:rPr>
              <w:t>送检单位：</w:t>
            </w:r>
          </w:p>
        </w:tc>
        <w:tc>
          <w:tcPr>
            <w:tcW w:w="2551" w:type="dxa"/>
            <w:tcBorders>
              <w:top w:val="single" w:sz="18" w:space="0" w:color="000000"/>
              <w:left w:val="nil"/>
              <w:bottom w:val="nil"/>
              <w:right w:val="nil"/>
            </w:tcBorders>
            <w:vAlign w:val="center"/>
          </w:tcPr>
          <w:p w14:paraId="158FAC88" w14:textId="77777777" w:rsidR="002E1676" w:rsidRDefault="00000000">
            <w:pPr>
              <w:rPr>
                <w:rFonts w:hint="eastAsia"/>
                <w:sz w:val="18"/>
                <w:szCs w:val="18"/>
              </w:rPr>
            </w:pPr>
            <w:r>
              <w:rPr>
                <w:sz w:val="18"/>
                <w:szCs w:val="18"/>
              </w:rPr>
              <w:t>浙江省肿瘤医院</w:t>
            </w:r>
          </w:p>
        </w:tc>
      </w:tr>
      <w:tr w:rsidR="002E1676" w14:paraId="69994ADF" w14:textId="77777777">
        <w:trPr>
          <w:trHeight w:val="345"/>
          <w:jc w:val="center"/>
        </w:trPr>
        <w:tc>
          <w:tcPr>
            <w:tcW w:w="1097" w:type="dxa"/>
            <w:tcBorders>
              <w:top w:val="nil"/>
              <w:left w:val="nil"/>
              <w:bottom w:val="nil"/>
              <w:right w:val="nil"/>
            </w:tcBorders>
            <w:vAlign w:val="center"/>
          </w:tcPr>
          <w:p w14:paraId="346D8ED5" w14:textId="77777777" w:rsidR="002E1676" w:rsidRDefault="00000000">
            <w:pPr>
              <w:ind w:right="-120"/>
              <w:rPr>
                <w:rFonts w:hint="eastAsia"/>
                <w:b/>
                <w:bCs/>
                <w:sz w:val="18"/>
                <w:szCs w:val="18"/>
              </w:rPr>
            </w:pPr>
            <w:r>
              <w:rPr>
                <w:b/>
                <w:bCs/>
                <w:sz w:val="18"/>
                <w:szCs w:val="18"/>
              </w:rPr>
              <w:t>住院号：</w:t>
            </w:r>
          </w:p>
        </w:tc>
        <w:tc>
          <w:tcPr>
            <w:tcW w:w="1313" w:type="dxa"/>
            <w:gridSpan w:val="3"/>
            <w:tcBorders>
              <w:top w:val="nil"/>
              <w:left w:val="nil"/>
              <w:bottom w:val="nil"/>
              <w:right w:val="nil"/>
            </w:tcBorders>
            <w:vAlign w:val="center"/>
          </w:tcPr>
          <w:p w14:paraId="6A0D57FE" w14:textId="77777777" w:rsidR="002E1676" w:rsidRDefault="002E1676">
            <w:pPr>
              <w:jc w:val="both"/>
              <w:rPr>
                <w:rFonts w:hint="eastAsia"/>
                <w:sz w:val="18"/>
                <w:szCs w:val="18"/>
              </w:rPr>
            </w:pPr>
          </w:p>
        </w:tc>
        <w:tc>
          <w:tcPr>
            <w:tcW w:w="979" w:type="dxa"/>
            <w:tcBorders>
              <w:top w:val="nil"/>
              <w:left w:val="nil"/>
              <w:bottom w:val="nil"/>
              <w:right w:val="nil"/>
            </w:tcBorders>
            <w:vAlign w:val="center"/>
          </w:tcPr>
          <w:p w14:paraId="1CF5AA94" w14:textId="77777777" w:rsidR="002E1676" w:rsidRDefault="00000000">
            <w:pPr>
              <w:ind w:right="-120"/>
              <w:jc w:val="right"/>
              <w:rPr>
                <w:rFonts w:hint="eastAsia"/>
                <w:b/>
                <w:bCs/>
                <w:sz w:val="18"/>
                <w:szCs w:val="18"/>
              </w:rPr>
            </w:pPr>
            <w:r>
              <w:rPr>
                <w:b/>
                <w:bCs/>
                <w:sz w:val="18"/>
                <w:szCs w:val="18"/>
              </w:rPr>
              <w:t>病  区：</w:t>
            </w:r>
          </w:p>
        </w:tc>
        <w:tc>
          <w:tcPr>
            <w:tcW w:w="2465" w:type="dxa"/>
            <w:gridSpan w:val="6"/>
            <w:tcBorders>
              <w:top w:val="nil"/>
              <w:left w:val="nil"/>
              <w:bottom w:val="nil"/>
              <w:right w:val="nil"/>
            </w:tcBorders>
            <w:vAlign w:val="center"/>
          </w:tcPr>
          <w:p w14:paraId="179DBA8C" w14:textId="77777777" w:rsidR="002E1676" w:rsidRDefault="002E1676">
            <w:pPr>
              <w:jc w:val="both"/>
              <w:rPr>
                <w:rFonts w:hint="eastAsia"/>
                <w:sz w:val="18"/>
                <w:szCs w:val="18"/>
              </w:rPr>
            </w:pPr>
          </w:p>
        </w:tc>
        <w:tc>
          <w:tcPr>
            <w:tcW w:w="1215" w:type="dxa"/>
            <w:gridSpan w:val="2"/>
            <w:tcBorders>
              <w:top w:val="nil"/>
              <w:left w:val="nil"/>
              <w:bottom w:val="nil"/>
              <w:right w:val="nil"/>
            </w:tcBorders>
            <w:vAlign w:val="center"/>
          </w:tcPr>
          <w:p w14:paraId="190A4AFA" w14:textId="77777777" w:rsidR="002E1676" w:rsidRDefault="00000000">
            <w:pPr>
              <w:ind w:right="-120"/>
              <w:jc w:val="right"/>
              <w:rPr>
                <w:rFonts w:hint="eastAsia"/>
                <w:sz w:val="18"/>
                <w:szCs w:val="18"/>
              </w:rPr>
            </w:pPr>
            <w:r>
              <w:rPr>
                <w:b/>
                <w:bCs/>
                <w:sz w:val="18"/>
                <w:szCs w:val="18"/>
              </w:rPr>
              <w:t>床    号：</w:t>
            </w:r>
          </w:p>
        </w:tc>
        <w:tc>
          <w:tcPr>
            <w:tcW w:w="2551" w:type="dxa"/>
            <w:tcBorders>
              <w:top w:val="nil"/>
              <w:left w:val="nil"/>
              <w:bottom w:val="nil"/>
              <w:right w:val="nil"/>
            </w:tcBorders>
            <w:vAlign w:val="center"/>
          </w:tcPr>
          <w:p w14:paraId="3AEB228D" w14:textId="77777777" w:rsidR="002E1676" w:rsidRDefault="002E1676">
            <w:pPr>
              <w:tabs>
                <w:tab w:val="left" w:pos="613"/>
              </w:tabs>
              <w:rPr>
                <w:rFonts w:hint="eastAsia"/>
                <w:sz w:val="18"/>
                <w:szCs w:val="18"/>
              </w:rPr>
            </w:pPr>
          </w:p>
        </w:tc>
      </w:tr>
      <w:tr w:rsidR="002E1676" w14:paraId="1F3341CE" w14:textId="77777777">
        <w:trPr>
          <w:trHeight w:val="345"/>
          <w:jc w:val="center"/>
        </w:trPr>
        <w:tc>
          <w:tcPr>
            <w:tcW w:w="1097" w:type="dxa"/>
            <w:tcBorders>
              <w:top w:val="nil"/>
              <w:left w:val="nil"/>
              <w:bottom w:val="nil"/>
              <w:right w:val="nil"/>
            </w:tcBorders>
            <w:vAlign w:val="center"/>
          </w:tcPr>
          <w:p w14:paraId="38DA2A13" w14:textId="77777777" w:rsidR="002E1676" w:rsidRDefault="00000000">
            <w:pPr>
              <w:ind w:right="-120"/>
              <w:rPr>
                <w:rFonts w:hint="eastAsia"/>
                <w:sz w:val="18"/>
                <w:szCs w:val="18"/>
              </w:rPr>
            </w:pPr>
            <w:r>
              <w:rPr>
                <w:b/>
                <w:bCs/>
                <w:sz w:val="18"/>
                <w:szCs w:val="18"/>
              </w:rPr>
              <w:t>门诊号：</w:t>
            </w:r>
          </w:p>
        </w:tc>
        <w:tc>
          <w:tcPr>
            <w:tcW w:w="1313" w:type="dxa"/>
            <w:gridSpan w:val="3"/>
            <w:tcBorders>
              <w:top w:val="nil"/>
              <w:left w:val="nil"/>
              <w:bottom w:val="nil"/>
              <w:right w:val="nil"/>
            </w:tcBorders>
            <w:vAlign w:val="center"/>
          </w:tcPr>
          <w:p w14:paraId="248CE54F" w14:textId="77777777" w:rsidR="002E1676" w:rsidRDefault="002E1676">
            <w:pPr>
              <w:rPr>
                <w:rFonts w:hint="eastAsia"/>
                <w:sz w:val="18"/>
                <w:szCs w:val="18"/>
              </w:rPr>
            </w:pPr>
          </w:p>
        </w:tc>
        <w:tc>
          <w:tcPr>
            <w:tcW w:w="3444" w:type="dxa"/>
            <w:gridSpan w:val="7"/>
            <w:tcBorders>
              <w:top w:val="nil"/>
              <w:left w:val="nil"/>
              <w:bottom w:val="nil"/>
              <w:right w:val="nil"/>
            </w:tcBorders>
            <w:vAlign w:val="center"/>
          </w:tcPr>
          <w:p w14:paraId="4C45C956" w14:textId="77777777" w:rsidR="002E1676" w:rsidRDefault="002E1676">
            <w:pPr>
              <w:rPr>
                <w:rFonts w:hint="eastAsia"/>
                <w:b/>
                <w:bCs/>
                <w:sz w:val="18"/>
                <w:szCs w:val="18"/>
              </w:rPr>
            </w:pPr>
          </w:p>
        </w:tc>
        <w:tc>
          <w:tcPr>
            <w:tcW w:w="1215" w:type="dxa"/>
            <w:gridSpan w:val="2"/>
            <w:tcBorders>
              <w:top w:val="nil"/>
              <w:left w:val="nil"/>
              <w:bottom w:val="nil"/>
              <w:right w:val="nil"/>
            </w:tcBorders>
            <w:vAlign w:val="center"/>
          </w:tcPr>
          <w:p w14:paraId="2C49C694" w14:textId="77777777" w:rsidR="002E1676" w:rsidRDefault="00000000">
            <w:pPr>
              <w:ind w:right="-120"/>
              <w:jc w:val="right"/>
              <w:rPr>
                <w:rFonts w:hint="eastAsia"/>
                <w:b/>
                <w:bCs/>
                <w:sz w:val="18"/>
                <w:szCs w:val="18"/>
              </w:rPr>
            </w:pPr>
            <w:r>
              <w:rPr>
                <w:b/>
                <w:bCs/>
                <w:sz w:val="18"/>
                <w:szCs w:val="18"/>
              </w:rPr>
              <w:t>送检医师：</w:t>
            </w:r>
          </w:p>
        </w:tc>
        <w:tc>
          <w:tcPr>
            <w:tcW w:w="2551" w:type="dxa"/>
            <w:tcBorders>
              <w:top w:val="nil"/>
              <w:left w:val="nil"/>
              <w:bottom w:val="nil"/>
              <w:right w:val="nil"/>
            </w:tcBorders>
            <w:vAlign w:val="center"/>
          </w:tcPr>
          <w:p w14:paraId="2553E98B" w14:textId="77777777" w:rsidR="002E1676" w:rsidRDefault="002E1676">
            <w:pPr>
              <w:tabs>
                <w:tab w:val="left" w:pos="523"/>
              </w:tabs>
              <w:rPr>
                <w:rFonts w:hint="eastAsia"/>
                <w:sz w:val="18"/>
                <w:szCs w:val="18"/>
              </w:rPr>
            </w:pPr>
          </w:p>
        </w:tc>
      </w:tr>
      <w:tr w:rsidR="002E1676" w14:paraId="3E0E1B84" w14:textId="77777777">
        <w:trPr>
          <w:trHeight w:val="345"/>
          <w:jc w:val="center"/>
        </w:trPr>
        <w:tc>
          <w:tcPr>
            <w:tcW w:w="1551" w:type="dxa"/>
            <w:gridSpan w:val="3"/>
            <w:tcBorders>
              <w:top w:val="nil"/>
              <w:left w:val="nil"/>
              <w:bottom w:val="nil"/>
              <w:right w:val="nil"/>
            </w:tcBorders>
            <w:vAlign w:val="center"/>
          </w:tcPr>
          <w:p w14:paraId="0C703A2E" w14:textId="77777777" w:rsidR="002E1676" w:rsidRDefault="00000000">
            <w:pPr>
              <w:ind w:right="-120"/>
              <w:rPr>
                <w:rFonts w:hint="eastAsia"/>
                <w:sz w:val="18"/>
                <w:szCs w:val="18"/>
              </w:rPr>
            </w:pPr>
            <w:r>
              <w:rPr>
                <w:b/>
                <w:bCs/>
                <w:sz w:val="18"/>
                <w:szCs w:val="18"/>
              </w:rPr>
              <w:t>申请日期：</w:t>
            </w:r>
          </w:p>
        </w:tc>
        <w:tc>
          <w:tcPr>
            <w:tcW w:w="4303" w:type="dxa"/>
            <w:gridSpan w:val="8"/>
            <w:tcBorders>
              <w:top w:val="nil"/>
              <w:left w:val="nil"/>
              <w:bottom w:val="nil"/>
              <w:right w:val="nil"/>
            </w:tcBorders>
            <w:vAlign w:val="center"/>
          </w:tcPr>
          <w:p w14:paraId="4874AEFB" w14:textId="77777777" w:rsidR="002E1676" w:rsidRDefault="00000000">
            <w:pPr>
              <w:rPr>
                <w:rFonts w:hint="eastAsia"/>
                <w:sz w:val="18"/>
                <w:szCs w:val="18"/>
              </w:rPr>
            </w:pPr>
            <w:r>
              <w:rPr>
                <w:rFonts w:hint="eastAsia"/>
                <w:sz w:val="18"/>
                <w:szCs w:val="18"/>
              </w:rPr>
              <w:t>2025年06月25日</w:t>
            </w:r>
          </w:p>
        </w:tc>
        <w:tc>
          <w:tcPr>
            <w:tcW w:w="1215" w:type="dxa"/>
            <w:gridSpan w:val="2"/>
            <w:tcBorders>
              <w:top w:val="nil"/>
              <w:left w:val="nil"/>
              <w:bottom w:val="nil"/>
              <w:right w:val="nil"/>
            </w:tcBorders>
            <w:vAlign w:val="center"/>
          </w:tcPr>
          <w:p w14:paraId="3F69BCD5" w14:textId="77777777" w:rsidR="002E1676" w:rsidRDefault="00000000">
            <w:pPr>
              <w:ind w:right="-120"/>
              <w:jc w:val="right"/>
              <w:rPr>
                <w:rFonts w:hint="eastAsia"/>
                <w:sz w:val="18"/>
                <w:szCs w:val="18"/>
              </w:rPr>
            </w:pPr>
            <w:r>
              <w:rPr>
                <w:b/>
                <w:bCs/>
                <w:sz w:val="18"/>
                <w:szCs w:val="18"/>
              </w:rPr>
              <w:t>报告日期：</w:t>
            </w:r>
          </w:p>
        </w:tc>
        <w:tc>
          <w:tcPr>
            <w:tcW w:w="2551" w:type="dxa"/>
            <w:tcBorders>
              <w:top w:val="nil"/>
              <w:left w:val="nil"/>
              <w:bottom w:val="nil"/>
              <w:right w:val="nil"/>
            </w:tcBorders>
            <w:vAlign w:val="center"/>
          </w:tcPr>
          <w:p w14:paraId="567E1590" w14:textId="77777777" w:rsidR="002E1676" w:rsidRDefault="00000000">
            <w:pPr>
              <w:tabs>
                <w:tab w:val="left" w:pos="508"/>
              </w:tabs>
              <w:rPr>
                <w:rFonts w:hint="eastAsia"/>
                <w:sz w:val="18"/>
                <w:szCs w:val="18"/>
              </w:rPr>
            </w:pPr>
            <w:r>
              <w:rPr>
                <w:sz w:val="18"/>
                <w:szCs w:val="18"/>
              </w:rPr>
              <w:t>2025年07月04日</w:t>
            </w:r>
          </w:p>
        </w:tc>
      </w:tr>
      <w:tr w:rsidR="002E1676" w14:paraId="799EB0D1" w14:textId="77777777">
        <w:trPr>
          <w:trHeight w:val="397"/>
          <w:jc w:val="center"/>
        </w:trPr>
        <w:tc>
          <w:tcPr>
            <w:tcW w:w="1551" w:type="dxa"/>
            <w:gridSpan w:val="3"/>
            <w:tcBorders>
              <w:top w:val="nil"/>
              <w:left w:val="nil"/>
              <w:bottom w:val="nil"/>
              <w:right w:val="nil"/>
            </w:tcBorders>
            <w:vAlign w:val="center"/>
          </w:tcPr>
          <w:p w14:paraId="3E426780" w14:textId="77777777" w:rsidR="002E1676" w:rsidRDefault="00000000">
            <w:pPr>
              <w:ind w:right="-120"/>
              <w:rPr>
                <w:rFonts w:hint="eastAsia"/>
                <w:b/>
                <w:bCs/>
                <w:sz w:val="18"/>
                <w:szCs w:val="18"/>
              </w:rPr>
            </w:pPr>
            <w:r>
              <w:rPr>
                <w:b/>
                <w:bCs/>
                <w:sz w:val="18"/>
                <w:szCs w:val="18"/>
              </w:rPr>
              <w:t>临床诊断：</w:t>
            </w:r>
          </w:p>
        </w:tc>
        <w:tc>
          <w:tcPr>
            <w:tcW w:w="8069" w:type="dxa"/>
            <w:gridSpan w:val="11"/>
            <w:tcBorders>
              <w:top w:val="nil"/>
              <w:left w:val="nil"/>
              <w:bottom w:val="nil"/>
              <w:right w:val="nil"/>
            </w:tcBorders>
            <w:vAlign w:val="center"/>
          </w:tcPr>
          <w:p w14:paraId="14897D75" w14:textId="77777777" w:rsidR="002E1676" w:rsidRDefault="002E1676">
            <w:pPr>
              <w:rPr>
                <w:rFonts w:hint="eastAsia"/>
                <w:sz w:val="18"/>
                <w:szCs w:val="18"/>
              </w:rPr>
            </w:pPr>
          </w:p>
        </w:tc>
      </w:tr>
      <w:tr w:rsidR="002E1676" w14:paraId="6F250C89" w14:textId="77777777">
        <w:trPr>
          <w:trHeight w:val="397"/>
          <w:jc w:val="center"/>
        </w:trPr>
        <w:tc>
          <w:tcPr>
            <w:tcW w:w="1551" w:type="dxa"/>
            <w:gridSpan w:val="3"/>
            <w:tcBorders>
              <w:top w:val="nil"/>
              <w:left w:val="nil"/>
              <w:bottom w:val="single" w:sz="18" w:space="0" w:color="000000"/>
              <w:right w:val="nil"/>
            </w:tcBorders>
            <w:vAlign w:val="center"/>
          </w:tcPr>
          <w:p w14:paraId="57F22E6C" w14:textId="77777777" w:rsidR="002E1676" w:rsidRDefault="00000000">
            <w:pPr>
              <w:ind w:right="-120"/>
              <w:rPr>
                <w:rFonts w:hint="eastAsia"/>
                <w:sz w:val="18"/>
                <w:szCs w:val="18"/>
              </w:rPr>
            </w:pPr>
            <w:r>
              <w:rPr>
                <w:b/>
                <w:bCs/>
                <w:sz w:val="18"/>
                <w:szCs w:val="18"/>
              </w:rPr>
              <w:t>病理诊断：</w:t>
            </w:r>
          </w:p>
        </w:tc>
        <w:tc>
          <w:tcPr>
            <w:tcW w:w="8069" w:type="dxa"/>
            <w:gridSpan w:val="11"/>
            <w:tcBorders>
              <w:top w:val="nil"/>
              <w:left w:val="nil"/>
              <w:bottom w:val="single" w:sz="18" w:space="0" w:color="000000"/>
              <w:right w:val="nil"/>
            </w:tcBorders>
            <w:vAlign w:val="center"/>
          </w:tcPr>
          <w:p w14:paraId="00EBBFAD" w14:textId="77777777" w:rsidR="002E1676" w:rsidRDefault="00000000">
            <w:pPr>
              <w:rPr>
                <w:rFonts w:hint="eastAsia"/>
                <w:sz w:val="18"/>
                <w:szCs w:val="18"/>
              </w:rPr>
            </w:pPr>
            <w:r>
              <w:rPr>
                <w:sz w:val="18"/>
                <w:szCs w:val="18"/>
              </w:rPr>
              <w:t>None</w:t>
            </w:r>
          </w:p>
        </w:tc>
      </w:tr>
      <w:tr w:rsidR="002E1676" w14:paraId="11AEE1C6" w14:textId="77777777">
        <w:trPr>
          <w:trHeight w:val="395"/>
          <w:jc w:val="center"/>
        </w:trPr>
        <w:tc>
          <w:tcPr>
            <w:tcW w:w="1551" w:type="dxa"/>
            <w:gridSpan w:val="3"/>
            <w:tcBorders>
              <w:top w:val="single" w:sz="18" w:space="0" w:color="000000"/>
              <w:left w:val="nil"/>
              <w:bottom w:val="nil"/>
              <w:right w:val="nil"/>
            </w:tcBorders>
            <w:vAlign w:val="center"/>
          </w:tcPr>
          <w:p w14:paraId="7B5EE8EA" w14:textId="77777777" w:rsidR="002E1676" w:rsidRDefault="00000000">
            <w:pPr>
              <w:ind w:right="-120"/>
              <w:rPr>
                <w:rFonts w:hint="eastAsia"/>
                <w:sz w:val="18"/>
                <w:szCs w:val="18"/>
              </w:rPr>
            </w:pPr>
            <w:r>
              <w:rPr>
                <w:b/>
                <w:bCs/>
                <w:sz w:val="18"/>
                <w:szCs w:val="18"/>
              </w:rPr>
              <w:t>送检样本</w:t>
            </w:r>
            <w:r>
              <w:rPr>
                <w:rFonts w:hint="eastAsia"/>
                <w:b/>
                <w:bCs/>
                <w:sz w:val="18"/>
                <w:szCs w:val="18"/>
              </w:rPr>
              <w:t>(部位</w:t>
            </w:r>
            <w:r>
              <w:rPr>
                <w:b/>
                <w:bCs/>
                <w:sz w:val="18"/>
                <w:szCs w:val="18"/>
              </w:rPr>
              <w:t>)：</w:t>
            </w:r>
          </w:p>
        </w:tc>
        <w:tc>
          <w:tcPr>
            <w:tcW w:w="2101" w:type="dxa"/>
            <w:gridSpan w:val="4"/>
            <w:tcBorders>
              <w:top w:val="single" w:sz="18" w:space="0" w:color="000000"/>
              <w:left w:val="nil"/>
              <w:bottom w:val="nil"/>
              <w:right w:val="nil"/>
            </w:tcBorders>
            <w:vAlign w:val="center"/>
          </w:tcPr>
          <w:p w14:paraId="031A5C36" w14:textId="77777777" w:rsidR="002E1676" w:rsidRDefault="00000000">
            <w:pPr>
              <w:ind w:left="-120"/>
              <w:rPr>
                <w:rFonts w:hint="eastAsia"/>
                <w:sz w:val="18"/>
                <w:szCs w:val="18"/>
              </w:rPr>
            </w:pPr>
            <w:r>
              <w:rPr>
                <w:sz w:val="18"/>
                <w:szCs w:val="18"/>
              </w:rPr>
              <w:t>/</w:t>
            </w:r>
          </w:p>
        </w:tc>
        <w:tc>
          <w:tcPr>
            <w:tcW w:w="5968" w:type="dxa"/>
            <w:gridSpan w:val="7"/>
            <w:tcBorders>
              <w:top w:val="nil"/>
              <w:left w:val="nil"/>
              <w:bottom w:val="nil"/>
              <w:right w:val="nil"/>
            </w:tcBorders>
            <w:vAlign w:val="center"/>
          </w:tcPr>
          <w:p w14:paraId="25503931" w14:textId="77777777" w:rsidR="002E1676" w:rsidRDefault="00000000">
            <w:pPr>
              <w:rPr>
                <w:rFonts w:hint="eastAsia"/>
                <w:sz w:val="18"/>
                <w:szCs w:val="18"/>
              </w:rPr>
            </w:pPr>
            <w:r>
              <w:rPr>
                <w:rFonts w:hint="eastAsia"/>
                <w:b/>
                <w:bCs/>
                <w:sz w:val="18"/>
                <w:szCs w:val="18"/>
              </w:rPr>
              <w:t>病理号/</w:t>
            </w:r>
            <w:r>
              <w:rPr>
                <w:b/>
                <w:bCs/>
                <w:sz w:val="18"/>
                <w:szCs w:val="18"/>
              </w:rPr>
              <w:t>样本编号：</w:t>
            </w:r>
            <w:r>
              <w:rPr>
                <w:sz w:val="18"/>
                <w:szCs w:val="18"/>
              </w:rPr>
              <w:t>202529931-9</w:t>
            </w:r>
          </w:p>
        </w:tc>
      </w:tr>
      <w:tr w:rsidR="002E1676" w14:paraId="3B1AF5B9" w14:textId="77777777">
        <w:trPr>
          <w:trHeight w:val="361"/>
          <w:jc w:val="center"/>
        </w:trPr>
        <w:tc>
          <w:tcPr>
            <w:tcW w:w="1526" w:type="dxa"/>
            <w:gridSpan w:val="2"/>
            <w:tcBorders>
              <w:top w:val="nil"/>
              <w:left w:val="nil"/>
              <w:bottom w:val="nil"/>
              <w:right w:val="nil"/>
            </w:tcBorders>
            <w:vAlign w:val="center"/>
          </w:tcPr>
          <w:p w14:paraId="7D1832A8" w14:textId="77777777" w:rsidR="002E1676" w:rsidRDefault="00000000">
            <w:pPr>
              <w:ind w:right="-120"/>
              <w:rPr>
                <w:rFonts w:hint="eastAsia"/>
                <w:sz w:val="18"/>
                <w:szCs w:val="18"/>
              </w:rPr>
            </w:pPr>
            <w:r>
              <w:rPr>
                <w:b/>
                <w:bCs/>
                <w:sz w:val="18"/>
                <w:szCs w:val="18"/>
              </w:rPr>
              <w:t>肿瘤细胞含量：</w:t>
            </w:r>
          </w:p>
        </w:tc>
        <w:tc>
          <w:tcPr>
            <w:tcW w:w="2126" w:type="dxa"/>
            <w:gridSpan w:val="5"/>
            <w:tcBorders>
              <w:top w:val="nil"/>
              <w:left w:val="nil"/>
              <w:bottom w:val="nil"/>
              <w:right w:val="nil"/>
            </w:tcBorders>
            <w:vAlign w:val="center"/>
          </w:tcPr>
          <w:p w14:paraId="245C4D0C" w14:textId="77777777" w:rsidR="002E1676" w:rsidRDefault="002E1676">
            <w:pPr>
              <w:ind w:left="-120"/>
              <w:rPr>
                <w:rFonts w:hint="eastAsia"/>
                <w:sz w:val="18"/>
                <w:szCs w:val="18"/>
              </w:rPr>
            </w:pPr>
          </w:p>
        </w:tc>
        <w:tc>
          <w:tcPr>
            <w:tcW w:w="5968" w:type="dxa"/>
            <w:gridSpan w:val="7"/>
            <w:tcBorders>
              <w:top w:val="nil"/>
              <w:left w:val="nil"/>
              <w:bottom w:val="nil"/>
              <w:right w:val="nil"/>
            </w:tcBorders>
            <w:vAlign w:val="center"/>
          </w:tcPr>
          <w:p w14:paraId="04047C23" w14:textId="77777777" w:rsidR="002E1676" w:rsidRDefault="00000000">
            <w:pPr>
              <w:rPr>
                <w:rFonts w:hint="eastAsia"/>
                <w:sz w:val="18"/>
                <w:szCs w:val="18"/>
              </w:rPr>
            </w:pPr>
            <w:r>
              <w:rPr>
                <w:b/>
                <w:bCs/>
                <w:sz w:val="18"/>
                <w:szCs w:val="18"/>
              </w:rPr>
              <w:t>每张切片肿瘤细胞数量：</w:t>
            </w:r>
            <w:r>
              <w:rPr>
                <w:rFonts w:hint="eastAsia"/>
                <w:sz w:val="18"/>
                <w:szCs w:val="18"/>
              </w:rPr>
              <w:t>/</w:t>
            </w:r>
          </w:p>
        </w:tc>
      </w:tr>
      <w:tr w:rsidR="002E1676" w14:paraId="47447B01" w14:textId="77777777">
        <w:trPr>
          <w:trHeight w:val="361"/>
          <w:jc w:val="center"/>
        </w:trPr>
        <w:tc>
          <w:tcPr>
            <w:tcW w:w="1551" w:type="dxa"/>
            <w:gridSpan w:val="3"/>
            <w:tcBorders>
              <w:top w:val="nil"/>
              <w:left w:val="nil"/>
              <w:bottom w:val="single" w:sz="8" w:space="0" w:color="000000"/>
              <w:right w:val="nil"/>
            </w:tcBorders>
            <w:vAlign w:val="center"/>
          </w:tcPr>
          <w:p w14:paraId="14519E17" w14:textId="77777777" w:rsidR="002E1676" w:rsidRDefault="00000000">
            <w:pPr>
              <w:ind w:right="-120"/>
              <w:rPr>
                <w:rFonts w:hint="eastAsia"/>
                <w:b/>
                <w:bCs/>
                <w:sz w:val="18"/>
                <w:szCs w:val="18"/>
              </w:rPr>
            </w:pPr>
            <w:r>
              <w:rPr>
                <w:rFonts w:hint="eastAsia"/>
                <w:b/>
                <w:bCs/>
                <w:sz w:val="18"/>
                <w:szCs w:val="18"/>
              </w:rPr>
              <w:t>检测</w:t>
            </w:r>
            <w:r>
              <w:rPr>
                <w:b/>
                <w:bCs/>
                <w:sz w:val="18"/>
                <w:szCs w:val="18"/>
              </w:rPr>
              <w:t>样本类型：</w:t>
            </w:r>
          </w:p>
        </w:tc>
        <w:tc>
          <w:tcPr>
            <w:tcW w:w="2101" w:type="dxa"/>
            <w:gridSpan w:val="4"/>
            <w:tcBorders>
              <w:top w:val="nil"/>
              <w:left w:val="nil"/>
              <w:bottom w:val="single" w:sz="8" w:space="0" w:color="000000"/>
              <w:right w:val="nil"/>
            </w:tcBorders>
            <w:vAlign w:val="center"/>
          </w:tcPr>
          <w:p w14:paraId="1A2A90B4" w14:textId="77777777" w:rsidR="002E1676" w:rsidRDefault="00000000">
            <w:pPr>
              <w:ind w:left="-120"/>
              <w:rPr>
                <w:rFonts w:hint="eastAsia"/>
                <w:sz w:val="18"/>
                <w:szCs w:val="18"/>
              </w:rPr>
            </w:pPr>
            <w:r>
              <w:rPr>
                <w:sz w:val="18"/>
                <w:szCs w:val="18"/>
              </w:rPr>
              <w:t>FFPE</w:t>
            </w:r>
          </w:p>
        </w:tc>
        <w:tc>
          <w:tcPr>
            <w:tcW w:w="5968" w:type="dxa"/>
            <w:gridSpan w:val="7"/>
            <w:tcBorders>
              <w:top w:val="nil"/>
              <w:left w:val="nil"/>
              <w:bottom w:val="single" w:sz="8" w:space="0" w:color="000000"/>
              <w:right w:val="nil"/>
            </w:tcBorders>
            <w:vAlign w:val="center"/>
          </w:tcPr>
          <w:p w14:paraId="6DFE13A4" w14:textId="77777777" w:rsidR="002E1676" w:rsidRDefault="00000000">
            <w:pPr>
              <w:rPr>
                <w:rFonts w:hint="eastAsia"/>
                <w:b/>
                <w:bCs/>
                <w:sz w:val="18"/>
                <w:szCs w:val="18"/>
              </w:rPr>
            </w:pPr>
            <w:r>
              <w:rPr>
                <w:b/>
                <w:bCs/>
                <w:sz w:val="18"/>
                <w:szCs w:val="18"/>
              </w:rPr>
              <w:t>检测方法：</w:t>
            </w:r>
            <w:r>
              <w:rPr>
                <w:sz w:val="18"/>
                <w:szCs w:val="18"/>
              </w:rPr>
              <w:t>NGS</w:t>
            </w:r>
          </w:p>
        </w:tc>
      </w:tr>
      <w:tr w:rsidR="002E1676" w14:paraId="741E2A7D" w14:textId="77777777">
        <w:trPr>
          <w:trHeight w:val="514"/>
          <w:jc w:val="center"/>
        </w:trPr>
        <w:tc>
          <w:tcPr>
            <w:tcW w:w="3652" w:type="dxa"/>
            <w:gridSpan w:val="7"/>
            <w:tcBorders>
              <w:top w:val="single" w:sz="8" w:space="0" w:color="000000"/>
              <w:left w:val="nil"/>
              <w:bottom w:val="single" w:sz="8" w:space="0" w:color="000000"/>
              <w:right w:val="nil"/>
            </w:tcBorders>
            <w:vAlign w:val="center"/>
          </w:tcPr>
          <w:p w14:paraId="292FBC17" w14:textId="77777777" w:rsidR="002E1676" w:rsidRDefault="00000000">
            <w:pPr>
              <w:rPr>
                <w:rFonts w:hint="eastAsia"/>
                <w:sz w:val="18"/>
                <w:szCs w:val="18"/>
              </w:rPr>
            </w:pPr>
            <w:r>
              <w:rPr>
                <w:b/>
                <w:bCs/>
                <w:sz w:val="18"/>
                <w:szCs w:val="18"/>
              </w:rPr>
              <w:t>检测项目：</w:t>
            </w:r>
            <w:r>
              <w:rPr>
                <w:b/>
                <w:sz w:val="18"/>
                <w:szCs w:val="18"/>
              </w:rPr>
              <w:t>肉瘤多基因检测</w:t>
            </w:r>
          </w:p>
        </w:tc>
        <w:tc>
          <w:tcPr>
            <w:tcW w:w="2269" w:type="dxa"/>
            <w:gridSpan w:val="5"/>
            <w:tcBorders>
              <w:top w:val="single" w:sz="8" w:space="0" w:color="000000"/>
              <w:left w:val="nil"/>
              <w:bottom w:val="single" w:sz="8" w:space="0" w:color="000000"/>
              <w:right w:val="nil"/>
            </w:tcBorders>
            <w:vAlign w:val="center"/>
          </w:tcPr>
          <w:p w14:paraId="274F9952" w14:textId="77777777" w:rsidR="002E1676" w:rsidRDefault="00000000">
            <w:pPr>
              <w:rPr>
                <w:rFonts w:hint="eastAsia"/>
                <w:sz w:val="18"/>
                <w:szCs w:val="18"/>
              </w:rPr>
            </w:pPr>
            <w:r>
              <w:rPr>
                <w:b/>
                <w:bCs/>
                <w:sz w:val="18"/>
                <w:szCs w:val="18"/>
              </w:rPr>
              <w:t>检测仪器</w:t>
            </w:r>
          </w:p>
        </w:tc>
        <w:tc>
          <w:tcPr>
            <w:tcW w:w="3699" w:type="dxa"/>
            <w:gridSpan w:val="2"/>
            <w:tcBorders>
              <w:top w:val="single" w:sz="8" w:space="0" w:color="000000"/>
              <w:left w:val="nil"/>
              <w:bottom w:val="single" w:sz="8" w:space="0" w:color="000000"/>
              <w:right w:val="nil"/>
            </w:tcBorders>
            <w:vAlign w:val="center"/>
          </w:tcPr>
          <w:p w14:paraId="33B9A5E6" w14:textId="77777777" w:rsidR="002E1676" w:rsidRDefault="002E1676">
            <w:pPr>
              <w:rPr>
                <w:rFonts w:hint="eastAsia"/>
                <w:sz w:val="18"/>
                <w:szCs w:val="18"/>
              </w:rPr>
            </w:pPr>
          </w:p>
        </w:tc>
      </w:tr>
      <w:tr w:rsidR="002E1676" w14:paraId="3CB9317C" w14:textId="77777777">
        <w:trPr>
          <w:trHeight w:val="514"/>
          <w:jc w:val="center"/>
        </w:trPr>
        <w:tc>
          <w:tcPr>
            <w:tcW w:w="3652" w:type="dxa"/>
            <w:gridSpan w:val="7"/>
            <w:tcBorders>
              <w:top w:val="single" w:sz="8" w:space="0" w:color="000000"/>
              <w:left w:val="nil"/>
              <w:bottom w:val="single" w:sz="8" w:space="0" w:color="000000"/>
              <w:right w:val="nil"/>
            </w:tcBorders>
            <w:vAlign w:val="center"/>
          </w:tcPr>
          <w:p w14:paraId="4450F79E" w14:textId="35147175" w:rsidR="002E1676" w:rsidRDefault="00000000">
            <w:pPr>
              <w:spacing w:line="300" w:lineRule="exact"/>
              <w:rPr>
                <w:rFonts w:hint="eastAsia"/>
                <w:bCs/>
                <w:sz w:val="18"/>
                <w:szCs w:val="18"/>
              </w:rPr>
            </w:pPr>
            <w:r>
              <w:rPr>
                <w:bCs/>
                <w:sz w:val="18"/>
                <w:szCs w:val="18"/>
              </w:rPr>
              <w:t>包括全转录</w:t>
            </w:r>
            <w:r>
              <w:rPr>
                <w:rFonts w:hint="eastAsia"/>
                <w:bCs/>
                <w:sz w:val="18"/>
                <w:szCs w:val="18"/>
              </w:rPr>
              <w:t>组</w:t>
            </w:r>
            <w:r>
              <w:rPr>
                <w:bCs/>
                <w:sz w:val="18"/>
                <w:szCs w:val="18"/>
              </w:rPr>
              <w:t>范围的融合及重排变异，</w:t>
            </w:r>
            <w:r>
              <w:rPr>
                <w:rFonts w:hint="eastAsia"/>
                <w:bCs/>
                <w:sz w:val="18"/>
                <w:szCs w:val="18"/>
              </w:rPr>
              <w:t>168</w:t>
            </w:r>
            <w:r>
              <w:rPr>
                <w:bCs/>
                <w:sz w:val="18"/>
                <w:szCs w:val="18"/>
              </w:rPr>
              <w:t>个基因的部分外显子区，55个微卫星位点</w:t>
            </w:r>
          </w:p>
        </w:tc>
        <w:tc>
          <w:tcPr>
            <w:tcW w:w="2269" w:type="dxa"/>
            <w:gridSpan w:val="5"/>
            <w:tcBorders>
              <w:top w:val="single" w:sz="8" w:space="0" w:color="000000"/>
              <w:left w:val="nil"/>
              <w:bottom w:val="single" w:sz="8" w:space="0" w:color="000000"/>
              <w:right w:val="nil"/>
            </w:tcBorders>
            <w:vAlign w:val="center"/>
          </w:tcPr>
          <w:p w14:paraId="71384C20" w14:textId="77777777" w:rsidR="002E1676" w:rsidRDefault="00000000">
            <w:pPr>
              <w:rPr>
                <w:rFonts w:hint="eastAsia"/>
                <w:b/>
                <w:bCs/>
                <w:sz w:val="18"/>
                <w:szCs w:val="18"/>
              </w:rPr>
            </w:pPr>
            <w:r>
              <w:rPr>
                <w:sz w:val="18"/>
                <w:szCs w:val="18"/>
              </w:rPr>
              <w:t>Illumina测序仪</w:t>
            </w:r>
          </w:p>
        </w:tc>
        <w:tc>
          <w:tcPr>
            <w:tcW w:w="3699" w:type="dxa"/>
            <w:gridSpan w:val="2"/>
            <w:tcBorders>
              <w:top w:val="single" w:sz="8" w:space="0" w:color="000000"/>
              <w:left w:val="nil"/>
              <w:bottom w:val="single" w:sz="8" w:space="0" w:color="000000"/>
              <w:right w:val="nil"/>
            </w:tcBorders>
            <w:vAlign w:val="center"/>
          </w:tcPr>
          <w:p w14:paraId="17CD5EC4" w14:textId="77777777" w:rsidR="002E1676" w:rsidRDefault="002E1676">
            <w:pPr>
              <w:rPr>
                <w:rFonts w:hint="eastAsia"/>
                <w:b/>
                <w:bCs/>
                <w:sz w:val="18"/>
                <w:szCs w:val="18"/>
              </w:rPr>
            </w:pPr>
          </w:p>
        </w:tc>
      </w:tr>
    </w:tbl>
    <w:p w14:paraId="27AC494D" w14:textId="77777777" w:rsidR="002E1676" w:rsidRDefault="002E1676">
      <w:pPr>
        <w:spacing w:line="300" w:lineRule="exact"/>
        <w:rPr>
          <w:rFonts w:hint="eastAsia"/>
          <w:sz w:val="18"/>
          <w:szCs w:val="18"/>
          <w:shd w:val="clear" w:color="auto" w:fill="FFFFFF"/>
        </w:rPr>
      </w:pPr>
    </w:p>
    <w:p w14:paraId="1784CDFD" w14:textId="77777777" w:rsidR="002E1676" w:rsidRDefault="002E1676">
      <w:pPr>
        <w:spacing w:line="300" w:lineRule="exact"/>
        <w:rPr>
          <w:rFonts w:hint="eastAsia"/>
          <w:sz w:val="18"/>
          <w:szCs w:val="18"/>
          <w:shd w:val="clear" w:color="auto" w:fill="FFFFFF"/>
        </w:rPr>
      </w:pPr>
    </w:p>
    <w:p w14:paraId="5CDF3388" w14:textId="77777777" w:rsidR="002E1676" w:rsidRDefault="002E1676">
      <w:pPr>
        <w:spacing w:line="300" w:lineRule="exact"/>
        <w:rPr>
          <w:rFonts w:hint="eastAsia"/>
          <w:sz w:val="18"/>
          <w:szCs w:val="18"/>
          <w:shd w:val="clear" w:color="auto" w:fill="FFFFFF"/>
        </w:rPr>
      </w:pPr>
    </w:p>
    <w:p w14:paraId="79C8D353" w14:textId="77777777" w:rsidR="002E1676" w:rsidRDefault="00000000">
      <w:pPr>
        <w:spacing w:before="156" w:after="156"/>
        <w:ind w:left="-170"/>
        <w:outlineLvl w:val="0"/>
        <w:rPr>
          <w:rFonts w:hint="eastAsia"/>
          <w:b/>
          <w:bCs/>
          <w:sz w:val="28"/>
          <w:szCs w:val="28"/>
        </w:rPr>
      </w:pPr>
      <w:r>
        <w:rPr>
          <w:b/>
          <w:bCs/>
          <w:sz w:val="28"/>
          <w:szCs w:val="28"/>
        </w:rPr>
        <w:t>一、</w:t>
      </w:r>
      <w:r>
        <w:rPr>
          <w:rFonts w:hint="eastAsia"/>
          <w:b/>
          <w:bCs/>
          <w:sz w:val="28"/>
          <w:szCs w:val="28"/>
        </w:rPr>
        <w:t>检测小结</w:t>
      </w:r>
      <w:r>
        <w:rPr>
          <w:b/>
          <w:bCs/>
          <w:sz w:val="28"/>
          <w:szCs w:val="28"/>
        </w:rPr>
        <w:t>：</w:t>
      </w:r>
    </w:p>
    <w:tbl>
      <w:tblPr>
        <w:tblpPr w:leftFromText="180" w:rightFromText="180" w:vertAnchor="text" w:tblpX="1" w:tblpY="139"/>
        <w:tblW w:w="9622" w:type="dxa"/>
        <w:tblLayout w:type="fixed"/>
        <w:tblLook w:val="04A0" w:firstRow="1" w:lastRow="0" w:firstColumn="1" w:lastColumn="0" w:noHBand="0" w:noVBand="1"/>
      </w:tblPr>
      <w:tblGrid>
        <w:gridCol w:w="2600"/>
        <w:gridCol w:w="7022"/>
      </w:tblGrid>
      <w:tr w:rsidR="002E1676" w14:paraId="125C4468" w14:textId="77777777">
        <w:trPr>
          <w:trHeight w:val="374"/>
        </w:trPr>
        <w:tc>
          <w:tcPr>
            <w:tcW w:w="2600" w:type="dxa"/>
            <w:tcBorders>
              <w:top w:val="single" w:sz="12" w:space="0" w:color="000000"/>
              <w:bottom w:val="single" w:sz="4" w:space="0" w:color="000000"/>
              <w:right w:val="single" w:sz="4" w:space="0" w:color="000000"/>
            </w:tcBorders>
            <w:vAlign w:val="center"/>
          </w:tcPr>
          <w:p w14:paraId="28601F13" w14:textId="77777777" w:rsidR="002E1676" w:rsidRDefault="00000000">
            <w:pPr>
              <w:widowControl w:val="0"/>
              <w:rPr>
                <w:rFonts w:hint="eastAsia"/>
                <w:color w:val="000000" w:themeColor="text1"/>
                <w:sz w:val="18"/>
                <w:szCs w:val="18"/>
              </w:rPr>
            </w:pPr>
            <w:r>
              <w:rPr>
                <w:color w:val="000000" w:themeColor="text1"/>
                <w:sz w:val="18"/>
                <w:szCs w:val="18"/>
              </w:rPr>
              <w:t>基因变异</w:t>
            </w:r>
          </w:p>
        </w:tc>
        <w:tc>
          <w:tcPr>
            <w:tcW w:w="7021" w:type="dxa"/>
            <w:tcBorders>
              <w:top w:val="single" w:sz="12" w:space="0" w:color="000000"/>
              <w:left w:val="single" w:sz="4" w:space="0" w:color="000000"/>
              <w:bottom w:val="single" w:sz="4" w:space="0" w:color="000000"/>
            </w:tcBorders>
            <w:vAlign w:val="center"/>
          </w:tcPr>
          <w:p w14:paraId="0A94E290" w14:textId="77777777" w:rsidR="002E1676" w:rsidRDefault="00000000">
            <w:pPr>
              <w:widowControl w:val="0"/>
              <w:rPr>
                <w:rFonts w:hint="eastAsia"/>
                <w:sz w:val="18"/>
                <w:szCs w:val="18"/>
              </w:rPr>
            </w:pPr>
            <w:r>
              <w:rPr>
                <w:sz w:val="18"/>
                <w:szCs w:val="18"/>
              </w:rPr>
              <w:t>检出11个基因变异：</w:t>
            </w:r>
          </w:p>
          <w:p w14:paraId="0CC46CCE" w14:textId="77777777" w:rsidR="002E1676" w:rsidRDefault="00000000">
            <w:pPr>
              <w:widowControl w:val="0"/>
              <w:rPr>
                <w:rFonts w:hint="eastAsia"/>
                <w:sz w:val="18"/>
                <w:szCs w:val="18"/>
              </w:rPr>
            </w:pPr>
            <w:r>
              <w:rPr>
                <w:sz w:val="18"/>
                <w:szCs w:val="18"/>
              </w:rPr>
              <w:t>其中靶向用药相关的变异有1个；</w:t>
            </w:r>
          </w:p>
          <w:p w14:paraId="668EE10B" w14:textId="77777777" w:rsidR="002E1676" w:rsidRDefault="00000000">
            <w:pPr>
              <w:widowControl w:val="0"/>
              <w:rPr>
                <w:rFonts w:hint="eastAsia"/>
                <w:sz w:val="18"/>
                <w:szCs w:val="18"/>
              </w:rPr>
            </w:pPr>
            <w:r>
              <w:rPr>
                <w:sz w:val="18"/>
                <w:szCs w:val="18"/>
              </w:rPr>
              <w:t>诊断相关的变异有0个</w:t>
            </w:r>
          </w:p>
        </w:tc>
      </w:tr>
      <w:tr w:rsidR="002E1676" w14:paraId="3AFF4069" w14:textId="77777777">
        <w:trPr>
          <w:trHeight w:val="70"/>
        </w:trPr>
        <w:tc>
          <w:tcPr>
            <w:tcW w:w="2600" w:type="dxa"/>
            <w:tcBorders>
              <w:top w:val="single" w:sz="4" w:space="0" w:color="000000"/>
              <w:bottom w:val="single" w:sz="12" w:space="0" w:color="000000"/>
              <w:right w:val="single" w:sz="4" w:space="0" w:color="000000"/>
            </w:tcBorders>
            <w:vAlign w:val="center"/>
          </w:tcPr>
          <w:p w14:paraId="78B90259" w14:textId="77777777" w:rsidR="002E1676" w:rsidRDefault="00000000">
            <w:pPr>
              <w:widowControl w:val="0"/>
              <w:rPr>
                <w:rFonts w:hint="eastAsia"/>
                <w:color w:val="000000" w:themeColor="text1"/>
                <w:sz w:val="18"/>
                <w:szCs w:val="18"/>
              </w:rPr>
            </w:pPr>
            <w:r>
              <w:rPr>
                <w:color w:val="000000" w:themeColor="text1"/>
                <w:sz w:val="18"/>
                <w:szCs w:val="18"/>
              </w:rPr>
              <w:t>微卫星状态</w:t>
            </w:r>
          </w:p>
        </w:tc>
        <w:tc>
          <w:tcPr>
            <w:tcW w:w="7021" w:type="dxa"/>
            <w:tcBorders>
              <w:top w:val="single" w:sz="4" w:space="0" w:color="000000"/>
              <w:left w:val="single" w:sz="4" w:space="0" w:color="000000"/>
              <w:bottom w:val="single" w:sz="12" w:space="0" w:color="000000"/>
            </w:tcBorders>
            <w:vAlign w:val="center"/>
          </w:tcPr>
          <w:p w14:paraId="6C9C15DA" w14:textId="77777777" w:rsidR="002E1676" w:rsidRDefault="00000000">
            <w:pPr>
              <w:widowControl w:val="0"/>
              <w:rPr>
                <w:rFonts w:hint="eastAsia"/>
                <w:sz w:val="18"/>
                <w:szCs w:val="18"/>
              </w:rPr>
            </w:pPr>
            <w:r>
              <w:rPr>
                <w:sz w:val="18"/>
                <w:szCs w:val="18"/>
              </w:rPr>
              <w:t>微卫星稳定型（MSS）</w:t>
            </w:r>
          </w:p>
        </w:tc>
      </w:tr>
    </w:tbl>
    <w:p w14:paraId="6D56CB7E" w14:textId="77777777" w:rsidR="002E1676" w:rsidRDefault="002E1676">
      <w:pPr>
        <w:rPr>
          <w:rFonts w:hint="eastAsia"/>
          <w:color w:val="000000" w:themeColor="text1"/>
          <w:szCs w:val="20"/>
          <w:shd w:val="clear" w:color="auto" w:fill="FFFFFF"/>
        </w:rPr>
      </w:pPr>
    </w:p>
    <w:p w14:paraId="35C98853" w14:textId="77777777" w:rsidR="002E1676" w:rsidRDefault="002E1676">
      <w:pPr>
        <w:rPr>
          <w:rFonts w:hint="eastAsia"/>
          <w:color w:val="000000" w:themeColor="text1"/>
          <w:szCs w:val="20"/>
          <w:shd w:val="clear" w:color="auto" w:fill="FFFFFF"/>
        </w:rPr>
      </w:pPr>
    </w:p>
    <w:p w14:paraId="33E22B5A" w14:textId="77777777" w:rsidR="002E1676" w:rsidRDefault="002E1676">
      <w:pPr>
        <w:rPr>
          <w:rFonts w:hint="eastAsia"/>
          <w:color w:val="000000" w:themeColor="text1"/>
          <w:szCs w:val="20"/>
          <w:shd w:val="clear" w:color="auto" w:fill="FFFFFF"/>
        </w:rPr>
        <w:sectPr w:rsidR="002E1676">
          <w:headerReference w:type="default" r:id="rId9"/>
          <w:footerReference w:type="default" r:id="rId10"/>
          <w:pgSz w:w="11906" w:h="16838"/>
          <w:pgMar w:top="1440" w:right="1134" w:bottom="1440" w:left="1134" w:header="850" w:footer="185" w:gutter="0"/>
          <w:cols w:space="720"/>
          <w:formProt w:val="0"/>
          <w:docGrid w:type="lines" w:linePitch="312"/>
        </w:sectPr>
      </w:pPr>
    </w:p>
    <w:p w14:paraId="06A5DB17" w14:textId="77777777" w:rsidR="002E1676" w:rsidRDefault="00000000">
      <w:pPr>
        <w:spacing w:before="156" w:after="156"/>
        <w:ind w:left="-170"/>
        <w:outlineLvl w:val="0"/>
        <w:rPr>
          <w:rFonts w:hint="eastAsia"/>
          <w:b/>
          <w:bCs/>
          <w:sz w:val="28"/>
          <w:szCs w:val="28"/>
        </w:rPr>
      </w:pPr>
      <w:r>
        <w:rPr>
          <w:b/>
          <w:bCs/>
          <w:sz w:val="28"/>
          <w:szCs w:val="28"/>
        </w:rPr>
        <w:lastRenderedPageBreak/>
        <w:t>二、检测结果及解析</w:t>
      </w:r>
    </w:p>
    <w:p w14:paraId="23D2A818" w14:textId="77777777" w:rsidR="002E1676" w:rsidRDefault="00000000">
      <w:pPr>
        <w:pStyle w:val="2"/>
        <w:keepNext w:val="0"/>
        <w:keepLines w:val="0"/>
        <w:spacing w:after="156"/>
        <w:ind w:left="-170"/>
        <w:jc w:val="both"/>
        <w:rPr>
          <w:rFonts w:hint="eastAsia"/>
        </w:rPr>
      </w:pPr>
      <w:r>
        <w:rPr>
          <w:rFonts w:cs="Arial"/>
          <w:bCs w:val="0"/>
          <w:sz w:val="22"/>
          <w:szCs w:val="18"/>
          <w:shd w:val="clear" w:color="auto" w:fill="FFFFFF"/>
        </w:rPr>
        <w:t>1 肉瘤指南或共识推荐标志物检测结果汇总</w:t>
      </w:r>
    </w:p>
    <w:tbl>
      <w:tblPr>
        <w:tblpPr w:leftFromText="180" w:rightFromText="180" w:vertAnchor="text" w:tblpY="139"/>
        <w:tblW w:w="9639" w:type="dxa"/>
        <w:tblLayout w:type="fixed"/>
        <w:tblLook w:val="04A0" w:firstRow="1" w:lastRow="0" w:firstColumn="1" w:lastColumn="0" w:noHBand="0" w:noVBand="1"/>
      </w:tblPr>
      <w:tblGrid>
        <w:gridCol w:w="2173"/>
        <w:gridCol w:w="3038"/>
        <w:gridCol w:w="4428"/>
      </w:tblGrid>
      <w:tr w:rsidR="002E1676" w14:paraId="3C6C9EDD" w14:textId="77777777">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63877709" w14:textId="77777777" w:rsidR="002E1676" w:rsidRDefault="00000000">
            <w:pPr>
              <w:widowControl w:val="0"/>
              <w:spacing w:before="62" w:after="62"/>
              <w:jc w:val="center"/>
              <w:rPr>
                <w:rFonts w:hint="eastAsia"/>
                <w:b/>
                <w:color w:val="31849B"/>
                <w:sz w:val="20"/>
                <w:szCs w:val="20"/>
              </w:rPr>
            </w:pPr>
            <w:r>
              <w:rPr>
                <w:b/>
                <w:color w:val="31849B"/>
                <w:sz w:val="20"/>
                <w:szCs w:val="20"/>
              </w:rPr>
              <w:t>肿瘤类型</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5EEE77B3" w14:textId="77777777" w:rsidR="002E1676" w:rsidRDefault="00000000">
            <w:pPr>
              <w:widowControl w:val="0"/>
              <w:spacing w:before="62" w:after="62"/>
              <w:jc w:val="center"/>
              <w:rPr>
                <w:rFonts w:hint="eastAsia"/>
                <w:b/>
                <w:color w:val="31849B"/>
                <w:sz w:val="20"/>
                <w:szCs w:val="20"/>
              </w:rPr>
            </w:pPr>
            <w:r>
              <w:rPr>
                <w:b/>
                <w:color w:val="31849B"/>
                <w:sz w:val="20"/>
                <w:szCs w:val="20"/>
              </w:rPr>
              <w:t>分子标志物</w:t>
            </w:r>
          </w:p>
        </w:tc>
        <w:tc>
          <w:tcPr>
            <w:tcW w:w="4428" w:type="dxa"/>
            <w:tcBorders>
              <w:top w:val="single" w:sz="4" w:space="0" w:color="31849B"/>
              <w:left w:val="single" w:sz="4" w:space="0" w:color="31849B"/>
              <w:bottom w:val="single" w:sz="4" w:space="0" w:color="31849B"/>
            </w:tcBorders>
            <w:shd w:val="clear" w:color="auto" w:fill="DAEEF3"/>
            <w:vAlign w:val="center"/>
          </w:tcPr>
          <w:p w14:paraId="7D72E949" w14:textId="77777777" w:rsidR="002E1676" w:rsidRDefault="00000000">
            <w:pPr>
              <w:widowControl w:val="0"/>
              <w:spacing w:before="62" w:after="62"/>
              <w:jc w:val="center"/>
              <w:rPr>
                <w:rFonts w:hint="eastAsia"/>
                <w:b/>
                <w:color w:val="31849B"/>
                <w:sz w:val="20"/>
                <w:szCs w:val="20"/>
              </w:rPr>
            </w:pPr>
            <w:r>
              <w:rPr>
                <w:b/>
                <w:bCs/>
                <w:color w:val="31849B"/>
                <w:sz w:val="20"/>
                <w:szCs w:val="20"/>
              </w:rPr>
              <w:t>检测结果（临床意义明确/潜在临床意义变异）</w:t>
            </w:r>
          </w:p>
        </w:tc>
      </w:tr>
      <w:tr w:rsidR="002E1676" w14:paraId="4FF12761" w14:textId="77777777">
        <w:trPr>
          <w:trHeight w:val="454"/>
        </w:trPr>
        <w:tc>
          <w:tcPr>
            <w:tcW w:w="2173" w:type="dxa"/>
            <w:tcBorders>
              <w:top w:val="single" w:sz="4" w:space="0" w:color="31849B"/>
              <w:bottom w:val="single" w:sz="4" w:space="0" w:color="31849B"/>
              <w:right w:val="single" w:sz="4" w:space="0" w:color="31849B"/>
            </w:tcBorders>
            <w:vAlign w:val="center"/>
          </w:tcPr>
          <w:p w14:paraId="2E175C2D" w14:textId="77777777" w:rsidR="002E1676" w:rsidRDefault="00000000">
            <w:pPr>
              <w:widowControl w:val="0"/>
              <w:spacing w:before="62" w:after="62"/>
              <w:jc w:val="center"/>
              <w:rPr>
                <w:rFonts w:cs="思源黑体 CN Light" w:hint="eastAsia"/>
                <w:bCs/>
                <w:sz w:val="18"/>
                <w:szCs w:val="18"/>
              </w:rPr>
            </w:pPr>
            <w:r>
              <w:rPr>
                <w:rFonts w:cs="思源黑体 CN Light" w:hint="eastAsia"/>
                <w:bCs/>
                <w:sz w:val="18"/>
                <w:szCs w:val="18"/>
              </w:rPr>
              <w:t>骨巨细胞瘤</w:t>
            </w:r>
          </w:p>
        </w:tc>
        <w:tc>
          <w:tcPr>
            <w:tcW w:w="3038" w:type="dxa"/>
            <w:tcBorders>
              <w:top w:val="single" w:sz="4" w:space="0" w:color="31849B"/>
              <w:left w:val="single" w:sz="4" w:space="0" w:color="31849B"/>
              <w:bottom w:val="single" w:sz="4" w:space="0" w:color="31849B"/>
              <w:right w:val="single" w:sz="4" w:space="0" w:color="31849B"/>
            </w:tcBorders>
            <w:vAlign w:val="center"/>
          </w:tcPr>
          <w:p w14:paraId="6D6452D7" w14:textId="41068C33" w:rsidR="002E1676" w:rsidRDefault="00000000">
            <w:pPr>
              <w:widowControl w:val="0"/>
              <w:spacing w:before="62" w:after="62"/>
              <w:jc w:val="center"/>
              <w:rPr>
                <w:rFonts w:hint="eastAsia"/>
                <w:bCs/>
                <w:sz w:val="18"/>
                <w:szCs w:val="18"/>
              </w:rPr>
            </w:pPr>
            <w:r w:rsidRPr="007776C6">
              <w:rPr>
                <w:rFonts w:hint="eastAsia"/>
                <w:bCs/>
                <w:i/>
                <w:iCs/>
                <w:sz w:val="18"/>
                <w:szCs w:val="18"/>
              </w:rPr>
              <w:t>H3-3A</w:t>
            </w:r>
            <w:r>
              <w:rPr>
                <w:rFonts w:hint="eastAsia"/>
                <w:bCs/>
                <w:sz w:val="18"/>
                <w:szCs w:val="18"/>
              </w:rPr>
              <w:t>基因突变</w:t>
            </w:r>
          </w:p>
        </w:tc>
        <w:tc>
          <w:tcPr>
            <w:tcW w:w="4428" w:type="dxa"/>
            <w:tcBorders>
              <w:top w:val="single" w:sz="4" w:space="0" w:color="31849B"/>
              <w:left w:val="single" w:sz="4" w:space="0" w:color="31849B"/>
              <w:bottom w:val="single" w:sz="4" w:space="0" w:color="31849B"/>
            </w:tcBorders>
            <w:vAlign w:val="center"/>
          </w:tcPr>
          <w:p w14:paraId="3CCAECF4" w14:textId="77777777" w:rsidR="002E1676" w:rsidRDefault="002E1676">
            <w:pPr>
              <w:widowControl w:val="0"/>
              <w:spacing w:before="62" w:after="62"/>
              <w:jc w:val="center"/>
              <w:rPr>
                <w:rFonts w:hint="eastAsia"/>
                <w:color w:val="000000" w:themeColor="text1"/>
                <w:sz w:val="18"/>
                <w:szCs w:val="18"/>
              </w:rPr>
            </w:pPr>
          </w:p>
        </w:tc>
      </w:tr>
      <w:tr w:rsidR="002E1676" w14:paraId="22195614" w14:textId="77777777">
        <w:trPr>
          <w:trHeight w:val="454"/>
        </w:trPr>
        <w:tc>
          <w:tcPr>
            <w:tcW w:w="2173" w:type="dxa"/>
            <w:tcBorders>
              <w:top w:val="single" w:sz="4" w:space="0" w:color="31849B"/>
              <w:bottom w:val="single" w:sz="4" w:space="0" w:color="31849B"/>
              <w:right w:val="single" w:sz="4" w:space="0" w:color="31849B"/>
            </w:tcBorders>
            <w:vAlign w:val="center"/>
          </w:tcPr>
          <w:p w14:paraId="71808CCD" w14:textId="77777777" w:rsidR="002E1676" w:rsidRDefault="00000000">
            <w:pPr>
              <w:widowControl w:val="0"/>
              <w:spacing w:before="62" w:after="62"/>
              <w:jc w:val="center"/>
              <w:rPr>
                <w:rFonts w:cs="思源黑体 CN Light" w:hint="eastAsia"/>
                <w:bCs/>
                <w:sz w:val="18"/>
                <w:szCs w:val="18"/>
              </w:rPr>
            </w:pPr>
            <w:r>
              <w:rPr>
                <w:rFonts w:cs="思源黑体 CN Light"/>
                <w:bCs/>
                <w:sz w:val="18"/>
                <w:szCs w:val="18"/>
              </w:rPr>
              <w:t>非典型脂肪瘤样肿瘤/</w:t>
            </w:r>
          </w:p>
          <w:p w14:paraId="6BA68922" w14:textId="77777777" w:rsidR="002E1676" w:rsidRDefault="00000000">
            <w:pPr>
              <w:widowControl w:val="0"/>
              <w:spacing w:before="62" w:after="62"/>
              <w:jc w:val="center"/>
              <w:rPr>
                <w:rFonts w:cs="思源黑体 CN Light" w:hint="eastAsia"/>
                <w:bCs/>
                <w:sz w:val="18"/>
                <w:szCs w:val="18"/>
              </w:rPr>
            </w:pPr>
            <w:r>
              <w:rPr>
                <w:rFonts w:cs="思源黑体 CN Light"/>
                <w:bCs/>
                <w:sz w:val="18"/>
                <w:szCs w:val="18"/>
              </w:rPr>
              <w:t>高分化/去分化脂肪肉瘤</w:t>
            </w:r>
            <w:r>
              <w:rPr>
                <w:rFonts w:cs="思源黑体 CN Light" w:hint="eastAsia"/>
                <w:bCs/>
                <w:sz w:val="18"/>
                <w:szCs w:val="18"/>
              </w:rPr>
              <w:t>/内膜肉瘤/骨旁骨肉瘤/低级别中心型骨肉瘤</w:t>
            </w:r>
          </w:p>
        </w:tc>
        <w:tc>
          <w:tcPr>
            <w:tcW w:w="3038" w:type="dxa"/>
            <w:tcBorders>
              <w:top w:val="single" w:sz="4" w:space="0" w:color="31849B"/>
              <w:left w:val="single" w:sz="4" w:space="0" w:color="31849B"/>
              <w:bottom w:val="single" w:sz="4" w:space="0" w:color="31849B"/>
              <w:right w:val="single" w:sz="4" w:space="0" w:color="31849B"/>
            </w:tcBorders>
            <w:vAlign w:val="center"/>
          </w:tcPr>
          <w:p w14:paraId="4F1D2E7D" w14:textId="77777777" w:rsidR="002E1676" w:rsidRDefault="00000000">
            <w:pPr>
              <w:widowControl w:val="0"/>
              <w:spacing w:before="62" w:after="62"/>
              <w:jc w:val="center"/>
              <w:rPr>
                <w:rFonts w:cs="思源黑体 CN Light" w:hint="eastAsia"/>
                <w:bCs/>
                <w:i/>
                <w:iCs/>
                <w:sz w:val="18"/>
                <w:szCs w:val="18"/>
              </w:rPr>
            </w:pPr>
            <w:r>
              <w:rPr>
                <w:rFonts w:cs="思源黑体 CN Light"/>
                <w:bCs/>
                <w:i/>
                <w:iCs/>
                <w:sz w:val="18"/>
                <w:szCs w:val="18"/>
              </w:rPr>
              <w:t>CDK4</w:t>
            </w:r>
            <w:r>
              <w:rPr>
                <w:rFonts w:cs="思源黑体 CN Light"/>
                <w:bCs/>
                <w:sz w:val="18"/>
                <w:szCs w:val="18"/>
              </w:rPr>
              <w:t>基因扩增</w:t>
            </w:r>
            <w:r>
              <w:rPr>
                <w:rFonts w:cs="思源黑体 CN Light" w:hint="eastAsia"/>
                <w:bCs/>
                <w:sz w:val="18"/>
                <w:szCs w:val="18"/>
              </w:rPr>
              <w:t xml:space="preserve">; </w:t>
            </w:r>
            <w:r w:rsidRPr="007776C6">
              <w:rPr>
                <w:rFonts w:cs="思源黑体 CN Light" w:hint="eastAsia"/>
                <w:bCs/>
                <w:i/>
                <w:iCs/>
                <w:sz w:val="18"/>
                <w:szCs w:val="18"/>
              </w:rPr>
              <w:t>MDM2</w:t>
            </w:r>
            <w:r>
              <w:rPr>
                <w:rFonts w:cs="思源黑体 CN Light" w:hint="eastAsia"/>
                <w:bCs/>
                <w:sz w:val="18"/>
                <w:szCs w:val="18"/>
              </w:rPr>
              <w:t xml:space="preserve">基因扩增; </w:t>
            </w:r>
            <w:r w:rsidRPr="007776C6">
              <w:rPr>
                <w:rFonts w:cs="思源黑体 CN Light" w:hint="eastAsia"/>
                <w:bCs/>
                <w:i/>
                <w:iCs/>
                <w:sz w:val="18"/>
                <w:szCs w:val="18"/>
              </w:rPr>
              <w:t>GLI1</w:t>
            </w:r>
            <w:r>
              <w:rPr>
                <w:rFonts w:cs="思源黑体 CN Light" w:hint="eastAsia"/>
                <w:bCs/>
                <w:sz w:val="18"/>
                <w:szCs w:val="18"/>
              </w:rPr>
              <w:t>基因扩增</w:t>
            </w:r>
          </w:p>
        </w:tc>
        <w:tc>
          <w:tcPr>
            <w:tcW w:w="4428" w:type="dxa"/>
            <w:tcBorders>
              <w:top w:val="single" w:sz="4" w:space="0" w:color="31849B"/>
              <w:left w:val="single" w:sz="4" w:space="0" w:color="31849B"/>
              <w:bottom w:val="single" w:sz="4" w:space="0" w:color="31849B"/>
            </w:tcBorders>
            <w:vAlign w:val="center"/>
          </w:tcPr>
          <w:p w14:paraId="2D8D5597" w14:textId="77777777" w:rsidR="002E1676" w:rsidRDefault="00000000">
            <w:pPr>
              <w:widowControl w:val="0"/>
              <w:spacing w:before="62" w:after="62"/>
              <w:jc w:val="center"/>
              <w:rPr>
                <w:rFonts w:hint="eastAsia"/>
                <w:color w:val="000000" w:themeColor="text1"/>
                <w:sz w:val="18"/>
                <w:szCs w:val="18"/>
              </w:rPr>
            </w:pPr>
            <w:r>
              <w:rPr>
                <w:color w:val="000000" w:themeColor="text1"/>
                <w:sz w:val="18"/>
                <w:szCs w:val="18"/>
              </w:rPr>
              <w:t>未检测到相关变异</w:t>
            </w:r>
          </w:p>
        </w:tc>
      </w:tr>
      <w:tr w:rsidR="002E1676" w14:paraId="5D32F6CF" w14:textId="77777777">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4107F709" w14:textId="77777777" w:rsidR="002E1676" w:rsidRDefault="00000000">
            <w:pPr>
              <w:widowControl w:val="0"/>
              <w:spacing w:before="62" w:after="62"/>
              <w:jc w:val="center"/>
              <w:rPr>
                <w:rFonts w:cs="思源黑体 CN Light" w:hint="eastAsia"/>
                <w:bCs/>
                <w:sz w:val="18"/>
                <w:szCs w:val="18"/>
              </w:rPr>
            </w:pPr>
            <w:r>
              <w:rPr>
                <w:rFonts w:cs="思源黑体 CN Light"/>
                <w:bCs/>
                <w:sz w:val="18"/>
                <w:szCs w:val="18"/>
              </w:rPr>
              <w:t>黏液样/圆形细胞</w:t>
            </w:r>
          </w:p>
          <w:p w14:paraId="699CEFD4" w14:textId="77777777" w:rsidR="002E1676" w:rsidRDefault="00000000">
            <w:pPr>
              <w:widowControl w:val="0"/>
              <w:spacing w:before="62" w:after="62"/>
              <w:jc w:val="center"/>
              <w:rPr>
                <w:rFonts w:cs="思源黑体 CN Light" w:hint="eastAsia"/>
                <w:bCs/>
                <w:sz w:val="18"/>
                <w:szCs w:val="18"/>
              </w:rPr>
            </w:pPr>
            <w:r>
              <w:rPr>
                <w:rFonts w:cs="思源黑体 CN Light"/>
                <w:bCs/>
                <w:sz w:val="18"/>
                <w:szCs w:val="18"/>
              </w:rPr>
              <w:t>脂肪肉瘤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44A996DF" w14:textId="77777777" w:rsidR="002E1676" w:rsidRDefault="00000000">
            <w:pPr>
              <w:widowControl w:val="0"/>
              <w:spacing w:before="62" w:after="62"/>
              <w:jc w:val="center"/>
              <w:rPr>
                <w:rFonts w:hint="eastAsia"/>
                <w:bCs/>
                <w:sz w:val="18"/>
                <w:szCs w:val="18"/>
              </w:rPr>
            </w:pPr>
            <w:r>
              <w:rPr>
                <w:rFonts w:cs="思源黑体 CN Light"/>
                <w:bCs/>
                <w:i/>
                <w:iCs/>
                <w:sz w:val="18"/>
                <w:szCs w:val="18"/>
              </w:rPr>
              <w:t>FUS-DDIT3</w:t>
            </w:r>
            <w:r>
              <w:rPr>
                <w:rFonts w:cs="思源黑体 CN Light"/>
                <w:bCs/>
                <w:iCs/>
                <w:sz w:val="18"/>
                <w:szCs w:val="18"/>
              </w:rPr>
              <w:t>;</w:t>
            </w:r>
            <w:r>
              <w:rPr>
                <w:rFonts w:cs="思源黑体 CN Light"/>
                <w:bCs/>
                <w:i/>
                <w:iCs/>
                <w:sz w:val="18"/>
                <w:szCs w:val="18"/>
              </w:rPr>
              <w:t xml:space="preserve"> EWSR1-DDIT3</w:t>
            </w:r>
          </w:p>
        </w:tc>
        <w:tc>
          <w:tcPr>
            <w:tcW w:w="4428" w:type="dxa"/>
            <w:tcBorders>
              <w:top w:val="single" w:sz="4" w:space="0" w:color="31849B"/>
              <w:left w:val="single" w:sz="4" w:space="0" w:color="31849B"/>
              <w:bottom w:val="single" w:sz="4" w:space="0" w:color="31849B"/>
            </w:tcBorders>
            <w:shd w:val="clear" w:color="auto" w:fill="DAEEF3"/>
            <w:vAlign w:val="center"/>
          </w:tcPr>
          <w:p w14:paraId="390DB058" w14:textId="77777777" w:rsidR="002E1676" w:rsidRDefault="00000000">
            <w:pPr>
              <w:widowControl w:val="0"/>
              <w:snapToGrid w:val="0"/>
              <w:spacing w:before="62" w:after="62"/>
              <w:jc w:val="center"/>
              <w:rPr>
                <w:rFonts w:hint="eastAsia"/>
                <w:color w:val="000000" w:themeColor="text1"/>
                <w:sz w:val="18"/>
                <w:szCs w:val="18"/>
              </w:rPr>
            </w:pPr>
            <w:r>
              <w:rPr>
                <w:color w:val="000000" w:themeColor="text1"/>
                <w:sz w:val="18"/>
                <w:szCs w:val="18"/>
              </w:rPr>
              <w:t>未检测到相关变异</w:t>
            </w:r>
          </w:p>
        </w:tc>
      </w:tr>
      <w:tr w:rsidR="002E1676" w14:paraId="39B2E2EF" w14:textId="77777777">
        <w:trPr>
          <w:trHeight w:val="454"/>
        </w:trPr>
        <w:tc>
          <w:tcPr>
            <w:tcW w:w="2173" w:type="dxa"/>
            <w:tcBorders>
              <w:top w:val="single" w:sz="4" w:space="0" w:color="31849B"/>
              <w:bottom w:val="single" w:sz="4" w:space="0" w:color="31849B"/>
              <w:right w:val="single" w:sz="4" w:space="0" w:color="31849B"/>
            </w:tcBorders>
            <w:vAlign w:val="center"/>
          </w:tcPr>
          <w:p w14:paraId="0733510C" w14:textId="77777777" w:rsidR="002E1676" w:rsidRDefault="00000000">
            <w:pPr>
              <w:widowControl w:val="0"/>
              <w:spacing w:before="62" w:after="62"/>
              <w:jc w:val="center"/>
              <w:rPr>
                <w:rFonts w:hint="eastAsia"/>
                <w:sz w:val="18"/>
                <w:szCs w:val="18"/>
              </w:rPr>
            </w:pPr>
            <w:r>
              <w:rPr>
                <w:rFonts w:cs="思源黑体 CN Light"/>
                <w:bCs/>
                <w:sz w:val="18"/>
                <w:szCs w:val="18"/>
              </w:rPr>
              <w:t>孤立性纤维性肿瘤</w:t>
            </w:r>
          </w:p>
        </w:tc>
        <w:tc>
          <w:tcPr>
            <w:tcW w:w="3038" w:type="dxa"/>
            <w:tcBorders>
              <w:top w:val="single" w:sz="4" w:space="0" w:color="31849B"/>
              <w:left w:val="single" w:sz="4" w:space="0" w:color="31849B"/>
              <w:bottom w:val="single" w:sz="4" w:space="0" w:color="31849B"/>
              <w:right w:val="single" w:sz="4" w:space="0" w:color="31849B"/>
            </w:tcBorders>
            <w:vAlign w:val="center"/>
          </w:tcPr>
          <w:p w14:paraId="56B8F7C6" w14:textId="77777777" w:rsidR="002E1676" w:rsidRDefault="00000000">
            <w:pPr>
              <w:widowControl w:val="0"/>
              <w:spacing w:before="62" w:after="62"/>
              <w:jc w:val="center"/>
              <w:rPr>
                <w:rFonts w:hint="eastAsia"/>
                <w:bCs/>
                <w:sz w:val="18"/>
                <w:szCs w:val="18"/>
              </w:rPr>
            </w:pPr>
            <w:r>
              <w:rPr>
                <w:rFonts w:cs="思源黑体 CN Light"/>
                <w:bCs/>
                <w:i/>
                <w:iCs/>
                <w:sz w:val="18"/>
                <w:szCs w:val="18"/>
              </w:rPr>
              <w:t>NAB2-STAT6</w:t>
            </w:r>
          </w:p>
        </w:tc>
        <w:tc>
          <w:tcPr>
            <w:tcW w:w="4428" w:type="dxa"/>
            <w:tcBorders>
              <w:top w:val="single" w:sz="4" w:space="0" w:color="31849B"/>
              <w:left w:val="single" w:sz="4" w:space="0" w:color="31849B"/>
              <w:bottom w:val="single" w:sz="4" w:space="0" w:color="31849B"/>
            </w:tcBorders>
            <w:vAlign w:val="center"/>
          </w:tcPr>
          <w:p w14:paraId="11064C89" w14:textId="77777777" w:rsidR="002E1676" w:rsidRDefault="00000000">
            <w:pPr>
              <w:widowControl w:val="0"/>
              <w:spacing w:before="62" w:after="62"/>
              <w:jc w:val="center"/>
              <w:rPr>
                <w:rFonts w:hint="eastAsia"/>
                <w:color w:val="000000" w:themeColor="text1"/>
                <w:sz w:val="18"/>
                <w:szCs w:val="18"/>
              </w:rPr>
            </w:pPr>
            <w:r>
              <w:rPr>
                <w:color w:val="000000" w:themeColor="text1"/>
                <w:sz w:val="18"/>
                <w:szCs w:val="18"/>
              </w:rPr>
              <w:t>未检测到相关变异</w:t>
            </w:r>
          </w:p>
        </w:tc>
      </w:tr>
      <w:tr w:rsidR="002E1676" w14:paraId="49B1F9B1" w14:textId="77777777">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1EB8C963" w14:textId="77777777" w:rsidR="002E1676" w:rsidRDefault="00000000">
            <w:pPr>
              <w:widowControl w:val="0"/>
              <w:spacing w:before="62" w:after="62"/>
              <w:jc w:val="center"/>
              <w:rPr>
                <w:rFonts w:hint="eastAsia"/>
                <w:sz w:val="18"/>
                <w:szCs w:val="18"/>
              </w:rPr>
            </w:pPr>
            <w:r>
              <w:rPr>
                <w:rFonts w:cs="思源黑体 CN Light"/>
                <w:bCs/>
                <w:sz w:val="18"/>
                <w:szCs w:val="18"/>
              </w:rPr>
              <w:t>炎性成肌纤维细胞瘤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32129749" w14:textId="77777777" w:rsidR="002E1676" w:rsidRDefault="00000000">
            <w:pPr>
              <w:widowControl w:val="0"/>
              <w:spacing w:before="62" w:after="62"/>
              <w:jc w:val="center"/>
              <w:rPr>
                <w:rFonts w:cs="思源黑体 CN Light" w:hint="eastAsia"/>
                <w:bCs/>
                <w:iCs/>
                <w:sz w:val="18"/>
                <w:szCs w:val="18"/>
              </w:rPr>
            </w:pPr>
            <w:r>
              <w:rPr>
                <w:rFonts w:cs="思源黑体 CN Light"/>
                <w:bCs/>
                <w:i/>
                <w:iCs/>
                <w:sz w:val="18"/>
                <w:szCs w:val="18"/>
              </w:rPr>
              <w:t>TPM3-ALK</w:t>
            </w:r>
            <w:r>
              <w:rPr>
                <w:rFonts w:cs="思源黑体 CN Light"/>
                <w:bCs/>
                <w:iCs/>
                <w:sz w:val="18"/>
                <w:szCs w:val="18"/>
              </w:rPr>
              <w:t>;</w:t>
            </w:r>
            <w:r>
              <w:rPr>
                <w:rFonts w:cs="思源黑体 CN Light"/>
                <w:bCs/>
                <w:i/>
                <w:iCs/>
                <w:sz w:val="18"/>
                <w:szCs w:val="18"/>
              </w:rPr>
              <w:t xml:space="preserve"> TPM4-ALK</w:t>
            </w:r>
            <w:r>
              <w:rPr>
                <w:rFonts w:cs="思源黑体 CN Light"/>
                <w:bCs/>
                <w:iCs/>
                <w:sz w:val="18"/>
                <w:szCs w:val="18"/>
              </w:rPr>
              <w:t>;</w:t>
            </w:r>
          </w:p>
          <w:p w14:paraId="0E428777" w14:textId="77777777" w:rsidR="002E1676" w:rsidRDefault="00000000">
            <w:pPr>
              <w:widowControl w:val="0"/>
              <w:spacing w:before="62" w:after="62"/>
              <w:jc w:val="center"/>
              <w:rPr>
                <w:rFonts w:cs="思源黑体 CN Light" w:hint="eastAsia"/>
                <w:bCs/>
                <w:i/>
                <w:iCs/>
                <w:sz w:val="18"/>
                <w:szCs w:val="18"/>
              </w:rPr>
            </w:pPr>
            <w:r>
              <w:rPr>
                <w:rFonts w:cs="思源黑体 CN Light"/>
                <w:bCs/>
                <w:i/>
                <w:iCs/>
                <w:sz w:val="18"/>
                <w:szCs w:val="18"/>
              </w:rPr>
              <w:t xml:space="preserve"> CLTC-ALK</w:t>
            </w:r>
            <w:r>
              <w:rPr>
                <w:rFonts w:cs="思源黑体 CN Light"/>
                <w:bCs/>
                <w:iCs/>
                <w:sz w:val="18"/>
                <w:szCs w:val="18"/>
              </w:rPr>
              <w:t xml:space="preserve">; </w:t>
            </w:r>
            <w:r>
              <w:rPr>
                <w:rFonts w:cs="思源黑体 CN Light"/>
                <w:bCs/>
                <w:i/>
                <w:iCs/>
                <w:sz w:val="18"/>
                <w:szCs w:val="18"/>
              </w:rPr>
              <w:t>RANBP2-ALK</w:t>
            </w:r>
            <w:r>
              <w:rPr>
                <w:rFonts w:cs="思源黑体 CN Light"/>
                <w:bCs/>
                <w:iCs/>
                <w:sz w:val="18"/>
                <w:szCs w:val="18"/>
              </w:rPr>
              <w:t>;</w:t>
            </w:r>
          </w:p>
          <w:p w14:paraId="29539FB2" w14:textId="77777777" w:rsidR="002E1676" w:rsidRDefault="00000000">
            <w:pPr>
              <w:widowControl w:val="0"/>
              <w:spacing w:before="62" w:after="62"/>
              <w:jc w:val="center"/>
              <w:rPr>
                <w:rFonts w:cs="思源黑体 CN Light" w:hint="eastAsia"/>
                <w:bCs/>
                <w:iCs/>
                <w:sz w:val="18"/>
                <w:szCs w:val="18"/>
              </w:rPr>
            </w:pPr>
            <w:r>
              <w:rPr>
                <w:rFonts w:cs="思源黑体 CN Light"/>
                <w:bCs/>
                <w:i/>
                <w:iCs/>
                <w:sz w:val="18"/>
                <w:szCs w:val="18"/>
              </w:rPr>
              <w:t>ATIC-ALK</w:t>
            </w:r>
            <w:r>
              <w:rPr>
                <w:rFonts w:cs="思源黑体 CN Light"/>
                <w:bCs/>
                <w:iCs/>
                <w:sz w:val="18"/>
                <w:szCs w:val="18"/>
              </w:rPr>
              <w:t>;</w:t>
            </w:r>
            <w:r>
              <w:rPr>
                <w:rFonts w:cs="思源黑体 CN Light"/>
                <w:bCs/>
                <w:i/>
                <w:iCs/>
                <w:sz w:val="18"/>
                <w:szCs w:val="18"/>
              </w:rPr>
              <w:t xml:space="preserve"> CARS1-ALK</w:t>
            </w:r>
            <w:r>
              <w:rPr>
                <w:rFonts w:cs="思源黑体 CN Light"/>
                <w:bCs/>
                <w:iCs/>
                <w:sz w:val="18"/>
                <w:szCs w:val="18"/>
              </w:rPr>
              <w:t>;</w:t>
            </w:r>
          </w:p>
          <w:p w14:paraId="082243BD" w14:textId="77777777" w:rsidR="002E1676" w:rsidRDefault="00000000">
            <w:pPr>
              <w:widowControl w:val="0"/>
              <w:spacing w:before="62" w:after="62"/>
              <w:jc w:val="center"/>
              <w:rPr>
                <w:rFonts w:cs="思源黑体 CN Light" w:hint="eastAsia"/>
                <w:bCs/>
                <w:i/>
                <w:iCs/>
                <w:sz w:val="18"/>
                <w:szCs w:val="18"/>
              </w:rPr>
            </w:pPr>
            <w:r>
              <w:rPr>
                <w:rFonts w:cs="思源黑体 CN Light"/>
                <w:bCs/>
                <w:i/>
                <w:iCs/>
                <w:sz w:val="18"/>
                <w:szCs w:val="18"/>
              </w:rPr>
              <w:t>SEC31A-ALK</w:t>
            </w:r>
            <w:r>
              <w:rPr>
                <w:rFonts w:cs="思源黑体 CN Light"/>
                <w:bCs/>
                <w:iCs/>
                <w:sz w:val="18"/>
                <w:szCs w:val="18"/>
              </w:rPr>
              <w:t>;</w:t>
            </w:r>
            <w:r>
              <w:rPr>
                <w:rFonts w:cs="思源黑体 CN Light"/>
                <w:bCs/>
                <w:i/>
                <w:iCs/>
                <w:sz w:val="18"/>
                <w:szCs w:val="18"/>
              </w:rPr>
              <w:t xml:space="preserve"> PPFIBP1-ALK</w:t>
            </w:r>
            <w:r>
              <w:rPr>
                <w:rFonts w:cs="思源黑体 CN Light"/>
                <w:bCs/>
                <w:iCs/>
                <w:sz w:val="18"/>
                <w:szCs w:val="18"/>
              </w:rPr>
              <w:t>;</w:t>
            </w:r>
          </w:p>
          <w:p w14:paraId="258D557F" w14:textId="77777777" w:rsidR="002E1676" w:rsidRDefault="00000000">
            <w:pPr>
              <w:widowControl w:val="0"/>
              <w:spacing w:before="62" w:after="62"/>
              <w:jc w:val="center"/>
              <w:rPr>
                <w:rFonts w:cs="思源黑体 CN Light" w:hint="eastAsia"/>
                <w:bCs/>
                <w:i/>
                <w:iCs/>
                <w:sz w:val="18"/>
                <w:szCs w:val="18"/>
              </w:rPr>
            </w:pPr>
            <w:r>
              <w:rPr>
                <w:rFonts w:cs="思源黑体 CN Light"/>
                <w:bCs/>
                <w:i/>
                <w:iCs/>
                <w:sz w:val="18"/>
                <w:szCs w:val="18"/>
              </w:rPr>
              <w:t>TIMP3-ALK</w:t>
            </w:r>
            <w:r>
              <w:rPr>
                <w:rFonts w:cs="思源黑体 CN Light"/>
                <w:bCs/>
                <w:iCs/>
                <w:sz w:val="18"/>
                <w:szCs w:val="18"/>
              </w:rPr>
              <w:t xml:space="preserve">; </w:t>
            </w:r>
            <w:r>
              <w:rPr>
                <w:rFonts w:cs="思源黑体 CN Light"/>
                <w:bCs/>
                <w:i/>
                <w:iCs/>
                <w:sz w:val="18"/>
                <w:szCs w:val="18"/>
              </w:rPr>
              <w:t>IGFBP5-ALK</w:t>
            </w:r>
            <w:r>
              <w:rPr>
                <w:rFonts w:cs="思源黑体 CN Light"/>
                <w:bCs/>
                <w:iCs/>
                <w:sz w:val="18"/>
                <w:szCs w:val="18"/>
              </w:rPr>
              <w:t>;</w:t>
            </w:r>
          </w:p>
          <w:p w14:paraId="3A15A694" w14:textId="77777777" w:rsidR="002E1676" w:rsidRDefault="00000000">
            <w:pPr>
              <w:widowControl w:val="0"/>
              <w:spacing w:before="62" w:after="62"/>
              <w:jc w:val="center"/>
              <w:rPr>
                <w:rFonts w:cs="思源黑体 CN Light" w:hint="eastAsia"/>
                <w:bCs/>
                <w:iCs/>
                <w:sz w:val="18"/>
                <w:szCs w:val="18"/>
              </w:rPr>
            </w:pPr>
            <w:r>
              <w:rPr>
                <w:rFonts w:cs="思源黑体 CN Light"/>
                <w:bCs/>
                <w:i/>
                <w:iCs/>
                <w:sz w:val="18"/>
                <w:szCs w:val="18"/>
              </w:rPr>
              <w:t>THBS1-ALK</w:t>
            </w:r>
            <w:r>
              <w:rPr>
                <w:rFonts w:cs="思源黑体 CN Light"/>
                <w:bCs/>
                <w:iCs/>
                <w:sz w:val="18"/>
                <w:szCs w:val="18"/>
              </w:rPr>
              <w:t>;</w:t>
            </w:r>
            <w:r>
              <w:rPr>
                <w:rFonts w:cs="思源黑体 CN Light"/>
                <w:bCs/>
                <w:i/>
                <w:iCs/>
                <w:sz w:val="18"/>
                <w:szCs w:val="18"/>
              </w:rPr>
              <w:t xml:space="preserve"> RRBP1-ALK</w:t>
            </w:r>
            <w:r>
              <w:rPr>
                <w:rFonts w:cs="思源黑体 CN Light"/>
                <w:bCs/>
                <w:iCs/>
                <w:sz w:val="18"/>
                <w:szCs w:val="18"/>
              </w:rPr>
              <w:t>;</w:t>
            </w:r>
          </w:p>
          <w:p w14:paraId="6BA45381" w14:textId="77777777" w:rsidR="002E1676" w:rsidRDefault="00000000">
            <w:pPr>
              <w:widowControl w:val="0"/>
              <w:spacing w:before="62" w:after="62"/>
              <w:jc w:val="center"/>
              <w:rPr>
                <w:rFonts w:cs="思源黑体 CN Light" w:hint="eastAsia"/>
                <w:bCs/>
                <w:i/>
                <w:iCs/>
                <w:sz w:val="18"/>
                <w:szCs w:val="18"/>
              </w:rPr>
            </w:pPr>
            <w:r>
              <w:rPr>
                <w:rFonts w:cs="思源黑体 CN Light"/>
                <w:bCs/>
                <w:i/>
                <w:iCs/>
                <w:sz w:val="18"/>
                <w:szCs w:val="18"/>
              </w:rPr>
              <w:t>ETV6-NTRK3</w:t>
            </w:r>
            <w:r>
              <w:rPr>
                <w:rFonts w:cs="思源黑体 CN Light"/>
                <w:bCs/>
                <w:iCs/>
                <w:sz w:val="18"/>
                <w:szCs w:val="18"/>
              </w:rPr>
              <w:t>;</w:t>
            </w:r>
            <w:r>
              <w:rPr>
                <w:rFonts w:cs="思源黑体 CN Light"/>
                <w:bCs/>
                <w:i/>
                <w:iCs/>
                <w:sz w:val="18"/>
                <w:szCs w:val="18"/>
              </w:rPr>
              <w:t xml:space="preserve"> TFG-ROS1</w:t>
            </w:r>
            <w:r>
              <w:rPr>
                <w:rFonts w:cs="思源黑体 CN Light"/>
                <w:bCs/>
                <w:iCs/>
                <w:sz w:val="18"/>
                <w:szCs w:val="18"/>
              </w:rPr>
              <w:t>;</w:t>
            </w:r>
          </w:p>
          <w:p w14:paraId="1A24709B" w14:textId="77777777" w:rsidR="002E1676" w:rsidRDefault="00000000">
            <w:pPr>
              <w:widowControl w:val="0"/>
              <w:spacing w:before="62" w:after="62"/>
              <w:jc w:val="center"/>
              <w:rPr>
                <w:rFonts w:hint="eastAsia"/>
                <w:bCs/>
                <w:sz w:val="18"/>
                <w:szCs w:val="18"/>
              </w:rPr>
            </w:pPr>
            <w:r>
              <w:rPr>
                <w:rFonts w:cs="思源黑体 CN Light"/>
                <w:bCs/>
                <w:i/>
                <w:iCs/>
                <w:sz w:val="18"/>
                <w:szCs w:val="18"/>
              </w:rPr>
              <w:t>YWHAE-ROS1</w:t>
            </w:r>
          </w:p>
        </w:tc>
        <w:tc>
          <w:tcPr>
            <w:tcW w:w="4428" w:type="dxa"/>
            <w:tcBorders>
              <w:top w:val="single" w:sz="4" w:space="0" w:color="31849B"/>
              <w:left w:val="single" w:sz="4" w:space="0" w:color="31849B"/>
              <w:bottom w:val="single" w:sz="4" w:space="0" w:color="31849B"/>
            </w:tcBorders>
            <w:shd w:val="clear" w:color="auto" w:fill="DAEEF3"/>
            <w:vAlign w:val="center"/>
          </w:tcPr>
          <w:p w14:paraId="03009DCA" w14:textId="77777777" w:rsidR="002E1676" w:rsidRDefault="00000000">
            <w:pPr>
              <w:widowControl w:val="0"/>
              <w:snapToGrid w:val="0"/>
              <w:spacing w:before="62" w:after="62"/>
              <w:jc w:val="center"/>
              <w:rPr>
                <w:rFonts w:hint="eastAsia"/>
                <w:color w:val="000000" w:themeColor="text1"/>
                <w:sz w:val="18"/>
                <w:szCs w:val="18"/>
              </w:rPr>
            </w:pPr>
            <w:r>
              <w:rPr>
                <w:color w:val="000000" w:themeColor="text1"/>
                <w:sz w:val="18"/>
                <w:szCs w:val="18"/>
              </w:rPr>
              <w:t>未检测到相关变异</w:t>
            </w:r>
          </w:p>
        </w:tc>
      </w:tr>
      <w:tr w:rsidR="002E1676" w14:paraId="1106EF20" w14:textId="77777777">
        <w:trPr>
          <w:trHeight w:val="454"/>
        </w:trPr>
        <w:tc>
          <w:tcPr>
            <w:tcW w:w="2173" w:type="dxa"/>
            <w:tcBorders>
              <w:top w:val="single" w:sz="4" w:space="0" w:color="31849B"/>
              <w:bottom w:val="single" w:sz="4" w:space="0" w:color="31849B"/>
              <w:right w:val="single" w:sz="4" w:space="0" w:color="31849B"/>
            </w:tcBorders>
            <w:vAlign w:val="center"/>
          </w:tcPr>
          <w:p w14:paraId="4BC4D4B1" w14:textId="77777777" w:rsidR="002E1676" w:rsidRDefault="00000000">
            <w:pPr>
              <w:widowControl w:val="0"/>
              <w:spacing w:before="62" w:after="62"/>
              <w:jc w:val="center"/>
              <w:rPr>
                <w:rFonts w:cs="思源黑体 CN Light" w:hint="eastAsia"/>
                <w:bCs/>
                <w:sz w:val="18"/>
                <w:szCs w:val="18"/>
              </w:rPr>
            </w:pPr>
            <w:r>
              <w:rPr>
                <w:rFonts w:cs="思源黑体 CN Light"/>
                <w:bCs/>
                <w:sz w:val="18"/>
                <w:szCs w:val="18"/>
              </w:rPr>
              <w:t>隆突性皮肤纤维肉瘤/</w:t>
            </w:r>
          </w:p>
          <w:p w14:paraId="59206F87" w14:textId="77777777" w:rsidR="002E1676" w:rsidRDefault="00000000">
            <w:pPr>
              <w:widowControl w:val="0"/>
              <w:spacing w:before="62" w:after="62"/>
              <w:jc w:val="center"/>
              <w:rPr>
                <w:rFonts w:hint="eastAsia"/>
                <w:sz w:val="18"/>
                <w:szCs w:val="18"/>
              </w:rPr>
            </w:pPr>
            <w:r>
              <w:rPr>
                <w:rFonts w:cs="思源黑体 CN Light"/>
                <w:bCs/>
                <w:sz w:val="18"/>
                <w:szCs w:val="18"/>
              </w:rPr>
              <w:t>巨细胞成纤维细胞瘤</w:t>
            </w:r>
          </w:p>
        </w:tc>
        <w:tc>
          <w:tcPr>
            <w:tcW w:w="3038" w:type="dxa"/>
            <w:tcBorders>
              <w:top w:val="single" w:sz="4" w:space="0" w:color="31849B"/>
              <w:left w:val="single" w:sz="4" w:space="0" w:color="31849B"/>
              <w:bottom w:val="single" w:sz="4" w:space="0" w:color="31849B"/>
              <w:right w:val="single" w:sz="4" w:space="0" w:color="31849B"/>
            </w:tcBorders>
            <w:vAlign w:val="center"/>
          </w:tcPr>
          <w:p w14:paraId="4C637718" w14:textId="77777777" w:rsidR="002E1676" w:rsidRDefault="00000000">
            <w:pPr>
              <w:widowControl w:val="0"/>
              <w:spacing w:before="62" w:after="62"/>
              <w:jc w:val="center"/>
              <w:rPr>
                <w:rFonts w:hint="eastAsia"/>
                <w:bCs/>
                <w:sz w:val="18"/>
                <w:szCs w:val="18"/>
              </w:rPr>
            </w:pPr>
            <w:r>
              <w:rPr>
                <w:rFonts w:cs="思源黑体 CN Light"/>
                <w:bCs/>
                <w:i/>
                <w:iCs/>
                <w:sz w:val="18"/>
                <w:szCs w:val="18"/>
              </w:rPr>
              <w:t>COL1A1-PDGFB</w:t>
            </w:r>
            <w:r>
              <w:rPr>
                <w:rFonts w:cs="思源黑体 CN Light"/>
                <w:bCs/>
                <w:iCs/>
                <w:sz w:val="18"/>
                <w:szCs w:val="18"/>
              </w:rPr>
              <w:t>;</w:t>
            </w:r>
            <w:r>
              <w:rPr>
                <w:rFonts w:cs="思源黑体 CN Light"/>
                <w:bCs/>
                <w:i/>
                <w:iCs/>
                <w:sz w:val="18"/>
                <w:szCs w:val="18"/>
              </w:rPr>
              <w:t xml:space="preserve"> COL6A3-PDGFD</w:t>
            </w:r>
            <w:r>
              <w:rPr>
                <w:rFonts w:cs="思源黑体 CN Light"/>
                <w:bCs/>
                <w:iCs/>
                <w:sz w:val="18"/>
                <w:szCs w:val="18"/>
              </w:rPr>
              <w:t>;</w:t>
            </w:r>
            <w:r>
              <w:rPr>
                <w:rFonts w:cs="思源黑体 CN Light"/>
                <w:bCs/>
                <w:i/>
                <w:iCs/>
                <w:sz w:val="18"/>
                <w:szCs w:val="18"/>
              </w:rPr>
              <w:t xml:space="preserve"> EMILIN2-PDGFD</w:t>
            </w:r>
          </w:p>
        </w:tc>
        <w:tc>
          <w:tcPr>
            <w:tcW w:w="4428" w:type="dxa"/>
            <w:tcBorders>
              <w:top w:val="single" w:sz="4" w:space="0" w:color="31849B"/>
              <w:left w:val="single" w:sz="4" w:space="0" w:color="31849B"/>
              <w:bottom w:val="single" w:sz="4" w:space="0" w:color="31849B"/>
            </w:tcBorders>
            <w:vAlign w:val="center"/>
          </w:tcPr>
          <w:p w14:paraId="1EDCA086" w14:textId="77777777" w:rsidR="002E1676" w:rsidRDefault="00000000">
            <w:pPr>
              <w:widowControl w:val="0"/>
              <w:snapToGrid w:val="0"/>
              <w:spacing w:before="62" w:after="62"/>
              <w:jc w:val="center"/>
              <w:rPr>
                <w:rFonts w:hint="eastAsia"/>
                <w:color w:val="000000" w:themeColor="text1"/>
                <w:sz w:val="18"/>
                <w:szCs w:val="18"/>
              </w:rPr>
            </w:pPr>
            <w:r>
              <w:rPr>
                <w:color w:val="000000" w:themeColor="text1"/>
                <w:sz w:val="18"/>
                <w:szCs w:val="18"/>
              </w:rPr>
              <w:t>未检测到相关变异</w:t>
            </w:r>
          </w:p>
        </w:tc>
      </w:tr>
      <w:tr w:rsidR="002E1676" w14:paraId="0FCE2CAD" w14:textId="77777777">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52106C2D" w14:textId="77777777" w:rsidR="002E1676" w:rsidRDefault="00000000">
            <w:pPr>
              <w:widowControl w:val="0"/>
              <w:spacing w:before="62" w:after="62"/>
              <w:jc w:val="center"/>
              <w:rPr>
                <w:rFonts w:hint="eastAsia"/>
                <w:color w:val="FF0000"/>
                <w:sz w:val="18"/>
                <w:szCs w:val="18"/>
              </w:rPr>
            </w:pPr>
            <w:r>
              <w:rPr>
                <w:rFonts w:cs="思源黑体 CN Light"/>
                <w:bCs/>
                <w:sz w:val="18"/>
                <w:szCs w:val="18"/>
              </w:rPr>
              <w:t>婴儿型纤维肉瘤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5B12D41C" w14:textId="77777777" w:rsidR="002E1676" w:rsidRDefault="00000000">
            <w:pPr>
              <w:widowControl w:val="0"/>
              <w:spacing w:before="62" w:after="62"/>
              <w:jc w:val="center"/>
              <w:rPr>
                <w:rFonts w:hint="eastAsia"/>
                <w:bCs/>
                <w:sz w:val="18"/>
                <w:szCs w:val="18"/>
              </w:rPr>
            </w:pPr>
            <w:r>
              <w:rPr>
                <w:rFonts w:cs="思源黑体 CN Light"/>
                <w:bCs/>
                <w:i/>
                <w:iCs/>
                <w:sz w:val="18"/>
                <w:szCs w:val="18"/>
              </w:rPr>
              <w:t>ETV6-NTRK3</w:t>
            </w:r>
          </w:p>
        </w:tc>
        <w:tc>
          <w:tcPr>
            <w:tcW w:w="4428" w:type="dxa"/>
            <w:tcBorders>
              <w:top w:val="single" w:sz="4" w:space="0" w:color="31849B"/>
              <w:left w:val="single" w:sz="4" w:space="0" w:color="31849B"/>
              <w:bottom w:val="single" w:sz="4" w:space="0" w:color="31849B"/>
            </w:tcBorders>
            <w:shd w:val="clear" w:color="auto" w:fill="DAEEF3"/>
            <w:vAlign w:val="center"/>
          </w:tcPr>
          <w:p w14:paraId="7C60273C" w14:textId="77777777" w:rsidR="002E1676" w:rsidRDefault="00000000">
            <w:pPr>
              <w:widowControl w:val="0"/>
              <w:snapToGrid w:val="0"/>
              <w:spacing w:before="62" w:after="62"/>
              <w:jc w:val="center"/>
              <w:rPr>
                <w:rFonts w:hint="eastAsia"/>
                <w:color w:val="000000" w:themeColor="text1"/>
                <w:sz w:val="18"/>
                <w:szCs w:val="18"/>
              </w:rPr>
            </w:pPr>
            <w:r>
              <w:rPr>
                <w:color w:val="000000" w:themeColor="text1"/>
                <w:sz w:val="18"/>
                <w:szCs w:val="18"/>
              </w:rPr>
              <w:t>未检测到相关变异</w:t>
            </w:r>
          </w:p>
        </w:tc>
      </w:tr>
      <w:tr w:rsidR="002E1676" w14:paraId="5EF1C085" w14:textId="77777777">
        <w:trPr>
          <w:trHeight w:val="454"/>
        </w:trPr>
        <w:tc>
          <w:tcPr>
            <w:tcW w:w="2173" w:type="dxa"/>
            <w:tcBorders>
              <w:top w:val="single" w:sz="4" w:space="0" w:color="31849B"/>
              <w:bottom w:val="single" w:sz="4" w:space="0" w:color="31849B"/>
              <w:right w:val="single" w:sz="4" w:space="0" w:color="31849B"/>
            </w:tcBorders>
            <w:vAlign w:val="center"/>
          </w:tcPr>
          <w:p w14:paraId="73949055" w14:textId="77777777" w:rsidR="002E1676" w:rsidRDefault="00000000">
            <w:pPr>
              <w:widowControl w:val="0"/>
              <w:spacing w:before="62" w:after="62"/>
              <w:jc w:val="center"/>
              <w:rPr>
                <w:rFonts w:hint="eastAsia"/>
                <w:sz w:val="18"/>
                <w:szCs w:val="18"/>
              </w:rPr>
            </w:pPr>
            <w:r>
              <w:rPr>
                <w:rFonts w:cs="思源黑体 CN Light"/>
                <w:bCs/>
                <w:sz w:val="18"/>
                <w:szCs w:val="18"/>
              </w:rPr>
              <w:t>低级别纤维黏液样肉瘤</w:t>
            </w:r>
          </w:p>
        </w:tc>
        <w:tc>
          <w:tcPr>
            <w:tcW w:w="3038" w:type="dxa"/>
            <w:tcBorders>
              <w:top w:val="single" w:sz="4" w:space="0" w:color="31849B"/>
              <w:left w:val="single" w:sz="4" w:space="0" w:color="31849B"/>
              <w:bottom w:val="single" w:sz="4" w:space="0" w:color="31849B"/>
              <w:right w:val="single" w:sz="4" w:space="0" w:color="31849B"/>
            </w:tcBorders>
            <w:vAlign w:val="center"/>
          </w:tcPr>
          <w:p w14:paraId="25720285" w14:textId="77777777" w:rsidR="002E1676" w:rsidRDefault="00000000">
            <w:pPr>
              <w:widowControl w:val="0"/>
              <w:spacing w:before="62" w:after="62"/>
              <w:jc w:val="center"/>
              <w:rPr>
                <w:rFonts w:hint="eastAsia"/>
                <w:bCs/>
                <w:sz w:val="18"/>
                <w:szCs w:val="18"/>
              </w:rPr>
            </w:pPr>
            <w:r>
              <w:rPr>
                <w:rFonts w:cs="思源黑体 CN Light"/>
                <w:bCs/>
                <w:i/>
                <w:iCs/>
                <w:sz w:val="18"/>
                <w:szCs w:val="18"/>
              </w:rPr>
              <w:t>FUS-CREB3L1</w:t>
            </w:r>
            <w:r>
              <w:rPr>
                <w:rFonts w:cs="思源黑体 CN Light"/>
                <w:bCs/>
                <w:iCs/>
                <w:sz w:val="18"/>
                <w:szCs w:val="18"/>
              </w:rPr>
              <w:t>;</w:t>
            </w:r>
            <w:r>
              <w:rPr>
                <w:rFonts w:cs="思源黑体 CN Light"/>
                <w:bCs/>
                <w:i/>
                <w:iCs/>
                <w:sz w:val="18"/>
                <w:szCs w:val="18"/>
              </w:rPr>
              <w:t xml:space="preserve"> FUS-CREB3L2</w:t>
            </w:r>
          </w:p>
        </w:tc>
        <w:tc>
          <w:tcPr>
            <w:tcW w:w="4428" w:type="dxa"/>
            <w:tcBorders>
              <w:top w:val="single" w:sz="4" w:space="0" w:color="31849B"/>
              <w:left w:val="single" w:sz="4" w:space="0" w:color="31849B"/>
              <w:bottom w:val="single" w:sz="4" w:space="0" w:color="31849B"/>
            </w:tcBorders>
            <w:vAlign w:val="center"/>
          </w:tcPr>
          <w:p w14:paraId="21D762B0" w14:textId="77777777" w:rsidR="002E1676" w:rsidRDefault="00000000">
            <w:pPr>
              <w:widowControl w:val="0"/>
              <w:snapToGrid w:val="0"/>
              <w:spacing w:before="62" w:after="62"/>
              <w:jc w:val="center"/>
              <w:rPr>
                <w:rFonts w:hint="eastAsia"/>
                <w:color w:val="000000" w:themeColor="text1"/>
                <w:sz w:val="18"/>
                <w:szCs w:val="18"/>
              </w:rPr>
            </w:pPr>
            <w:r>
              <w:rPr>
                <w:color w:val="000000" w:themeColor="text1"/>
                <w:sz w:val="18"/>
                <w:szCs w:val="18"/>
              </w:rPr>
              <w:t>未检测到相关变异</w:t>
            </w:r>
          </w:p>
        </w:tc>
      </w:tr>
      <w:tr w:rsidR="002E1676" w14:paraId="4CDF0F55" w14:textId="77777777">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7B738C33" w14:textId="77777777" w:rsidR="002E1676" w:rsidRDefault="00000000">
            <w:pPr>
              <w:widowControl w:val="0"/>
              <w:spacing w:before="62" w:after="62"/>
              <w:jc w:val="center"/>
              <w:rPr>
                <w:rFonts w:hint="eastAsia"/>
                <w:sz w:val="18"/>
                <w:szCs w:val="18"/>
              </w:rPr>
            </w:pPr>
            <w:r>
              <w:rPr>
                <w:rFonts w:cs="思源黑体 CN Light"/>
                <w:bCs/>
                <w:sz w:val="18"/>
                <w:szCs w:val="18"/>
              </w:rPr>
              <w:t>硬化性上皮样纤维肉瘤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1AD67139" w14:textId="77777777" w:rsidR="002E1676" w:rsidRDefault="00000000">
            <w:pPr>
              <w:widowControl w:val="0"/>
              <w:spacing w:before="62" w:after="62"/>
              <w:jc w:val="center"/>
              <w:rPr>
                <w:rFonts w:hint="eastAsia"/>
                <w:bCs/>
                <w:sz w:val="18"/>
                <w:szCs w:val="18"/>
              </w:rPr>
            </w:pPr>
            <w:r>
              <w:rPr>
                <w:rFonts w:cs="思源黑体 CN Light"/>
                <w:bCs/>
                <w:i/>
                <w:iCs/>
                <w:sz w:val="18"/>
                <w:szCs w:val="18"/>
              </w:rPr>
              <w:t>EWSR1-CREB3L1</w:t>
            </w:r>
            <w:r>
              <w:rPr>
                <w:rFonts w:cs="思源黑体 CN Light"/>
                <w:bCs/>
                <w:iCs/>
                <w:sz w:val="18"/>
                <w:szCs w:val="18"/>
              </w:rPr>
              <w:t>;</w:t>
            </w:r>
            <w:r>
              <w:rPr>
                <w:rFonts w:cs="思源黑体 CN Light"/>
                <w:bCs/>
                <w:i/>
                <w:iCs/>
                <w:sz w:val="18"/>
                <w:szCs w:val="18"/>
              </w:rPr>
              <w:t xml:space="preserve"> FUS-CREB3L1</w:t>
            </w:r>
            <w:r>
              <w:rPr>
                <w:rFonts w:cs="思源黑体 CN Light"/>
                <w:bCs/>
                <w:iCs/>
                <w:sz w:val="18"/>
                <w:szCs w:val="18"/>
              </w:rPr>
              <w:t>;</w:t>
            </w:r>
            <w:r>
              <w:rPr>
                <w:rFonts w:cs="思源黑体 CN Light"/>
                <w:bCs/>
                <w:i/>
                <w:iCs/>
                <w:sz w:val="18"/>
                <w:szCs w:val="18"/>
              </w:rPr>
              <w:t xml:space="preserve"> FUS-CREB3L2</w:t>
            </w:r>
            <w:r>
              <w:rPr>
                <w:rFonts w:cs="思源黑体 CN Light"/>
                <w:bCs/>
                <w:iCs/>
                <w:sz w:val="18"/>
                <w:szCs w:val="18"/>
              </w:rPr>
              <w:t>;</w:t>
            </w:r>
            <w:r>
              <w:rPr>
                <w:rFonts w:cs="思源黑体 CN Light"/>
                <w:bCs/>
                <w:i/>
                <w:iCs/>
                <w:sz w:val="18"/>
                <w:szCs w:val="18"/>
              </w:rPr>
              <w:t xml:space="preserve"> YAP1-KMT2A</w:t>
            </w:r>
          </w:p>
        </w:tc>
        <w:tc>
          <w:tcPr>
            <w:tcW w:w="4428" w:type="dxa"/>
            <w:tcBorders>
              <w:top w:val="single" w:sz="4" w:space="0" w:color="31849B"/>
              <w:left w:val="single" w:sz="4" w:space="0" w:color="31849B"/>
              <w:bottom w:val="single" w:sz="4" w:space="0" w:color="31849B"/>
            </w:tcBorders>
            <w:shd w:val="clear" w:color="auto" w:fill="DAEEF3"/>
            <w:vAlign w:val="center"/>
          </w:tcPr>
          <w:p w14:paraId="2FC25261" w14:textId="77777777" w:rsidR="002E1676" w:rsidRDefault="00000000">
            <w:pPr>
              <w:widowControl w:val="0"/>
              <w:snapToGrid w:val="0"/>
              <w:spacing w:before="62" w:after="62"/>
              <w:jc w:val="center"/>
              <w:rPr>
                <w:rFonts w:hint="eastAsia"/>
                <w:color w:val="000000" w:themeColor="text1"/>
                <w:sz w:val="18"/>
                <w:szCs w:val="18"/>
              </w:rPr>
            </w:pPr>
            <w:r>
              <w:rPr>
                <w:color w:val="000000" w:themeColor="text1"/>
                <w:sz w:val="18"/>
                <w:szCs w:val="18"/>
              </w:rPr>
              <w:t>未检测到相关变异</w:t>
            </w:r>
          </w:p>
        </w:tc>
      </w:tr>
      <w:tr w:rsidR="002E1676" w14:paraId="6CBB1BEB" w14:textId="77777777">
        <w:trPr>
          <w:trHeight w:val="454"/>
        </w:trPr>
        <w:tc>
          <w:tcPr>
            <w:tcW w:w="2173" w:type="dxa"/>
            <w:tcBorders>
              <w:top w:val="single" w:sz="4" w:space="0" w:color="31849B"/>
              <w:bottom w:val="single" w:sz="4" w:space="0" w:color="31849B"/>
              <w:right w:val="single" w:sz="4" w:space="0" w:color="31849B"/>
            </w:tcBorders>
            <w:vAlign w:val="center"/>
          </w:tcPr>
          <w:p w14:paraId="245BFD48" w14:textId="77777777" w:rsidR="002E1676" w:rsidRDefault="00000000">
            <w:pPr>
              <w:widowControl w:val="0"/>
              <w:spacing w:before="62" w:after="62"/>
              <w:jc w:val="center"/>
              <w:rPr>
                <w:rFonts w:cs="思源黑体 CN Light" w:hint="eastAsia"/>
                <w:bCs/>
                <w:sz w:val="18"/>
                <w:szCs w:val="18"/>
              </w:rPr>
            </w:pPr>
            <w:r>
              <w:rPr>
                <w:rFonts w:cs="思源黑体 CN Light"/>
                <w:bCs/>
                <w:sz w:val="18"/>
                <w:szCs w:val="18"/>
              </w:rPr>
              <w:t>血管瘤样纤维</w:t>
            </w:r>
          </w:p>
          <w:p w14:paraId="78107EFB" w14:textId="77777777" w:rsidR="002E1676" w:rsidRDefault="00000000">
            <w:pPr>
              <w:widowControl w:val="0"/>
              <w:spacing w:before="62" w:after="62"/>
              <w:jc w:val="center"/>
              <w:rPr>
                <w:rFonts w:hint="eastAsia"/>
                <w:sz w:val="18"/>
                <w:szCs w:val="18"/>
              </w:rPr>
            </w:pPr>
            <w:r>
              <w:rPr>
                <w:rFonts w:cs="思源黑体 CN Light"/>
                <w:bCs/>
                <w:sz w:val="18"/>
                <w:szCs w:val="18"/>
              </w:rPr>
              <w:t>组织细胞瘤</w:t>
            </w:r>
          </w:p>
        </w:tc>
        <w:tc>
          <w:tcPr>
            <w:tcW w:w="3038" w:type="dxa"/>
            <w:tcBorders>
              <w:top w:val="single" w:sz="4" w:space="0" w:color="31849B"/>
              <w:left w:val="single" w:sz="4" w:space="0" w:color="31849B"/>
              <w:bottom w:val="single" w:sz="4" w:space="0" w:color="31849B"/>
              <w:right w:val="single" w:sz="4" w:space="0" w:color="31849B"/>
            </w:tcBorders>
            <w:vAlign w:val="center"/>
          </w:tcPr>
          <w:p w14:paraId="2BE45C7E" w14:textId="77777777" w:rsidR="002E1676" w:rsidRDefault="00000000">
            <w:pPr>
              <w:widowControl w:val="0"/>
              <w:spacing w:before="62" w:after="62"/>
              <w:jc w:val="center"/>
              <w:rPr>
                <w:rFonts w:cs="思源黑体 CN Light" w:hint="eastAsia"/>
                <w:bCs/>
                <w:i/>
                <w:iCs/>
                <w:sz w:val="18"/>
                <w:szCs w:val="18"/>
              </w:rPr>
            </w:pPr>
            <w:r>
              <w:rPr>
                <w:rFonts w:cs="思源黑体 CN Light"/>
                <w:bCs/>
                <w:i/>
                <w:iCs/>
                <w:sz w:val="18"/>
                <w:szCs w:val="18"/>
              </w:rPr>
              <w:t>EWSR1-ATF1</w:t>
            </w:r>
            <w:r>
              <w:rPr>
                <w:rFonts w:cs="思源黑体 CN Light"/>
                <w:bCs/>
                <w:iCs/>
                <w:sz w:val="18"/>
                <w:szCs w:val="18"/>
              </w:rPr>
              <w:t>;</w:t>
            </w:r>
            <w:r>
              <w:rPr>
                <w:rFonts w:cs="思源黑体 CN Light"/>
                <w:bCs/>
                <w:i/>
                <w:iCs/>
                <w:sz w:val="18"/>
                <w:szCs w:val="18"/>
              </w:rPr>
              <w:t xml:space="preserve"> EWSR1-CREB1</w:t>
            </w:r>
            <w:r>
              <w:rPr>
                <w:rFonts w:cs="思源黑体 CN Light"/>
                <w:bCs/>
                <w:iCs/>
                <w:sz w:val="18"/>
                <w:szCs w:val="18"/>
              </w:rPr>
              <w:t>;</w:t>
            </w:r>
          </w:p>
          <w:p w14:paraId="72BD2A9B" w14:textId="77777777" w:rsidR="002E1676" w:rsidRDefault="00000000">
            <w:pPr>
              <w:widowControl w:val="0"/>
              <w:spacing w:before="62" w:after="62"/>
              <w:jc w:val="center"/>
              <w:rPr>
                <w:rFonts w:hint="eastAsia"/>
                <w:bCs/>
                <w:sz w:val="18"/>
                <w:szCs w:val="18"/>
              </w:rPr>
            </w:pPr>
            <w:r>
              <w:rPr>
                <w:rFonts w:cs="思源黑体 CN Light"/>
                <w:bCs/>
                <w:i/>
                <w:iCs/>
                <w:sz w:val="18"/>
                <w:szCs w:val="18"/>
              </w:rPr>
              <w:t>FUS-ATF1</w:t>
            </w:r>
          </w:p>
        </w:tc>
        <w:tc>
          <w:tcPr>
            <w:tcW w:w="4428" w:type="dxa"/>
            <w:tcBorders>
              <w:top w:val="single" w:sz="4" w:space="0" w:color="31849B"/>
              <w:left w:val="single" w:sz="4" w:space="0" w:color="31849B"/>
              <w:bottom w:val="single" w:sz="4" w:space="0" w:color="31849B"/>
            </w:tcBorders>
            <w:vAlign w:val="center"/>
          </w:tcPr>
          <w:p w14:paraId="5E187E88" w14:textId="77777777" w:rsidR="002E1676" w:rsidRDefault="00000000">
            <w:pPr>
              <w:widowControl w:val="0"/>
              <w:snapToGrid w:val="0"/>
              <w:spacing w:before="62" w:after="62"/>
              <w:jc w:val="center"/>
              <w:rPr>
                <w:rFonts w:hint="eastAsia"/>
                <w:color w:val="000000" w:themeColor="text1"/>
                <w:sz w:val="18"/>
                <w:szCs w:val="18"/>
              </w:rPr>
            </w:pPr>
            <w:r>
              <w:rPr>
                <w:color w:val="000000" w:themeColor="text1"/>
                <w:sz w:val="18"/>
                <w:szCs w:val="18"/>
              </w:rPr>
              <w:t>未检测到相关变异</w:t>
            </w:r>
          </w:p>
        </w:tc>
      </w:tr>
      <w:tr w:rsidR="002E1676" w14:paraId="7FF3C561" w14:textId="77777777">
        <w:trPr>
          <w:trHeight w:val="454"/>
        </w:trPr>
        <w:tc>
          <w:tcPr>
            <w:tcW w:w="2173" w:type="dxa"/>
            <w:tcBorders>
              <w:top w:val="single" w:sz="4" w:space="0" w:color="31849B"/>
              <w:bottom w:val="single" w:sz="4" w:space="0" w:color="31849B"/>
              <w:right w:val="single" w:sz="4" w:space="0" w:color="31849B"/>
            </w:tcBorders>
            <w:vAlign w:val="center"/>
          </w:tcPr>
          <w:p w14:paraId="68060B6D" w14:textId="77777777" w:rsidR="002E1676" w:rsidRDefault="00000000">
            <w:pPr>
              <w:widowControl w:val="0"/>
              <w:spacing w:before="62" w:after="62"/>
              <w:jc w:val="center"/>
              <w:rPr>
                <w:rFonts w:hint="eastAsia"/>
                <w:sz w:val="18"/>
                <w:szCs w:val="18"/>
              </w:rPr>
            </w:pPr>
            <w:r>
              <w:rPr>
                <w:rFonts w:cs="思源黑体 CN Light"/>
                <w:bCs/>
                <w:sz w:val="18"/>
                <w:szCs w:val="18"/>
              </w:rPr>
              <w:t>腱鞘巨细胞瘤</w:t>
            </w:r>
          </w:p>
        </w:tc>
        <w:tc>
          <w:tcPr>
            <w:tcW w:w="3038" w:type="dxa"/>
            <w:tcBorders>
              <w:top w:val="single" w:sz="4" w:space="0" w:color="31849B"/>
              <w:left w:val="single" w:sz="4" w:space="0" w:color="31849B"/>
              <w:bottom w:val="single" w:sz="4" w:space="0" w:color="31849B"/>
              <w:right w:val="single" w:sz="4" w:space="0" w:color="31849B"/>
            </w:tcBorders>
            <w:vAlign w:val="center"/>
          </w:tcPr>
          <w:p w14:paraId="4AF13D1F" w14:textId="77777777" w:rsidR="002E1676" w:rsidRDefault="00000000">
            <w:pPr>
              <w:widowControl w:val="0"/>
              <w:spacing w:before="62" w:after="62"/>
              <w:jc w:val="center"/>
              <w:rPr>
                <w:rFonts w:hint="eastAsia"/>
                <w:bCs/>
                <w:sz w:val="18"/>
                <w:szCs w:val="18"/>
              </w:rPr>
            </w:pPr>
            <w:r>
              <w:rPr>
                <w:rFonts w:cs="思源黑体 CN Light"/>
                <w:bCs/>
                <w:i/>
                <w:iCs/>
                <w:sz w:val="18"/>
                <w:szCs w:val="18"/>
              </w:rPr>
              <w:t>CSF1</w:t>
            </w:r>
            <w:r>
              <w:rPr>
                <w:rFonts w:cs="思源黑体 CN Light"/>
                <w:bCs/>
                <w:sz w:val="18"/>
                <w:szCs w:val="18"/>
              </w:rPr>
              <w:t>融合</w:t>
            </w:r>
          </w:p>
        </w:tc>
        <w:tc>
          <w:tcPr>
            <w:tcW w:w="4428" w:type="dxa"/>
            <w:tcBorders>
              <w:top w:val="single" w:sz="4" w:space="0" w:color="31849B"/>
              <w:left w:val="single" w:sz="4" w:space="0" w:color="31849B"/>
              <w:bottom w:val="single" w:sz="4" w:space="0" w:color="31849B"/>
            </w:tcBorders>
            <w:vAlign w:val="center"/>
          </w:tcPr>
          <w:p w14:paraId="23C2B703" w14:textId="77777777" w:rsidR="002E1676" w:rsidRDefault="00000000">
            <w:pPr>
              <w:widowControl w:val="0"/>
              <w:snapToGrid w:val="0"/>
              <w:spacing w:before="62" w:after="62"/>
              <w:jc w:val="center"/>
              <w:rPr>
                <w:rFonts w:hint="eastAsia"/>
                <w:color w:val="000000" w:themeColor="text1"/>
                <w:sz w:val="18"/>
                <w:szCs w:val="18"/>
              </w:rPr>
            </w:pPr>
            <w:r>
              <w:rPr>
                <w:color w:val="000000" w:themeColor="text1"/>
                <w:sz w:val="18"/>
                <w:szCs w:val="18"/>
              </w:rPr>
              <w:t>未检测到相关变异</w:t>
            </w:r>
          </w:p>
        </w:tc>
      </w:tr>
      <w:tr w:rsidR="002E1676" w14:paraId="3725AEF3" w14:textId="77777777">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45E80B88" w14:textId="6C5176D5" w:rsidR="002E1676" w:rsidRDefault="00000000">
            <w:pPr>
              <w:widowControl w:val="0"/>
              <w:spacing w:before="62" w:after="62"/>
              <w:jc w:val="center"/>
              <w:rPr>
                <w:rFonts w:hint="eastAsia"/>
                <w:sz w:val="18"/>
                <w:szCs w:val="18"/>
              </w:rPr>
            </w:pPr>
            <w:r>
              <w:rPr>
                <w:rFonts w:cs="思源黑体 CN Light" w:hint="eastAsia"/>
                <w:bCs/>
                <w:sz w:val="18"/>
                <w:szCs w:val="18"/>
              </w:rPr>
              <w:t>血管性肿瘤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720F2C75" w14:textId="77777777" w:rsidR="002E1676" w:rsidRDefault="00000000">
            <w:pPr>
              <w:widowControl w:val="0"/>
              <w:spacing w:before="62" w:after="62"/>
              <w:jc w:val="center"/>
              <w:rPr>
                <w:rFonts w:cs="思源黑体 CN Light" w:hint="eastAsia"/>
                <w:bCs/>
                <w:i/>
                <w:iCs/>
                <w:sz w:val="18"/>
                <w:szCs w:val="18"/>
              </w:rPr>
            </w:pPr>
            <w:r>
              <w:rPr>
                <w:rFonts w:cs="思源黑体 CN Light"/>
                <w:bCs/>
                <w:i/>
                <w:iCs/>
                <w:sz w:val="18"/>
                <w:szCs w:val="18"/>
              </w:rPr>
              <w:t>WWTR1-CAMTA1</w:t>
            </w:r>
            <w:r>
              <w:rPr>
                <w:rFonts w:cs="思源黑体 CN Light"/>
                <w:bCs/>
                <w:iCs/>
                <w:sz w:val="18"/>
                <w:szCs w:val="18"/>
              </w:rPr>
              <w:t>;</w:t>
            </w:r>
            <w:r>
              <w:rPr>
                <w:rFonts w:cs="思源黑体 CN Light"/>
                <w:bCs/>
                <w:i/>
                <w:iCs/>
                <w:sz w:val="18"/>
                <w:szCs w:val="18"/>
              </w:rPr>
              <w:t xml:space="preserve"> YAP1-TFE3</w:t>
            </w:r>
            <w:r>
              <w:rPr>
                <w:rFonts w:cs="思源黑体 CN Light"/>
                <w:bCs/>
                <w:iCs/>
                <w:sz w:val="18"/>
                <w:szCs w:val="18"/>
              </w:rPr>
              <w:t>;</w:t>
            </w:r>
          </w:p>
          <w:p w14:paraId="4B296C5B" w14:textId="77777777" w:rsidR="002E1676" w:rsidRDefault="00000000">
            <w:pPr>
              <w:widowControl w:val="0"/>
              <w:spacing w:before="62" w:after="62"/>
              <w:jc w:val="center"/>
              <w:rPr>
                <w:rFonts w:cs="思源黑体 CN Light" w:hint="eastAsia"/>
                <w:bCs/>
                <w:i/>
                <w:iCs/>
                <w:sz w:val="18"/>
                <w:szCs w:val="18"/>
              </w:rPr>
            </w:pPr>
            <w:r>
              <w:rPr>
                <w:rFonts w:cs="思源黑体 CN Light"/>
                <w:bCs/>
                <w:i/>
                <w:iCs/>
                <w:sz w:val="18"/>
                <w:szCs w:val="18"/>
              </w:rPr>
              <w:t>MBNL1-FOS</w:t>
            </w:r>
            <w:r>
              <w:rPr>
                <w:rFonts w:cs="思源黑体 CN Light"/>
                <w:bCs/>
                <w:iCs/>
                <w:sz w:val="18"/>
                <w:szCs w:val="18"/>
              </w:rPr>
              <w:t xml:space="preserve">; </w:t>
            </w:r>
            <w:r>
              <w:rPr>
                <w:rFonts w:cs="思源黑体 CN Light"/>
                <w:bCs/>
                <w:i/>
                <w:iCs/>
                <w:sz w:val="18"/>
                <w:szCs w:val="18"/>
              </w:rPr>
              <w:t>VIM-FOS</w:t>
            </w:r>
            <w:r>
              <w:rPr>
                <w:rFonts w:cs="思源黑体 CN Light"/>
                <w:bCs/>
                <w:iCs/>
                <w:sz w:val="18"/>
                <w:szCs w:val="18"/>
              </w:rPr>
              <w:t>;</w:t>
            </w:r>
          </w:p>
          <w:p w14:paraId="0F2EAF9C" w14:textId="77777777" w:rsidR="002E1676" w:rsidRDefault="00000000">
            <w:pPr>
              <w:widowControl w:val="0"/>
              <w:spacing w:before="62" w:after="62"/>
              <w:jc w:val="center"/>
              <w:rPr>
                <w:rFonts w:cs="思源黑体 CN Light" w:hint="eastAsia"/>
                <w:bCs/>
                <w:iCs/>
                <w:sz w:val="18"/>
                <w:szCs w:val="18"/>
              </w:rPr>
            </w:pPr>
            <w:r>
              <w:rPr>
                <w:rFonts w:cs="思源黑体 CN Light"/>
                <w:bCs/>
                <w:i/>
                <w:iCs/>
                <w:sz w:val="18"/>
                <w:szCs w:val="18"/>
              </w:rPr>
              <w:t>ZFP36-FOSB</w:t>
            </w:r>
            <w:r>
              <w:rPr>
                <w:rFonts w:cs="思源黑体 CN Light"/>
                <w:bCs/>
                <w:iCs/>
                <w:sz w:val="18"/>
                <w:szCs w:val="18"/>
              </w:rPr>
              <w:t>;</w:t>
            </w:r>
            <w:r>
              <w:rPr>
                <w:rFonts w:cs="思源黑体 CN Light"/>
                <w:bCs/>
                <w:i/>
                <w:iCs/>
                <w:sz w:val="18"/>
                <w:szCs w:val="18"/>
              </w:rPr>
              <w:t xml:space="preserve"> WWTR1-FOSB</w:t>
            </w:r>
            <w:r>
              <w:rPr>
                <w:rFonts w:cs="思源黑体 CN Light"/>
                <w:bCs/>
                <w:iCs/>
                <w:sz w:val="18"/>
                <w:szCs w:val="18"/>
              </w:rPr>
              <w:t>;</w:t>
            </w:r>
          </w:p>
          <w:p w14:paraId="0D13B144" w14:textId="77777777" w:rsidR="002E1676" w:rsidRDefault="00000000">
            <w:pPr>
              <w:widowControl w:val="0"/>
              <w:spacing w:before="62" w:after="62"/>
              <w:jc w:val="center"/>
              <w:rPr>
                <w:rFonts w:hint="eastAsia"/>
                <w:bCs/>
                <w:sz w:val="18"/>
                <w:szCs w:val="18"/>
              </w:rPr>
            </w:pPr>
            <w:r>
              <w:rPr>
                <w:rFonts w:cs="思源黑体 CN Light"/>
                <w:bCs/>
                <w:i/>
                <w:iCs/>
                <w:sz w:val="18"/>
                <w:szCs w:val="18"/>
              </w:rPr>
              <w:t>ACTB-FOSB</w:t>
            </w:r>
            <w:r>
              <w:rPr>
                <w:rFonts w:cs="思源黑体 CN Light"/>
                <w:bCs/>
                <w:iCs/>
                <w:sz w:val="18"/>
                <w:szCs w:val="18"/>
              </w:rPr>
              <w:t>;</w:t>
            </w:r>
            <w:r>
              <w:rPr>
                <w:rFonts w:cs="思源黑体 CN Light"/>
                <w:bCs/>
                <w:i/>
                <w:iCs/>
                <w:sz w:val="18"/>
                <w:szCs w:val="18"/>
              </w:rPr>
              <w:t xml:space="preserve"> SERPINE1-FOSB</w:t>
            </w:r>
            <w:r>
              <w:rPr>
                <w:rFonts w:cs="思源黑体 CN Light"/>
                <w:bCs/>
                <w:iCs/>
                <w:sz w:val="18"/>
                <w:szCs w:val="18"/>
              </w:rPr>
              <w:t>;</w:t>
            </w:r>
            <w:r>
              <w:rPr>
                <w:rFonts w:cs="思源黑体 CN Light"/>
                <w:bCs/>
                <w:i/>
                <w:iCs/>
                <w:sz w:val="18"/>
                <w:szCs w:val="18"/>
              </w:rPr>
              <w:t xml:space="preserve"> YAP1-MAML2</w:t>
            </w:r>
            <w:r>
              <w:rPr>
                <w:rFonts w:cs="思源黑体 CN Light"/>
                <w:bCs/>
                <w:iCs/>
                <w:sz w:val="18"/>
                <w:szCs w:val="18"/>
              </w:rPr>
              <w:t>;</w:t>
            </w:r>
            <w:r>
              <w:rPr>
                <w:rFonts w:cs="思源黑体 CN Light"/>
                <w:bCs/>
                <w:i/>
                <w:iCs/>
                <w:sz w:val="18"/>
                <w:szCs w:val="18"/>
              </w:rPr>
              <w:t xml:space="preserve"> PTBP1-MAML2</w:t>
            </w:r>
          </w:p>
        </w:tc>
        <w:tc>
          <w:tcPr>
            <w:tcW w:w="4428" w:type="dxa"/>
            <w:tcBorders>
              <w:top w:val="single" w:sz="4" w:space="0" w:color="31849B"/>
              <w:left w:val="single" w:sz="4" w:space="0" w:color="31849B"/>
              <w:bottom w:val="single" w:sz="4" w:space="0" w:color="31849B"/>
            </w:tcBorders>
            <w:shd w:val="clear" w:color="auto" w:fill="DAEEF3"/>
            <w:vAlign w:val="center"/>
          </w:tcPr>
          <w:p w14:paraId="47843D04" w14:textId="77777777" w:rsidR="002E1676" w:rsidRDefault="00000000">
            <w:pPr>
              <w:widowControl w:val="0"/>
              <w:snapToGrid w:val="0"/>
              <w:spacing w:before="62" w:after="62"/>
              <w:jc w:val="center"/>
              <w:rPr>
                <w:rFonts w:hint="eastAsia"/>
                <w:color w:val="000000" w:themeColor="text1"/>
                <w:sz w:val="18"/>
                <w:szCs w:val="18"/>
              </w:rPr>
            </w:pPr>
            <w:r>
              <w:rPr>
                <w:color w:val="000000" w:themeColor="text1"/>
                <w:sz w:val="18"/>
                <w:szCs w:val="18"/>
              </w:rPr>
              <w:t>未检测到相关变异</w:t>
            </w:r>
          </w:p>
        </w:tc>
      </w:tr>
      <w:tr w:rsidR="002E1676" w14:paraId="713C8FCE" w14:textId="77777777">
        <w:trPr>
          <w:trHeight w:val="454"/>
        </w:trPr>
        <w:tc>
          <w:tcPr>
            <w:tcW w:w="2173" w:type="dxa"/>
            <w:tcBorders>
              <w:top w:val="single" w:sz="4" w:space="0" w:color="31849B"/>
              <w:bottom w:val="single" w:sz="4" w:space="0" w:color="31849B"/>
              <w:right w:val="single" w:sz="4" w:space="0" w:color="31849B"/>
            </w:tcBorders>
            <w:vAlign w:val="center"/>
          </w:tcPr>
          <w:p w14:paraId="3BB57AB7" w14:textId="77777777" w:rsidR="002E1676" w:rsidRDefault="00000000">
            <w:pPr>
              <w:widowControl w:val="0"/>
              <w:spacing w:before="62" w:after="62"/>
              <w:jc w:val="center"/>
              <w:rPr>
                <w:rFonts w:hint="eastAsia"/>
                <w:sz w:val="18"/>
                <w:szCs w:val="18"/>
              </w:rPr>
            </w:pPr>
            <w:r>
              <w:rPr>
                <w:rFonts w:cs="思源黑体 CN Light"/>
                <w:bCs/>
                <w:sz w:val="18"/>
                <w:szCs w:val="18"/>
              </w:rPr>
              <w:t>血管肉瘤</w:t>
            </w:r>
            <w:r>
              <w:rPr>
                <w:rFonts w:cs="思源黑体 CN Light" w:hint="eastAsia"/>
                <w:bCs/>
                <w:sz w:val="18"/>
                <w:szCs w:val="18"/>
              </w:rPr>
              <w:t>（放疗后和慢性肢体水肿相关性）</w:t>
            </w:r>
          </w:p>
        </w:tc>
        <w:tc>
          <w:tcPr>
            <w:tcW w:w="3038" w:type="dxa"/>
            <w:tcBorders>
              <w:top w:val="single" w:sz="4" w:space="0" w:color="31849B"/>
              <w:left w:val="single" w:sz="4" w:space="0" w:color="31849B"/>
              <w:bottom w:val="single" w:sz="4" w:space="0" w:color="31849B"/>
              <w:right w:val="single" w:sz="4" w:space="0" w:color="31849B"/>
            </w:tcBorders>
            <w:vAlign w:val="center"/>
          </w:tcPr>
          <w:p w14:paraId="3C31A189" w14:textId="77777777" w:rsidR="002E1676" w:rsidRDefault="00000000">
            <w:pPr>
              <w:widowControl w:val="0"/>
              <w:spacing w:before="62" w:after="62"/>
              <w:jc w:val="center"/>
              <w:rPr>
                <w:rFonts w:hint="eastAsia"/>
                <w:bCs/>
                <w:sz w:val="18"/>
                <w:szCs w:val="18"/>
              </w:rPr>
            </w:pPr>
            <w:r>
              <w:rPr>
                <w:rFonts w:cs="思源黑体 CN Light"/>
                <w:bCs/>
                <w:i/>
                <w:iCs/>
                <w:sz w:val="18"/>
                <w:szCs w:val="18"/>
              </w:rPr>
              <w:t>MYC</w:t>
            </w:r>
            <w:r>
              <w:rPr>
                <w:rFonts w:cs="思源黑体 CN Light"/>
                <w:bCs/>
                <w:sz w:val="18"/>
                <w:szCs w:val="18"/>
              </w:rPr>
              <w:t>扩增</w:t>
            </w:r>
          </w:p>
        </w:tc>
        <w:tc>
          <w:tcPr>
            <w:tcW w:w="4428" w:type="dxa"/>
            <w:tcBorders>
              <w:top w:val="single" w:sz="4" w:space="0" w:color="31849B"/>
              <w:left w:val="single" w:sz="4" w:space="0" w:color="31849B"/>
              <w:bottom w:val="single" w:sz="4" w:space="0" w:color="31849B"/>
            </w:tcBorders>
            <w:vAlign w:val="center"/>
          </w:tcPr>
          <w:p w14:paraId="570EE38E" w14:textId="77777777" w:rsidR="002E1676" w:rsidRDefault="00000000">
            <w:pPr>
              <w:widowControl w:val="0"/>
              <w:spacing w:before="62" w:after="62"/>
              <w:jc w:val="center"/>
              <w:rPr>
                <w:rFonts w:hint="eastAsia"/>
                <w:color w:val="000000" w:themeColor="text1"/>
                <w:sz w:val="18"/>
                <w:szCs w:val="18"/>
              </w:rPr>
            </w:pPr>
            <w:r>
              <w:rPr>
                <w:color w:val="000000" w:themeColor="text1"/>
                <w:sz w:val="18"/>
                <w:szCs w:val="18"/>
              </w:rPr>
              <w:t>未检测到相关变异</w:t>
            </w:r>
          </w:p>
        </w:tc>
      </w:tr>
      <w:tr w:rsidR="002E1676" w14:paraId="76D75FE0" w14:textId="77777777">
        <w:trPr>
          <w:trHeight w:val="454"/>
        </w:trPr>
        <w:tc>
          <w:tcPr>
            <w:tcW w:w="2173" w:type="dxa"/>
            <w:tcBorders>
              <w:top w:val="single" w:sz="4" w:space="0" w:color="31849B"/>
              <w:bottom w:val="single" w:sz="4" w:space="0" w:color="31849B"/>
              <w:right w:val="single" w:sz="4" w:space="0" w:color="31849B"/>
            </w:tcBorders>
            <w:vAlign w:val="center"/>
          </w:tcPr>
          <w:p w14:paraId="3B65CE25" w14:textId="77777777" w:rsidR="002E1676" w:rsidRDefault="00000000">
            <w:pPr>
              <w:widowControl w:val="0"/>
              <w:spacing w:before="62" w:after="62"/>
              <w:jc w:val="center"/>
              <w:rPr>
                <w:rFonts w:cs="思源黑体 CN Light" w:hint="eastAsia"/>
                <w:bCs/>
                <w:sz w:val="18"/>
                <w:szCs w:val="18"/>
              </w:rPr>
            </w:pPr>
            <w:r>
              <w:rPr>
                <w:rFonts w:cs="思源黑体 CN Light" w:hint="eastAsia"/>
                <w:bCs/>
                <w:sz w:val="18"/>
                <w:szCs w:val="18"/>
              </w:rPr>
              <w:t>胚胎横纹肌肉瘤</w:t>
            </w:r>
          </w:p>
        </w:tc>
        <w:tc>
          <w:tcPr>
            <w:tcW w:w="3038" w:type="dxa"/>
            <w:tcBorders>
              <w:top w:val="single" w:sz="4" w:space="0" w:color="31849B"/>
              <w:left w:val="single" w:sz="4" w:space="0" w:color="31849B"/>
              <w:bottom w:val="single" w:sz="4" w:space="0" w:color="31849B"/>
              <w:right w:val="single" w:sz="4" w:space="0" w:color="31849B"/>
            </w:tcBorders>
            <w:vAlign w:val="center"/>
          </w:tcPr>
          <w:p w14:paraId="26033649" w14:textId="77777777" w:rsidR="002E1676" w:rsidRDefault="00000000">
            <w:pPr>
              <w:widowControl w:val="0"/>
              <w:spacing w:before="62" w:after="62"/>
              <w:jc w:val="center"/>
              <w:rPr>
                <w:rFonts w:cs="思源黑体 CN Light" w:hint="eastAsia"/>
                <w:bCs/>
                <w:i/>
                <w:iCs/>
                <w:sz w:val="18"/>
                <w:szCs w:val="18"/>
              </w:rPr>
            </w:pPr>
            <w:r>
              <w:rPr>
                <w:rFonts w:cs="思源黑体 CN Light" w:hint="eastAsia"/>
                <w:bCs/>
                <w:i/>
                <w:iCs/>
                <w:sz w:val="18"/>
                <w:szCs w:val="18"/>
              </w:rPr>
              <w:t>DICER1</w:t>
            </w:r>
            <w:r w:rsidRPr="007776C6">
              <w:rPr>
                <w:rFonts w:cs="思源黑体 CN Light" w:hint="eastAsia"/>
                <w:bCs/>
                <w:sz w:val="18"/>
                <w:szCs w:val="18"/>
              </w:rPr>
              <w:t>基因突变</w:t>
            </w:r>
          </w:p>
        </w:tc>
        <w:tc>
          <w:tcPr>
            <w:tcW w:w="4428" w:type="dxa"/>
            <w:tcBorders>
              <w:top w:val="single" w:sz="4" w:space="0" w:color="31849B"/>
              <w:left w:val="single" w:sz="4" w:space="0" w:color="31849B"/>
              <w:bottom w:val="single" w:sz="4" w:space="0" w:color="31849B"/>
            </w:tcBorders>
            <w:vAlign w:val="center"/>
          </w:tcPr>
          <w:p w14:paraId="64464524" w14:textId="77777777" w:rsidR="002E1676" w:rsidRDefault="00000000">
            <w:pPr>
              <w:widowControl w:val="0"/>
              <w:spacing w:before="62" w:after="62"/>
              <w:jc w:val="center"/>
              <w:rPr>
                <w:rFonts w:hint="eastAsia"/>
                <w:color w:val="000000" w:themeColor="text1"/>
                <w:sz w:val="18"/>
                <w:szCs w:val="18"/>
              </w:rPr>
            </w:pPr>
            <w:r>
              <w:rPr>
                <w:color w:val="000000" w:themeColor="text1"/>
                <w:sz w:val="18"/>
                <w:szCs w:val="18"/>
              </w:rPr>
              <w:t>未检测到相关变异</w:t>
            </w:r>
          </w:p>
        </w:tc>
      </w:tr>
      <w:tr w:rsidR="002E1676" w14:paraId="6246BC50" w14:textId="77777777">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3F86007F" w14:textId="77777777" w:rsidR="002E1676" w:rsidRDefault="00000000">
            <w:pPr>
              <w:widowControl w:val="0"/>
              <w:spacing w:before="62" w:after="62"/>
              <w:jc w:val="center"/>
              <w:rPr>
                <w:rFonts w:hint="eastAsia"/>
                <w:sz w:val="18"/>
                <w:szCs w:val="18"/>
              </w:rPr>
            </w:pPr>
            <w:r>
              <w:rPr>
                <w:rFonts w:cs="思源黑体 CN Light"/>
                <w:bCs/>
                <w:sz w:val="18"/>
                <w:szCs w:val="18"/>
              </w:rPr>
              <w:t>腺泡状横纹肌肉瘤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12CDE62D" w14:textId="77777777" w:rsidR="002E1676" w:rsidRDefault="00000000">
            <w:pPr>
              <w:widowControl w:val="0"/>
              <w:spacing w:before="62" w:after="62"/>
              <w:jc w:val="center"/>
              <w:rPr>
                <w:rFonts w:cs="思源黑体 CN Light" w:hint="eastAsia"/>
                <w:bCs/>
                <w:i/>
                <w:iCs/>
                <w:sz w:val="18"/>
                <w:szCs w:val="18"/>
              </w:rPr>
            </w:pPr>
            <w:r>
              <w:rPr>
                <w:rFonts w:cs="思源黑体 CN Light"/>
                <w:bCs/>
                <w:i/>
                <w:iCs/>
                <w:sz w:val="18"/>
                <w:szCs w:val="18"/>
              </w:rPr>
              <w:t>PAX3-FOXO1</w:t>
            </w:r>
            <w:r>
              <w:rPr>
                <w:rFonts w:cs="思源黑体 CN Light"/>
                <w:bCs/>
                <w:iCs/>
                <w:sz w:val="18"/>
                <w:szCs w:val="18"/>
              </w:rPr>
              <w:t>;</w:t>
            </w:r>
            <w:r>
              <w:rPr>
                <w:rFonts w:cs="思源黑体 CN Light"/>
                <w:bCs/>
                <w:i/>
                <w:iCs/>
                <w:sz w:val="18"/>
                <w:szCs w:val="18"/>
              </w:rPr>
              <w:t xml:space="preserve"> PAX7-FOXO1</w:t>
            </w:r>
            <w:r>
              <w:rPr>
                <w:rFonts w:cs="思源黑体 CN Light"/>
                <w:bCs/>
                <w:iCs/>
                <w:sz w:val="18"/>
                <w:szCs w:val="18"/>
              </w:rPr>
              <w:t>;</w:t>
            </w:r>
          </w:p>
          <w:p w14:paraId="0003FE41" w14:textId="77777777" w:rsidR="002E1676" w:rsidRDefault="00000000">
            <w:pPr>
              <w:widowControl w:val="0"/>
              <w:spacing w:before="62" w:after="62"/>
              <w:jc w:val="center"/>
              <w:rPr>
                <w:rFonts w:cs="思源黑体 CN Light" w:hint="eastAsia"/>
                <w:bCs/>
                <w:i/>
                <w:iCs/>
                <w:sz w:val="18"/>
                <w:szCs w:val="18"/>
              </w:rPr>
            </w:pPr>
            <w:r>
              <w:rPr>
                <w:rFonts w:cs="思源黑体 CN Light"/>
                <w:bCs/>
                <w:i/>
                <w:iCs/>
                <w:sz w:val="18"/>
                <w:szCs w:val="18"/>
              </w:rPr>
              <w:t>PAX3-FOXO4</w:t>
            </w:r>
            <w:r>
              <w:rPr>
                <w:rFonts w:cs="思源黑体 CN Light"/>
                <w:bCs/>
                <w:iCs/>
                <w:sz w:val="18"/>
                <w:szCs w:val="18"/>
              </w:rPr>
              <w:t>;</w:t>
            </w:r>
            <w:r>
              <w:rPr>
                <w:rFonts w:cs="思源黑体 CN Light"/>
                <w:bCs/>
                <w:i/>
                <w:iCs/>
                <w:sz w:val="18"/>
                <w:szCs w:val="18"/>
              </w:rPr>
              <w:t xml:space="preserve"> PAX3-NCOA1</w:t>
            </w:r>
            <w:r>
              <w:rPr>
                <w:rFonts w:cs="思源黑体 CN Light"/>
                <w:bCs/>
                <w:iCs/>
                <w:sz w:val="18"/>
                <w:szCs w:val="18"/>
              </w:rPr>
              <w:t>;</w:t>
            </w:r>
          </w:p>
          <w:p w14:paraId="343DB60B" w14:textId="77777777" w:rsidR="002E1676" w:rsidRDefault="00000000">
            <w:pPr>
              <w:widowControl w:val="0"/>
              <w:spacing w:before="62" w:after="62"/>
              <w:jc w:val="center"/>
              <w:rPr>
                <w:rFonts w:cs="思源黑体 CN Light" w:hint="eastAsia"/>
                <w:bCs/>
                <w:i/>
                <w:iCs/>
                <w:sz w:val="18"/>
                <w:szCs w:val="18"/>
              </w:rPr>
            </w:pPr>
            <w:r>
              <w:rPr>
                <w:rFonts w:cs="思源黑体 CN Light"/>
                <w:bCs/>
                <w:i/>
                <w:iCs/>
                <w:sz w:val="18"/>
                <w:szCs w:val="18"/>
              </w:rPr>
              <w:lastRenderedPageBreak/>
              <w:t>PAX3-NCOA2</w:t>
            </w:r>
            <w:r>
              <w:rPr>
                <w:rFonts w:cs="思源黑体 CN Light"/>
                <w:bCs/>
                <w:iCs/>
                <w:sz w:val="18"/>
                <w:szCs w:val="18"/>
              </w:rPr>
              <w:t>;</w:t>
            </w:r>
            <w:r>
              <w:rPr>
                <w:rFonts w:cs="思源黑体 CN Light"/>
                <w:bCs/>
                <w:i/>
                <w:iCs/>
                <w:sz w:val="18"/>
                <w:szCs w:val="18"/>
              </w:rPr>
              <w:t xml:space="preserve"> FOXO1-FGFR1</w:t>
            </w:r>
            <w:r>
              <w:rPr>
                <w:rFonts w:cs="思源黑体 CN Light"/>
                <w:bCs/>
                <w:iCs/>
                <w:sz w:val="18"/>
                <w:szCs w:val="18"/>
              </w:rPr>
              <w:t>;</w:t>
            </w:r>
          </w:p>
          <w:p w14:paraId="3E7D80D7" w14:textId="77777777" w:rsidR="002E1676" w:rsidRDefault="00000000">
            <w:pPr>
              <w:widowControl w:val="0"/>
              <w:spacing w:before="62" w:after="62"/>
              <w:jc w:val="center"/>
              <w:rPr>
                <w:rFonts w:hint="eastAsia"/>
                <w:bCs/>
                <w:sz w:val="18"/>
                <w:szCs w:val="18"/>
              </w:rPr>
            </w:pPr>
            <w:r>
              <w:rPr>
                <w:rFonts w:cs="思源黑体 CN Light"/>
                <w:bCs/>
                <w:i/>
                <w:iCs/>
                <w:sz w:val="18"/>
                <w:szCs w:val="18"/>
              </w:rPr>
              <w:t>PAX3-INO80D</w:t>
            </w:r>
          </w:p>
        </w:tc>
        <w:tc>
          <w:tcPr>
            <w:tcW w:w="4428" w:type="dxa"/>
            <w:tcBorders>
              <w:top w:val="single" w:sz="4" w:space="0" w:color="31849B"/>
              <w:left w:val="single" w:sz="4" w:space="0" w:color="31849B"/>
              <w:bottom w:val="single" w:sz="4" w:space="0" w:color="31849B"/>
            </w:tcBorders>
            <w:shd w:val="clear" w:color="auto" w:fill="DAEEF3"/>
            <w:vAlign w:val="center"/>
          </w:tcPr>
          <w:p w14:paraId="6FC48C49" w14:textId="77777777" w:rsidR="002E1676" w:rsidRDefault="00000000">
            <w:pPr>
              <w:widowControl w:val="0"/>
              <w:snapToGrid w:val="0"/>
              <w:spacing w:before="62" w:after="62"/>
              <w:jc w:val="center"/>
              <w:rPr>
                <w:rFonts w:hint="eastAsia"/>
                <w:color w:val="000000" w:themeColor="text1"/>
                <w:sz w:val="18"/>
                <w:szCs w:val="18"/>
              </w:rPr>
            </w:pPr>
            <w:r>
              <w:rPr>
                <w:color w:val="000000" w:themeColor="text1"/>
                <w:sz w:val="18"/>
                <w:szCs w:val="18"/>
              </w:rPr>
              <w:lastRenderedPageBreak/>
              <w:t>未检测到相关变异</w:t>
            </w:r>
          </w:p>
        </w:tc>
      </w:tr>
      <w:tr w:rsidR="002E1676" w14:paraId="6D998783" w14:textId="77777777">
        <w:trPr>
          <w:trHeight w:val="454"/>
        </w:trPr>
        <w:tc>
          <w:tcPr>
            <w:tcW w:w="2173" w:type="dxa"/>
            <w:tcBorders>
              <w:top w:val="single" w:sz="4" w:space="0" w:color="31849B"/>
              <w:bottom w:val="single" w:sz="4" w:space="0" w:color="31849B"/>
              <w:right w:val="single" w:sz="4" w:space="0" w:color="31849B"/>
            </w:tcBorders>
            <w:vAlign w:val="center"/>
          </w:tcPr>
          <w:p w14:paraId="486FF490" w14:textId="77777777" w:rsidR="002E1676" w:rsidRDefault="00000000">
            <w:pPr>
              <w:widowControl w:val="0"/>
              <w:spacing w:before="62" w:after="62"/>
              <w:jc w:val="center"/>
              <w:rPr>
                <w:rFonts w:cs="思源黑体 CN Light" w:hint="eastAsia"/>
                <w:bCs/>
                <w:sz w:val="18"/>
                <w:szCs w:val="18"/>
              </w:rPr>
            </w:pPr>
            <w:r>
              <w:rPr>
                <w:rFonts w:cs="思源黑体 CN Light"/>
                <w:bCs/>
                <w:sz w:val="18"/>
                <w:szCs w:val="18"/>
              </w:rPr>
              <w:t>先天性/婴儿型梭形细胞</w:t>
            </w:r>
          </w:p>
          <w:p w14:paraId="0A06014C" w14:textId="77777777" w:rsidR="002E1676" w:rsidRDefault="00000000">
            <w:pPr>
              <w:widowControl w:val="0"/>
              <w:spacing w:before="62" w:after="62"/>
              <w:jc w:val="center"/>
              <w:rPr>
                <w:rFonts w:hint="eastAsia"/>
                <w:sz w:val="18"/>
                <w:szCs w:val="18"/>
              </w:rPr>
            </w:pPr>
            <w:r>
              <w:rPr>
                <w:rFonts w:cs="思源黑体 CN Light"/>
                <w:bCs/>
                <w:sz w:val="18"/>
                <w:szCs w:val="18"/>
              </w:rPr>
              <w:t>横纹肌肉瘤</w:t>
            </w:r>
          </w:p>
        </w:tc>
        <w:tc>
          <w:tcPr>
            <w:tcW w:w="3038" w:type="dxa"/>
            <w:tcBorders>
              <w:top w:val="single" w:sz="4" w:space="0" w:color="31849B"/>
              <w:left w:val="single" w:sz="4" w:space="0" w:color="31849B"/>
              <w:bottom w:val="single" w:sz="4" w:space="0" w:color="31849B"/>
              <w:right w:val="single" w:sz="4" w:space="0" w:color="31849B"/>
            </w:tcBorders>
            <w:vAlign w:val="center"/>
          </w:tcPr>
          <w:p w14:paraId="236C70F1" w14:textId="77777777" w:rsidR="002E1676" w:rsidRDefault="00000000">
            <w:pPr>
              <w:widowControl w:val="0"/>
              <w:spacing w:before="62" w:after="62"/>
              <w:jc w:val="center"/>
              <w:rPr>
                <w:rFonts w:cs="思源黑体 CN Light" w:hint="eastAsia"/>
                <w:bCs/>
                <w:i/>
                <w:iCs/>
                <w:sz w:val="18"/>
                <w:szCs w:val="18"/>
              </w:rPr>
            </w:pPr>
            <w:r>
              <w:rPr>
                <w:rFonts w:cs="思源黑体 CN Light"/>
                <w:bCs/>
                <w:i/>
                <w:iCs/>
                <w:sz w:val="18"/>
                <w:szCs w:val="18"/>
              </w:rPr>
              <w:t>SRF-NCOA2</w:t>
            </w:r>
            <w:r>
              <w:rPr>
                <w:rFonts w:cs="思源黑体 CN Light"/>
                <w:bCs/>
                <w:iCs/>
                <w:sz w:val="18"/>
                <w:szCs w:val="18"/>
              </w:rPr>
              <w:t>;</w:t>
            </w:r>
            <w:r>
              <w:rPr>
                <w:rFonts w:cs="思源黑体 CN Light"/>
                <w:bCs/>
                <w:i/>
                <w:iCs/>
                <w:sz w:val="18"/>
                <w:szCs w:val="18"/>
              </w:rPr>
              <w:t xml:space="preserve"> TEAD1-NCOA2</w:t>
            </w:r>
            <w:r>
              <w:rPr>
                <w:rFonts w:cs="思源黑体 CN Light"/>
                <w:bCs/>
                <w:iCs/>
                <w:sz w:val="18"/>
                <w:szCs w:val="18"/>
              </w:rPr>
              <w:t>;</w:t>
            </w:r>
          </w:p>
          <w:p w14:paraId="12358719" w14:textId="77777777" w:rsidR="002E1676" w:rsidRDefault="00000000">
            <w:pPr>
              <w:widowControl w:val="0"/>
              <w:spacing w:before="62" w:after="62"/>
              <w:jc w:val="center"/>
              <w:rPr>
                <w:rFonts w:hint="eastAsia"/>
                <w:bCs/>
                <w:sz w:val="18"/>
                <w:szCs w:val="18"/>
              </w:rPr>
            </w:pPr>
            <w:r>
              <w:rPr>
                <w:rFonts w:cs="思源黑体 CN Light"/>
                <w:bCs/>
                <w:i/>
                <w:iCs/>
                <w:sz w:val="18"/>
                <w:szCs w:val="18"/>
              </w:rPr>
              <w:t>VGLL2-NCOA2</w:t>
            </w:r>
            <w:r>
              <w:rPr>
                <w:rFonts w:cs="思源黑体 CN Light"/>
                <w:bCs/>
                <w:iCs/>
                <w:sz w:val="18"/>
                <w:szCs w:val="18"/>
              </w:rPr>
              <w:t>;</w:t>
            </w:r>
            <w:r>
              <w:rPr>
                <w:rFonts w:cs="思源黑体 CN Light"/>
                <w:bCs/>
                <w:i/>
                <w:iCs/>
                <w:sz w:val="18"/>
                <w:szCs w:val="18"/>
              </w:rPr>
              <w:t xml:space="preserve"> VGLL2-CITED2</w:t>
            </w:r>
          </w:p>
        </w:tc>
        <w:tc>
          <w:tcPr>
            <w:tcW w:w="4428" w:type="dxa"/>
            <w:tcBorders>
              <w:top w:val="single" w:sz="4" w:space="0" w:color="31849B"/>
              <w:left w:val="single" w:sz="4" w:space="0" w:color="31849B"/>
              <w:bottom w:val="single" w:sz="4" w:space="0" w:color="31849B"/>
            </w:tcBorders>
            <w:vAlign w:val="center"/>
          </w:tcPr>
          <w:p w14:paraId="2A8C90BE" w14:textId="77777777" w:rsidR="002E1676" w:rsidRDefault="00000000">
            <w:pPr>
              <w:widowControl w:val="0"/>
              <w:snapToGrid w:val="0"/>
              <w:spacing w:before="62" w:after="62"/>
              <w:jc w:val="center"/>
              <w:rPr>
                <w:rFonts w:hint="eastAsia"/>
                <w:color w:val="000000" w:themeColor="text1"/>
                <w:sz w:val="18"/>
                <w:szCs w:val="18"/>
              </w:rPr>
            </w:pPr>
            <w:r>
              <w:rPr>
                <w:color w:val="000000" w:themeColor="text1"/>
                <w:sz w:val="18"/>
                <w:szCs w:val="18"/>
              </w:rPr>
              <w:t>未检测到相关变异</w:t>
            </w:r>
          </w:p>
        </w:tc>
      </w:tr>
      <w:tr w:rsidR="002E1676" w14:paraId="685C8854" w14:textId="77777777">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35F09929" w14:textId="77777777" w:rsidR="002E1676" w:rsidRDefault="00000000">
            <w:pPr>
              <w:widowControl w:val="0"/>
              <w:spacing w:before="62" w:after="62"/>
              <w:jc w:val="center"/>
              <w:rPr>
                <w:rFonts w:hint="eastAsia"/>
                <w:sz w:val="18"/>
                <w:szCs w:val="18"/>
              </w:rPr>
            </w:pPr>
            <w:r>
              <w:rPr>
                <w:rFonts w:cs="思源黑体 CN Light"/>
                <w:bCs/>
                <w:sz w:val="18"/>
                <w:szCs w:val="18"/>
              </w:rPr>
              <w:t>间叶性软骨肉瘤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6A309B60" w14:textId="77777777" w:rsidR="002E1676" w:rsidRDefault="00000000">
            <w:pPr>
              <w:widowControl w:val="0"/>
              <w:spacing w:before="62" w:after="62"/>
              <w:jc w:val="center"/>
              <w:rPr>
                <w:rFonts w:hint="eastAsia"/>
                <w:bCs/>
                <w:sz w:val="18"/>
                <w:szCs w:val="18"/>
              </w:rPr>
            </w:pPr>
            <w:r>
              <w:rPr>
                <w:rFonts w:cs="思源黑体 CN Light"/>
                <w:bCs/>
                <w:i/>
                <w:iCs/>
                <w:sz w:val="18"/>
                <w:szCs w:val="18"/>
              </w:rPr>
              <w:t>HEY1-NCOA2</w:t>
            </w:r>
          </w:p>
        </w:tc>
        <w:tc>
          <w:tcPr>
            <w:tcW w:w="4428" w:type="dxa"/>
            <w:tcBorders>
              <w:top w:val="single" w:sz="4" w:space="0" w:color="31849B"/>
              <w:left w:val="single" w:sz="4" w:space="0" w:color="31849B"/>
              <w:bottom w:val="single" w:sz="4" w:space="0" w:color="31849B"/>
            </w:tcBorders>
            <w:shd w:val="clear" w:color="auto" w:fill="DAEEF3"/>
            <w:vAlign w:val="center"/>
          </w:tcPr>
          <w:p w14:paraId="65C597C7" w14:textId="77777777" w:rsidR="002E1676" w:rsidRDefault="00000000">
            <w:pPr>
              <w:widowControl w:val="0"/>
              <w:snapToGrid w:val="0"/>
              <w:spacing w:before="62" w:after="62"/>
              <w:jc w:val="center"/>
              <w:rPr>
                <w:rFonts w:hint="eastAsia"/>
                <w:kern w:val="2"/>
                <w:sz w:val="18"/>
                <w:szCs w:val="18"/>
              </w:rPr>
            </w:pPr>
            <w:r>
              <w:rPr>
                <w:kern w:val="2"/>
                <w:sz w:val="18"/>
                <w:szCs w:val="18"/>
              </w:rPr>
              <w:t>未检测到相关变异</w:t>
            </w:r>
          </w:p>
        </w:tc>
      </w:tr>
      <w:tr w:rsidR="002E1676" w14:paraId="089DDD0A" w14:textId="77777777">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40E6F2F4" w14:textId="77777777" w:rsidR="002E1676" w:rsidRDefault="00000000">
            <w:pPr>
              <w:widowControl w:val="0"/>
              <w:spacing w:before="62" w:after="62"/>
              <w:jc w:val="center"/>
              <w:rPr>
                <w:rFonts w:cs="思源黑体 CN Light" w:hint="eastAsia"/>
                <w:bCs/>
                <w:sz w:val="18"/>
                <w:szCs w:val="18"/>
              </w:rPr>
            </w:pPr>
            <w:r>
              <w:rPr>
                <w:rFonts w:cs="思源黑体 CN Light" w:hint="eastAsia"/>
                <w:bCs/>
                <w:sz w:val="18"/>
                <w:szCs w:val="18"/>
              </w:rPr>
              <w:t>恶性周围神经鞘膜瘤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1D8AC55D" w14:textId="77777777" w:rsidR="002E1676" w:rsidRDefault="00000000">
            <w:pPr>
              <w:widowControl w:val="0"/>
              <w:spacing w:before="62" w:after="62"/>
              <w:jc w:val="center"/>
              <w:rPr>
                <w:rFonts w:cs="思源黑体 CN Light" w:hint="eastAsia"/>
                <w:bCs/>
                <w:i/>
                <w:iCs/>
                <w:sz w:val="18"/>
                <w:szCs w:val="18"/>
              </w:rPr>
            </w:pPr>
            <w:r>
              <w:rPr>
                <w:rFonts w:cs="思源黑体 CN Light" w:hint="eastAsia"/>
                <w:bCs/>
                <w:i/>
                <w:iCs/>
                <w:sz w:val="18"/>
                <w:szCs w:val="18"/>
              </w:rPr>
              <w:t>NF1、CDKN2A</w:t>
            </w:r>
            <w:r w:rsidRPr="007776C6">
              <w:rPr>
                <w:rFonts w:cs="思源黑体 CN Light" w:hint="eastAsia"/>
                <w:bCs/>
                <w:sz w:val="18"/>
                <w:szCs w:val="18"/>
              </w:rPr>
              <w:t>基因突变</w:t>
            </w:r>
          </w:p>
        </w:tc>
        <w:tc>
          <w:tcPr>
            <w:tcW w:w="4428" w:type="dxa"/>
            <w:tcBorders>
              <w:top w:val="single" w:sz="4" w:space="0" w:color="31849B"/>
              <w:left w:val="single" w:sz="4" w:space="0" w:color="31849B"/>
              <w:bottom w:val="single" w:sz="4" w:space="0" w:color="31849B"/>
            </w:tcBorders>
            <w:shd w:val="clear" w:color="auto" w:fill="DAEEF3"/>
            <w:vAlign w:val="center"/>
          </w:tcPr>
          <w:p w14:paraId="6FC235FB" w14:textId="77777777" w:rsidR="002E1676" w:rsidRDefault="00000000">
            <w:pPr>
              <w:widowControl w:val="0"/>
              <w:snapToGrid w:val="0"/>
              <w:spacing w:before="62" w:after="62"/>
              <w:jc w:val="center"/>
              <w:rPr>
                <w:rFonts w:hint="eastAsia"/>
                <w:kern w:val="2"/>
                <w:sz w:val="18"/>
                <w:szCs w:val="18"/>
              </w:rPr>
            </w:pPr>
            <w:r>
              <w:rPr>
                <w:color w:val="000000" w:themeColor="text1"/>
                <w:sz w:val="18"/>
                <w:szCs w:val="18"/>
              </w:rPr>
              <w:t>未检测到相关变异</w:t>
            </w:r>
          </w:p>
        </w:tc>
      </w:tr>
      <w:tr w:rsidR="002E1676" w14:paraId="5653AFDB" w14:textId="77777777">
        <w:trPr>
          <w:trHeight w:val="454"/>
        </w:trPr>
        <w:tc>
          <w:tcPr>
            <w:tcW w:w="2173" w:type="dxa"/>
            <w:tcBorders>
              <w:top w:val="single" w:sz="4" w:space="0" w:color="31849B"/>
              <w:bottom w:val="single" w:sz="4" w:space="0" w:color="31849B"/>
              <w:right w:val="single" w:sz="4" w:space="0" w:color="31849B"/>
            </w:tcBorders>
            <w:vAlign w:val="center"/>
          </w:tcPr>
          <w:p w14:paraId="2B35900B" w14:textId="77777777" w:rsidR="002E1676" w:rsidRDefault="00000000">
            <w:pPr>
              <w:widowControl w:val="0"/>
              <w:spacing w:before="62" w:after="62"/>
              <w:jc w:val="center"/>
              <w:rPr>
                <w:rFonts w:hint="eastAsia"/>
                <w:sz w:val="18"/>
                <w:szCs w:val="18"/>
              </w:rPr>
            </w:pPr>
            <w:r>
              <w:rPr>
                <w:rFonts w:cs="思源黑体 CN Light"/>
                <w:bCs/>
                <w:sz w:val="18"/>
                <w:szCs w:val="18"/>
              </w:rPr>
              <w:t>软组织肌上皮肿瘤</w:t>
            </w:r>
          </w:p>
        </w:tc>
        <w:tc>
          <w:tcPr>
            <w:tcW w:w="3038" w:type="dxa"/>
            <w:tcBorders>
              <w:top w:val="single" w:sz="4" w:space="0" w:color="31849B"/>
              <w:left w:val="single" w:sz="4" w:space="0" w:color="31849B"/>
              <w:bottom w:val="single" w:sz="4" w:space="0" w:color="31849B"/>
              <w:right w:val="single" w:sz="4" w:space="0" w:color="31849B"/>
            </w:tcBorders>
            <w:vAlign w:val="center"/>
          </w:tcPr>
          <w:p w14:paraId="40E3AD71" w14:textId="77777777" w:rsidR="002E1676" w:rsidRDefault="00000000">
            <w:pPr>
              <w:widowControl w:val="0"/>
              <w:spacing w:before="62" w:after="62"/>
              <w:jc w:val="center"/>
              <w:rPr>
                <w:rFonts w:cs="思源黑体 CN Light" w:hint="eastAsia"/>
                <w:bCs/>
                <w:i/>
                <w:iCs/>
                <w:sz w:val="18"/>
                <w:szCs w:val="18"/>
              </w:rPr>
            </w:pPr>
            <w:r>
              <w:rPr>
                <w:rFonts w:cs="思源黑体 CN Light"/>
                <w:bCs/>
                <w:i/>
                <w:iCs/>
                <w:sz w:val="18"/>
                <w:szCs w:val="18"/>
              </w:rPr>
              <w:t>EWSR1-POU5F1</w:t>
            </w:r>
            <w:r>
              <w:rPr>
                <w:rFonts w:cs="思源黑体 CN Light"/>
                <w:bCs/>
                <w:iCs/>
                <w:sz w:val="18"/>
                <w:szCs w:val="18"/>
              </w:rPr>
              <w:t>;</w:t>
            </w:r>
            <w:r>
              <w:rPr>
                <w:rFonts w:cs="思源黑体 CN Light"/>
                <w:bCs/>
                <w:i/>
                <w:iCs/>
                <w:sz w:val="18"/>
                <w:szCs w:val="18"/>
              </w:rPr>
              <w:t xml:space="preserve"> EWSR1-PBX1</w:t>
            </w:r>
            <w:r>
              <w:rPr>
                <w:rFonts w:cs="思源黑体 CN Light"/>
                <w:bCs/>
                <w:iCs/>
                <w:sz w:val="18"/>
                <w:szCs w:val="18"/>
              </w:rPr>
              <w:t>;</w:t>
            </w:r>
          </w:p>
          <w:p w14:paraId="7981B1C5" w14:textId="77777777" w:rsidR="002E1676" w:rsidRDefault="00000000">
            <w:pPr>
              <w:widowControl w:val="0"/>
              <w:spacing w:before="62" w:after="62"/>
              <w:jc w:val="center"/>
              <w:rPr>
                <w:rFonts w:cs="思源黑体 CN Light" w:hint="eastAsia"/>
                <w:bCs/>
                <w:i/>
                <w:iCs/>
                <w:sz w:val="18"/>
                <w:szCs w:val="18"/>
              </w:rPr>
            </w:pPr>
            <w:r>
              <w:rPr>
                <w:rFonts w:cs="思源黑体 CN Light"/>
                <w:bCs/>
                <w:i/>
                <w:iCs/>
                <w:sz w:val="18"/>
                <w:szCs w:val="18"/>
              </w:rPr>
              <w:t>FUS-KLF17</w:t>
            </w:r>
            <w:r>
              <w:rPr>
                <w:rFonts w:cs="思源黑体 CN Light"/>
                <w:bCs/>
                <w:iCs/>
                <w:sz w:val="18"/>
                <w:szCs w:val="18"/>
              </w:rPr>
              <w:t xml:space="preserve">; </w:t>
            </w:r>
            <w:r>
              <w:rPr>
                <w:rFonts w:cs="思源黑体 CN Light"/>
                <w:bCs/>
                <w:i/>
                <w:iCs/>
                <w:sz w:val="18"/>
                <w:szCs w:val="18"/>
              </w:rPr>
              <w:t>EWSR1-PBX3</w:t>
            </w:r>
            <w:r>
              <w:rPr>
                <w:rFonts w:cs="思源黑体 CN Light"/>
                <w:bCs/>
                <w:iCs/>
                <w:sz w:val="18"/>
                <w:szCs w:val="18"/>
              </w:rPr>
              <w:t>;</w:t>
            </w:r>
          </w:p>
          <w:p w14:paraId="7F8DDE14" w14:textId="77777777" w:rsidR="002E1676" w:rsidRDefault="00000000">
            <w:pPr>
              <w:widowControl w:val="0"/>
              <w:spacing w:before="62" w:after="62"/>
              <w:jc w:val="center"/>
              <w:rPr>
                <w:rFonts w:hint="eastAsia"/>
                <w:bCs/>
                <w:sz w:val="18"/>
                <w:szCs w:val="18"/>
              </w:rPr>
            </w:pPr>
            <w:r>
              <w:rPr>
                <w:rFonts w:cs="思源黑体 CN Light"/>
                <w:bCs/>
                <w:i/>
                <w:iCs/>
                <w:sz w:val="18"/>
                <w:szCs w:val="18"/>
              </w:rPr>
              <w:t>EWSR1-ZNF444</w:t>
            </w:r>
          </w:p>
        </w:tc>
        <w:tc>
          <w:tcPr>
            <w:tcW w:w="4428" w:type="dxa"/>
            <w:tcBorders>
              <w:top w:val="single" w:sz="4" w:space="0" w:color="31849B"/>
              <w:left w:val="single" w:sz="4" w:space="0" w:color="31849B"/>
              <w:bottom w:val="single" w:sz="4" w:space="0" w:color="31849B"/>
            </w:tcBorders>
            <w:vAlign w:val="center"/>
          </w:tcPr>
          <w:p w14:paraId="008DADDD" w14:textId="77777777" w:rsidR="002E1676" w:rsidRDefault="00000000">
            <w:pPr>
              <w:widowControl w:val="0"/>
              <w:snapToGrid w:val="0"/>
              <w:spacing w:before="62" w:after="62"/>
              <w:jc w:val="center"/>
              <w:rPr>
                <w:rFonts w:hint="eastAsia"/>
                <w:color w:val="000000" w:themeColor="text1"/>
                <w:sz w:val="18"/>
                <w:szCs w:val="18"/>
              </w:rPr>
            </w:pPr>
            <w:r>
              <w:rPr>
                <w:color w:val="000000" w:themeColor="text1"/>
                <w:sz w:val="18"/>
                <w:szCs w:val="18"/>
              </w:rPr>
              <w:t>未检测到相关变异</w:t>
            </w:r>
          </w:p>
        </w:tc>
      </w:tr>
      <w:tr w:rsidR="002E1676" w14:paraId="7105AB42" w14:textId="77777777">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638E43B8" w14:textId="77777777" w:rsidR="002E1676" w:rsidRDefault="00000000">
            <w:pPr>
              <w:widowControl w:val="0"/>
              <w:spacing w:before="62" w:after="62"/>
              <w:jc w:val="center"/>
              <w:rPr>
                <w:rFonts w:cs="思源黑体 CN Light" w:hint="eastAsia"/>
                <w:bCs/>
                <w:sz w:val="18"/>
                <w:szCs w:val="18"/>
              </w:rPr>
            </w:pPr>
            <w:r>
              <w:rPr>
                <w:rFonts w:cs="思源黑体 CN Light"/>
                <w:bCs/>
                <w:sz w:val="18"/>
                <w:szCs w:val="18"/>
              </w:rPr>
              <w:t>NTRK重排梭形细胞肿瘤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63C8C302" w14:textId="77777777" w:rsidR="002E1676" w:rsidRDefault="00000000">
            <w:pPr>
              <w:widowControl w:val="0"/>
              <w:spacing w:before="62" w:after="62"/>
              <w:jc w:val="center"/>
              <w:rPr>
                <w:rFonts w:cs="思源黑体 CN Light" w:hint="eastAsia"/>
                <w:bCs/>
                <w:sz w:val="18"/>
                <w:szCs w:val="18"/>
              </w:rPr>
            </w:pPr>
            <w:r>
              <w:rPr>
                <w:rFonts w:cs="思源黑体 CN Light"/>
                <w:bCs/>
                <w:i/>
                <w:iCs/>
                <w:sz w:val="18"/>
                <w:szCs w:val="18"/>
              </w:rPr>
              <w:t>NTRK1, NTRK2, NTRK3</w:t>
            </w:r>
            <w:r>
              <w:rPr>
                <w:rFonts w:cs="思源黑体 CN Light"/>
                <w:bCs/>
                <w:sz w:val="18"/>
                <w:szCs w:val="18"/>
              </w:rPr>
              <w:t>融合</w:t>
            </w:r>
          </w:p>
        </w:tc>
        <w:tc>
          <w:tcPr>
            <w:tcW w:w="4428" w:type="dxa"/>
            <w:tcBorders>
              <w:top w:val="single" w:sz="4" w:space="0" w:color="31849B"/>
              <w:left w:val="single" w:sz="4" w:space="0" w:color="31849B"/>
              <w:bottom w:val="single" w:sz="4" w:space="0" w:color="31849B"/>
            </w:tcBorders>
            <w:shd w:val="clear" w:color="auto" w:fill="DAEEF3"/>
            <w:vAlign w:val="center"/>
          </w:tcPr>
          <w:p w14:paraId="27EE0369" w14:textId="77777777" w:rsidR="002E1676" w:rsidRDefault="00000000">
            <w:pPr>
              <w:widowControl w:val="0"/>
              <w:snapToGrid w:val="0"/>
              <w:spacing w:before="62" w:after="62"/>
              <w:jc w:val="center"/>
              <w:rPr>
                <w:rFonts w:hint="eastAsia"/>
                <w:kern w:val="2"/>
                <w:sz w:val="18"/>
                <w:szCs w:val="18"/>
              </w:rPr>
            </w:pPr>
            <w:r>
              <w:rPr>
                <w:kern w:val="2"/>
                <w:sz w:val="18"/>
                <w:szCs w:val="18"/>
              </w:rPr>
              <w:t>未检测到相关变异</w:t>
            </w:r>
          </w:p>
        </w:tc>
      </w:tr>
      <w:tr w:rsidR="002E1676" w14:paraId="3DC243DF" w14:textId="77777777">
        <w:trPr>
          <w:trHeight w:val="454"/>
        </w:trPr>
        <w:tc>
          <w:tcPr>
            <w:tcW w:w="2173" w:type="dxa"/>
            <w:tcBorders>
              <w:top w:val="single" w:sz="4" w:space="0" w:color="31849B"/>
              <w:bottom w:val="single" w:sz="4" w:space="0" w:color="31849B"/>
              <w:right w:val="single" w:sz="4" w:space="0" w:color="31849B"/>
            </w:tcBorders>
            <w:vAlign w:val="center"/>
          </w:tcPr>
          <w:p w14:paraId="0187F433" w14:textId="77777777" w:rsidR="002E1676" w:rsidRDefault="00000000">
            <w:pPr>
              <w:widowControl w:val="0"/>
              <w:spacing w:before="62" w:after="62"/>
              <w:jc w:val="center"/>
              <w:rPr>
                <w:rFonts w:cs="思源黑体 CN Light" w:hint="eastAsia"/>
                <w:bCs/>
                <w:sz w:val="18"/>
                <w:szCs w:val="18"/>
              </w:rPr>
            </w:pPr>
            <w:r>
              <w:rPr>
                <w:rFonts w:cs="思源黑体 CN Light"/>
                <w:bCs/>
                <w:sz w:val="18"/>
                <w:szCs w:val="18"/>
              </w:rPr>
              <w:t>滑膜肉瘤</w:t>
            </w:r>
          </w:p>
        </w:tc>
        <w:tc>
          <w:tcPr>
            <w:tcW w:w="3038" w:type="dxa"/>
            <w:tcBorders>
              <w:top w:val="single" w:sz="4" w:space="0" w:color="31849B"/>
              <w:left w:val="single" w:sz="4" w:space="0" w:color="31849B"/>
              <w:bottom w:val="single" w:sz="4" w:space="0" w:color="31849B"/>
              <w:right w:val="single" w:sz="4" w:space="0" w:color="31849B"/>
            </w:tcBorders>
            <w:vAlign w:val="center"/>
          </w:tcPr>
          <w:p w14:paraId="57AFE752" w14:textId="77777777" w:rsidR="002E1676" w:rsidRDefault="00000000">
            <w:pPr>
              <w:widowControl w:val="0"/>
              <w:spacing w:before="62" w:after="62"/>
              <w:jc w:val="center"/>
              <w:rPr>
                <w:rFonts w:cs="思源黑体 CN Light" w:hint="eastAsia"/>
                <w:bCs/>
                <w:i/>
                <w:iCs/>
                <w:sz w:val="18"/>
                <w:szCs w:val="18"/>
              </w:rPr>
            </w:pPr>
            <w:r>
              <w:rPr>
                <w:rFonts w:cs="思源黑体 CN Light"/>
                <w:bCs/>
                <w:i/>
                <w:iCs/>
                <w:sz w:val="18"/>
                <w:szCs w:val="18"/>
              </w:rPr>
              <w:t>SS18-SSX1</w:t>
            </w:r>
            <w:r>
              <w:rPr>
                <w:rFonts w:cs="思源黑体 CN Light"/>
                <w:bCs/>
                <w:iCs/>
                <w:sz w:val="18"/>
                <w:szCs w:val="18"/>
              </w:rPr>
              <w:t>;</w:t>
            </w:r>
            <w:r>
              <w:rPr>
                <w:rFonts w:cs="思源黑体 CN Light"/>
                <w:bCs/>
                <w:i/>
                <w:iCs/>
                <w:sz w:val="18"/>
                <w:szCs w:val="18"/>
              </w:rPr>
              <w:t xml:space="preserve"> SS18-SSX2</w:t>
            </w:r>
            <w:r>
              <w:rPr>
                <w:rFonts w:cs="思源黑体 CN Light"/>
                <w:bCs/>
                <w:iCs/>
                <w:sz w:val="18"/>
                <w:szCs w:val="18"/>
              </w:rPr>
              <w:t>;</w:t>
            </w:r>
          </w:p>
          <w:p w14:paraId="124A27BC" w14:textId="77777777" w:rsidR="002E1676" w:rsidRDefault="00000000">
            <w:pPr>
              <w:widowControl w:val="0"/>
              <w:spacing w:before="62" w:after="62"/>
              <w:jc w:val="center"/>
              <w:rPr>
                <w:rFonts w:cs="思源黑体 CN Light" w:hint="eastAsia"/>
                <w:bCs/>
                <w:sz w:val="18"/>
                <w:szCs w:val="18"/>
              </w:rPr>
            </w:pPr>
            <w:r>
              <w:rPr>
                <w:rFonts w:cs="思源黑体 CN Light"/>
                <w:bCs/>
                <w:i/>
                <w:iCs/>
                <w:sz w:val="18"/>
                <w:szCs w:val="18"/>
              </w:rPr>
              <w:t>SS18-SSX4</w:t>
            </w:r>
            <w:r>
              <w:rPr>
                <w:rFonts w:cs="思源黑体 CN Light"/>
                <w:bCs/>
                <w:iCs/>
                <w:sz w:val="18"/>
                <w:szCs w:val="18"/>
              </w:rPr>
              <w:t>;</w:t>
            </w:r>
            <w:r>
              <w:rPr>
                <w:rFonts w:cs="思源黑体 CN Light"/>
                <w:bCs/>
                <w:i/>
                <w:iCs/>
                <w:sz w:val="18"/>
                <w:szCs w:val="18"/>
              </w:rPr>
              <w:t xml:space="preserve"> SS18L1-SSX1</w:t>
            </w:r>
          </w:p>
        </w:tc>
        <w:tc>
          <w:tcPr>
            <w:tcW w:w="4428" w:type="dxa"/>
            <w:tcBorders>
              <w:top w:val="single" w:sz="4" w:space="0" w:color="31849B"/>
              <w:left w:val="single" w:sz="4" w:space="0" w:color="31849B"/>
              <w:bottom w:val="single" w:sz="4" w:space="0" w:color="31849B"/>
            </w:tcBorders>
            <w:vAlign w:val="center"/>
          </w:tcPr>
          <w:p w14:paraId="41E3084D" w14:textId="77777777" w:rsidR="002E1676" w:rsidRDefault="00000000">
            <w:pPr>
              <w:widowControl w:val="0"/>
              <w:snapToGrid w:val="0"/>
              <w:spacing w:before="62" w:after="62"/>
              <w:jc w:val="center"/>
              <w:rPr>
                <w:rFonts w:hint="eastAsia"/>
                <w:color w:val="000000" w:themeColor="text1"/>
                <w:sz w:val="18"/>
                <w:szCs w:val="18"/>
              </w:rPr>
            </w:pPr>
            <w:r>
              <w:rPr>
                <w:color w:val="000000" w:themeColor="text1"/>
                <w:sz w:val="18"/>
                <w:szCs w:val="18"/>
              </w:rPr>
              <w:t>未检测到相关变异</w:t>
            </w:r>
          </w:p>
        </w:tc>
      </w:tr>
      <w:tr w:rsidR="002E1676" w14:paraId="16F1307D" w14:textId="77777777">
        <w:trPr>
          <w:trHeight w:val="454"/>
        </w:trPr>
        <w:tc>
          <w:tcPr>
            <w:tcW w:w="2173" w:type="dxa"/>
            <w:tcBorders>
              <w:top w:val="single" w:sz="4" w:space="0" w:color="31849B"/>
              <w:bottom w:val="single" w:sz="4" w:space="0" w:color="31849B"/>
              <w:right w:val="single" w:sz="4" w:space="0" w:color="31849B"/>
            </w:tcBorders>
            <w:vAlign w:val="center"/>
          </w:tcPr>
          <w:p w14:paraId="60B289F1" w14:textId="77777777" w:rsidR="002E1676" w:rsidRDefault="00000000">
            <w:pPr>
              <w:widowControl w:val="0"/>
              <w:spacing w:before="62" w:after="62"/>
              <w:jc w:val="center"/>
              <w:rPr>
                <w:rFonts w:cs="思源黑体 CN Light" w:hint="eastAsia"/>
                <w:bCs/>
                <w:sz w:val="18"/>
                <w:szCs w:val="18"/>
              </w:rPr>
            </w:pPr>
            <w:r>
              <w:rPr>
                <w:rFonts w:cs="思源黑体 CN Light" w:hint="eastAsia"/>
                <w:bCs/>
                <w:sz w:val="18"/>
                <w:szCs w:val="18"/>
              </w:rPr>
              <w:t>上皮样肉瘤/肾外横纹肌样瘤</w:t>
            </w:r>
          </w:p>
        </w:tc>
        <w:tc>
          <w:tcPr>
            <w:tcW w:w="3038" w:type="dxa"/>
            <w:tcBorders>
              <w:top w:val="single" w:sz="4" w:space="0" w:color="31849B"/>
              <w:left w:val="single" w:sz="4" w:space="0" w:color="31849B"/>
              <w:bottom w:val="single" w:sz="4" w:space="0" w:color="31849B"/>
              <w:right w:val="single" w:sz="4" w:space="0" w:color="31849B"/>
            </w:tcBorders>
            <w:vAlign w:val="center"/>
          </w:tcPr>
          <w:p w14:paraId="350A012C" w14:textId="77777777" w:rsidR="002E1676" w:rsidRDefault="00000000">
            <w:pPr>
              <w:widowControl w:val="0"/>
              <w:spacing w:before="62" w:after="62"/>
              <w:jc w:val="center"/>
              <w:rPr>
                <w:rFonts w:cs="思源黑体 CN Light" w:hint="eastAsia"/>
                <w:bCs/>
                <w:i/>
                <w:iCs/>
                <w:sz w:val="18"/>
                <w:szCs w:val="18"/>
              </w:rPr>
            </w:pPr>
            <w:r>
              <w:rPr>
                <w:rFonts w:cs="思源黑体 CN Light" w:hint="eastAsia"/>
                <w:bCs/>
                <w:i/>
                <w:iCs/>
                <w:sz w:val="18"/>
                <w:szCs w:val="18"/>
              </w:rPr>
              <w:t>SMARCB1</w:t>
            </w:r>
            <w:r w:rsidRPr="007776C6">
              <w:rPr>
                <w:rFonts w:cs="思源黑体 CN Light" w:hint="eastAsia"/>
                <w:bCs/>
                <w:sz w:val="18"/>
                <w:szCs w:val="18"/>
              </w:rPr>
              <w:t>基因突变</w:t>
            </w:r>
          </w:p>
        </w:tc>
        <w:tc>
          <w:tcPr>
            <w:tcW w:w="4428" w:type="dxa"/>
            <w:tcBorders>
              <w:top w:val="single" w:sz="4" w:space="0" w:color="31849B"/>
              <w:left w:val="single" w:sz="4" w:space="0" w:color="31849B"/>
              <w:bottom w:val="single" w:sz="4" w:space="0" w:color="31849B"/>
            </w:tcBorders>
            <w:vAlign w:val="center"/>
          </w:tcPr>
          <w:p w14:paraId="5BDBB665" w14:textId="77777777" w:rsidR="002E1676" w:rsidRDefault="00000000">
            <w:pPr>
              <w:widowControl w:val="0"/>
              <w:snapToGrid w:val="0"/>
              <w:spacing w:before="62" w:after="62"/>
              <w:jc w:val="center"/>
              <w:rPr>
                <w:rFonts w:hint="eastAsia"/>
                <w:color w:val="000000" w:themeColor="text1"/>
                <w:sz w:val="18"/>
                <w:szCs w:val="18"/>
              </w:rPr>
            </w:pPr>
            <w:r>
              <w:rPr>
                <w:color w:val="000000" w:themeColor="text1"/>
                <w:sz w:val="18"/>
                <w:szCs w:val="18"/>
              </w:rPr>
              <w:t>未检测到相关变异</w:t>
            </w:r>
          </w:p>
        </w:tc>
      </w:tr>
      <w:tr w:rsidR="002E1676" w14:paraId="47EE2ED8" w14:textId="77777777">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3DDDDF30" w14:textId="77777777" w:rsidR="002E1676" w:rsidRDefault="00000000">
            <w:pPr>
              <w:widowControl w:val="0"/>
              <w:spacing w:before="62" w:after="62"/>
              <w:jc w:val="center"/>
              <w:rPr>
                <w:rFonts w:cs="思源黑体 CN Light" w:hint="eastAsia"/>
                <w:bCs/>
                <w:sz w:val="18"/>
                <w:szCs w:val="18"/>
              </w:rPr>
            </w:pPr>
            <w:r>
              <w:rPr>
                <w:rFonts w:cs="思源黑体 CN Light"/>
                <w:bCs/>
                <w:sz w:val="18"/>
                <w:szCs w:val="18"/>
              </w:rPr>
              <w:t>腺泡状软组织肉瘤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03C7FBA0" w14:textId="77777777" w:rsidR="002E1676" w:rsidRDefault="00000000">
            <w:pPr>
              <w:widowControl w:val="0"/>
              <w:spacing w:before="62" w:after="62"/>
              <w:jc w:val="center"/>
              <w:rPr>
                <w:rFonts w:cs="思源黑体 CN Light" w:hint="eastAsia"/>
                <w:bCs/>
                <w:sz w:val="18"/>
                <w:szCs w:val="18"/>
              </w:rPr>
            </w:pPr>
            <w:r>
              <w:rPr>
                <w:rFonts w:cs="思源黑体 CN Light"/>
                <w:bCs/>
                <w:i/>
                <w:iCs/>
                <w:sz w:val="18"/>
                <w:szCs w:val="18"/>
              </w:rPr>
              <w:t>ASPSCR1-TFE3</w:t>
            </w:r>
          </w:p>
        </w:tc>
        <w:tc>
          <w:tcPr>
            <w:tcW w:w="4428" w:type="dxa"/>
            <w:tcBorders>
              <w:top w:val="single" w:sz="4" w:space="0" w:color="31849B"/>
              <w:left w:val="single" w:sz="4" w:space="0" w:color="31849B"/>
              <w:bottom w:val="single" w:sz="4" w:space="0" w:color="31849B"/>
            </w:tcBorders>
            <w:shd w:val="clear" w:color="auto" w:fill="DAEEF3"/>
            <w:vAlign w:val="center"/>
          </w:tcPr>
          <w:p w14:paraId="2A0CCBAB" w14:textId="77777777" w:rsidR="002E1676" w:rsidRDefault="00000000">
            <w:pPr>
              <w:widowControl w:val="0"/>
              <w:snapToGrid w:val="0"/>
              <w:spacing w:before="62" w:after="62"/>
              <w:jc w:val="center"/>
              <w:rPr>
                <w:rFonts w:hint="eastAsia"/>
                <w:kern w:val="2"/>
                <w:sz w:val="18"/>
                <w:szCs w:val="18"/>
              </w:rPr>
            </w:pPr>
            <w:r>
              <w:rPr>
                <w:kern w:val="2"/>
                <w:sz w:val="18"/>
                <w:szCs w:val="18"/>
              </w:rPr>
              <w:t>未检测到相关变异</w:t>
            </w:r>
          </w:p>
        </w:tc>
      </w:tr>
      <w:tr w:rsidR="002E1676" w14:paraId="5DAA36B8" w14:textId="77777777">
        <w:trPr>
          <w:trHeight w:val="454"/>
        </w:trPr>
        <w:tc>
          <w:tcPr>
            <w:tcW w:w="2173" w:type="dxa"/>
            <w:tcBorders>
              <w:top w:val="single" w:sz="4" w:space="0" w:color="31849B"/>
              <w:bottom w:val="single" w:sz="4" w:space="0" w:color="31849B"/>
              <w:right w:val="single" w:sz="4" w:space="0" w:color="31849B"/>
            </w:tcBorders>
            <w:vAlign w:val="center"/>
          </w:tcPr>
          <w:p w14:paraId="1787F880" w14:textId="77777777" w:rsidR="002E1676" w:rsidRDefault="00000000">
            <w:pPr>
              <w:widowControl w:val="0"/>
              <w:spacing w:before="62" w:after="62"/>
              <w:jc w:val="center"/>
              <w:rPr>
                <w:rFonts w:cs="思源黑体 CN Light" w:hint="eastAsia"/>
                <w:bCs/>
                <w:sz w:val="18"/>
                <w:szCs w:val="18"/>
              </w:rPr>
            </w:pPr>
            <w:r>
              <w:rPr>
                <w:rFonts w:cs="思源黑体 CN Light"/>
                <w:bCs/>
                <w:sz w:val="18"/>
                <w:szCs w:val="18"/>
              </w:rPr>
              <w:t>软组织透明细胞肉瘤</w:t>
            </w:r>
          </w:p>
        </w:tc>
        <w:tc>
          <w:tcPr>
            <w:tcW w:w="3038" w:type="dxa"/>
            <w:tcBorders>
              <w:top w:val="single" w:sz="4" w:space="0" w:color="31849B"/>
              <w:left w:val="single" w:sz="4" w:space="0" w:color="31849B"/>
              <w:bottom w:val="single" w:sz="4" w:space="0" w:color="31849B"/>
              <w:right w:val="single" w:sz="4" w:space="0" w:color="31849B"/>
            </w:tcBorders>
            <w:vAlign w:val="center"/>
          </w:tcPr>
          <w:p w14:paraId="56550CC8" w14:textId="77777777" w:rsidR="002E1676" w:rsidRDefault="00000000">
            <w:pPr>
              <w:widowControl w:val="0"/>
              <w:spacing w:before="62" w:after="62"/>
              <w:jc w:val="center"/>
              <w:rPr>
                <w:rFonts w:cs="思源黑体 CN Light" w:hint="eastAsia"/>
                <w:bCs/>
                <w:sz w:val="18"/>
                <w:szCs w:val="18"/>
              </w:rPr>
            </w:pPr>
            <w:r>
              <w:rPr>
                <w:rFonts w:cs="思源黑体 CN Light"/>
                <w:bCs/>
                <w:i/>
                <w:iCs/>
                <w:sz w:val="18"/>
                <w:szCs w:val="18"/>
              </w:rPr>
              <w:t>EWSR1-ATF1</w:t>
            </w:r>
            <w:r>
              <w:rPr>
                <w:rFonts w:cs="思源黑体 CN Light"/>
                <w:bCs/>
                <w:iCs/>
                <w:sz w:val="18"/>
                <w:szCs w:val="18"/>
              </w:rPr>
              <w:t>;</w:t>
            </w:r>
            <w:r>
              <w:rPr>
                <w:rFonts w:cs="思源黑体 CN Light"/>
                <w:bCs/>
                <w:i/>
                <w:iCs/>
                <w:sz w:val="18"/>
                <w:szCs w:val="18"/>
              </w:rPr>
              <w:t xml:space="preserve"> EWSR1-CREB1</w:t>
            </w:r>
          </w:p>
        </w:tc>
        <w:tc>
          <w:tcPr>
            <w:tcW w:w="4428" w:type="dxa"/>
            <w:tcBorders>
              <w:top w:val="single" w:sz="4" w:space="0" w:color="31849B"/>
              <w:left w:val="single" w:sz="4" w:space="0" w:color="31849B"/>
              <w:bottom w:val="single" w:sz="4" w:space="0" w:color="31849B"/>
            </w:tcBorders>
            <w:vAlign w:val="center"/>
          </w:tcPr>
          <w:p w14:paraId="17D83D09" w14:textId="77777777" w:rsidR="002E1676" w:rsidRDefault="00000000">
            <w:pPr>
              <w:widowControl w:val="0"/>
              <w:snapToGrid w:val="0"/>
              <w:spacing w:before="62" w:after="62"/>
              <w:jc w:val="center"/>
              <w:rPr>
                <w:rFonts w:hint="eastAsia"/>
                <w:color w:val="000000" w:themeColor="text1"/>
                <w:sz w:val="18"/>
                <w:szCs w:val="18"/>
              </w:rPr>
            </w:pPr>
            <w:r>
              <w:rPr>
                <w:color w:val="000000" w:themeColor="text1"/>
                <w:sz w:val="18"/>
                <w:szCs w:val="18"/>
              </w:rPr>
              <w:t>未检测到相关变异</w:t>
            </w:r>
          </w:p>
        </w:tc>
      </w:tr>
      <w:tr w:rsidR="002E1676" w14:paraId="6974F880" w14:textId="77777777">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66021060" w14:textId="77777777" w:rsidR="002E1676" w:rsidRDefault="00000000">
            <w:pPr>
              <w:widowControl w:val="0"/>
              <w:spacing w:before="62" w:after="62"/>
              <w:jc w:val="center"/>
              <w:rPr>
                <w:rFonts w:cs="思源黑体 CN Light" w:hint="eastAsia"/>
                <w:bCs/>
                <w:sz w:val="18"/>
                <w:szCs w:val="18"/>
              </w:rPr>
            </w:pPr>
            <w:r>
              <w:rPr>
                <w:rFonts w:cs="思源黑体 CN Light"/>
                <w:bCs/>
                <w:sz w:val="18"/>
                <w:szCs w:val="18"/>
              </w:rPr>
              <w:t>软骨肉瘤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783B236A" w14:textId="77777777" w:rsidR="002E1676" w:rsidRDefault="00000000">
            <w:pPr>
              <w:widowControl w:val="0"/>
              <w:spacing w:before="62" w:after="62"/>
              <w:jc w:val="center"/>
              <w:rPr>
                <w:rFonts w:cs="思源黑体 CN Light" w:hint="eastAsia"/>
                <w:bCs/>
                <w:sz w:val="18"/>
                <w:szCs w:val="18"/>
              </w:rPr>
            </w:pPr>
            <w:r>
              <w:rPr>
                <w:rFonts w:cs="思源黑体 CN Light"/>
                <w:bCs/>
                <w:i/>
                <w:iCs/>
                <w:sz w:val="18"/>
                <w:szCs w:val="18"/>
              </w:rPr>
              <w:t>IDH1, IDH2</w:t>
            </w:r>
            <w:r>
              <w:rPr>
                <w:rFonts w:cs="思源黑体 CN Light"/>
                <w:bCs/>
                <w:sz w:val="18"/>
                <w:szCs w:val="18"/>
              </w:rPr>
              <w:t>基因突变</w:t>
            </w:r>
          </w:p>
        </w:tc>
        <w:tc>
          <w:tcPr>
            <w:tcW w:w="4428" w:type="dxa"/>
            <w:tcBorders>
              <w:top w:val="single" w:sz="4" w:space="0" w:color="31849B"/>
              <w:left w:val="single" w:sz="4" w:space="0" w:color="31849B"/>
              <w:bottom w:val="single" w:sz="4" w:space="0" w:color="31849B"/>
            </w:tcBorders>
            <w:shd w:val="clear" w:color="auto" w:fill="DAEEF3"/>
            <w:vAlign w:val="center"/>
          </w:tcPr>
          <w:p w14:paraId="0FCA92F8" w14:textId="77777777" w:rsidR="002E1676" w:rsidRDefault="00000000">
            <w:pPr>
              <w:widowControl w:val="0"/>
              <w:snapToGrid w:val="0"/>
              <w:spacing w:before="62" w:after="62"/>
              <w:jc w:val="center"/>
              <w:rPr>
                <w:rFonts w:hint="eastAsia"/>
                <w:kern w:val="2"/>
                <w:sz w:val="18"/>
                <w:szCs w:val="18"/>
              </w:rPr>
            </w:pPr>
            <w:r>
              <w:rPr>
                <w:kern w:val="2"/>
                <w:sz w:val="18"/>
                <w:szCs w:val="18"/>
              </w:rPr>
              <w:t>未检测到相关变异</w:t>
            </w:r>
          </w:p>
        </w:tc>
      </w:tr>
      <w:tr w:rsidR="002E1676" w14:paraId="072F3C71" w14:textId="77777777">
        <w:trPr>
          <w:trHeight w:val="454"/>
        </w:trPr>
        <w:tc>
          <w:tcPr>
            <w:tcW w:w="2173" w:type="dxa"/>
            <w:tcBorders>
              <w:top w:val="single" w:sz="4" w:space="0" w:color="31849B"/>
              <w:bottom w:val="single" w:sz="4" w:space="0" w:color="31849B"/>
              <w:right w:val="single" w:sz="4" w:space="0" w:color="31849B"/>
            </w:tcBorders>
            <w:vAlign w:val="center"/>
          </w:tcPr>
          <w:p w14:paraId="476E407C" w14:textId="77777777" w:rsidR="002E1676" w:rsidRDefault="00000000">
            <w:pPr>
              <w:widowControl w:val="0"/>
              <w:spacing w:before="62" w:after="62"/>
              <w:jc w:val="center"/>
              <w:rPr>
                <w:rFonts w:cs="思源黑体 CN Light" w:hint="eastAsia"/>
                <w:bCs/>
                <w:sz w:val="18"/>
                <w:szCs w:val="18"/>
              </w:rPr>
            </w:pPr>
            <w:r>
              <w:rPr>
                <w:rFonts w:cs="思源黑体 CN Light"/>
                <w:bCs/>
                <w:sz w:val="18"/>
                <w:szCs w:val="18"/>
              </w:rPr>
              <w:t>骨外黏液样软骨肉瘤</w:t>
            </w:r>
          </w:p>
        </w:tc>
        <w:tc>
          <w:tcPr>
            <w:tcW w:w="3038" w:type="dxa"/>
            <w:tcBorders>
              <w:top w:val="single" w:sz="4" w:space="0" w:color="31849B"/>
              <w:left w:val="single" w:sz="4" w:space="0" w:color="31849B"/>
              <w:bottom w:val="single" w:sz="4" w:space="0" w:color="31849B"/>
              <w:right w:val="single" w:sz="4" w:space="0" w:color="31849B"/>
            </w:tcBorders>
            <w:vAlign w:val="center"/>
          </w:tcPr>
          <w:p w14:paraId="6BACA3CB" w14:textId="77777777" w:rsidR="002E1676" w:rsidRDefault="00000000">
            <w:pPr>
              <w:widowControl w:val="0"/>
              <w:spacing w:before="62" w:after="62"/>
              <w:jc w:val="center"/>
              <w:rPr>
                <w:rFonts w:cs="思源黑体 CN Light" w:hint="eastAsia"/>
                <w:bCs/>
                <w:sz w:val="18"/>
                <w:szCs w:val="18"/>
              </w:rPr>
            </w:pPr>
            <w:r>
              <w:rPr>
                <w:rFonts w:cs="思源黑体 CN Light"/>
                <w:bCs/>
                <w:i/>
                <w:iCs/>
                <w:sz w:val="18"/>
                <w:szCs w:val="18"/>
              </w:rPr>
              <w:t>EWSR1-NR4A3</w:t>
            </w:r>
            <w:r>
              <w:rPr>
                <w:rFonts w:cs="思源黑体 CN Light"/>
                <w:bCs/>
                <w:iCs/>
                <w:sz w:val="18"/>
                <w:szCs w:val="18"/>
              </w:rPr>
              <w:t>;</w:t>
            </w:r>
            <w:r>
              <w:rPr>
                <w:rFonts w:cs="思源黑体 CN Light"/>
                <w:bCs/>
                <w:i/>
                <w:iCs/>
                <w:sz w:val="18"/>
                <w:szCs w:val="18"/>
              </w:rPr>
              <w:t xml:space="preserve"> TAF15-NR4A3</w:t>
            </w:r>
            <w:r>
              <w:rPr>
                <w:rFonts w:cs="思源黑体 CN Light"/>
                <w:bCs/>
                <w:iCs/>
                <w:sz w:val="18"/>
                <w:szCs w:val="18"/>
              </w:rPr>
              <w:t>;</w:t>
            </w:r>
            <w:r>
              <w:rPr>
                <w:rFonts w:cs="思源黑体 CN Light"/>
                <w:bCs/>
                <w:i/>
                <w:iCs/>
                <w:sz w:val="18"/>
                <w:szCs w:val="18"/>
              </w:rPr>
              <w:t xml:space="preserve"> TCF12-NR4A3</w:t>
            </w:r>
            <w:r>
              <w:rPr>
                <w:rFonts w:cs="思源黑体 CN Light"/>
                <w:bCs/>
                <w:iCs/>
                <w:sz w:val="18"/>
                <w:szCs w:val="18"/>
              </w:rPr>
              <w:t>;</w:t>
            </w:r>
            <w:r>
              <w:rPr>
                <w:rFonts w:cs="思源黑体 CN Light"/>
                <w:bCs/>
                <w:i/>
                <w:iCs/>
                <w:sz w:val="18"/>
                <w:szCs w:val="18"/>
              </w:rPr>
              <w:t xml:space="preserve"> TFG-NR4A3</w:t>
            </w:r>
          </w:p>
        </w:tc>
        <w:tc>
          <w:tcPr>
            <w:tcW w:w="4428" w:type="dxa"/>
            <w:tcBorders>
              <w:top w:val="single" w:sz="4" w:space="0" w:color="31849B"/>
              <w:left w:val="single" w:sz="4" w:space="0" w:color="31849B"/>
              <w:bottom w:val="single" w:sz="4" w:space="0" w:color="31849B"/>
            </w:tcBorders>
            <w:vAlign w:val="center"/>
          </w:tcPr>
          <w:p w14:paraId="59149F47" w14:textId="77777777" w:rsidR="002E1676" w:rsidRDefault="00000000">
            <w:pPr>
              <w:widowControl w:val="0"/>
              <w:snapToGrid w:val="0"/>
              <w:spacing w:before="62" w:after="62"/>
              <w:jc w:val="center"/>
              <w:rPr>
                <w:rFonts w:hint="eastAsia"/>
                <w:color w:val="000000" w:themeColor="text1"/>
                <w:sz w:val="18"/>
                <w:szCs w:val="18"/>
              </w:rPr>
            </w:pPr>
            <w:r>
              <w:rPr>
                <w:color w:val="000000" w:themeColor="text1"/>
                <w:sz w:val="18"/>
                <w:szCs w:val="18"/>
              </w:rPr>
              <w:t>未检测到相关变异</w:t>
            </w:r>
          </w:p>
        </w:tc>
      </w:tr>
      <w:tr w:rsidR="002E1676" w14:paraId="22FA244B" w14:textId="77777777">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3A2E5FC4" w14:textId="77777777" w:rsidR="002E1676" w:rsidRDefault="00000000">
            <w:pPr>
              <w:widowControl w:val="0"/>
              <w:spacing w:before="62" w:after="62"/>
              <w:jc w:val="center"/>
              <w:rPr>
                <w:rFonts w:cs="思源黑体 CN Light" w:hint="eastAsia"/>
                <w:bCs/>
                <w:sz w:val="18"/>
                <w:szCs w:val="18"/>
              </w:rPr>
            </w:pPr>
            <w:r>
              <w:rPr>
                <w:rFonts w:cs="思源黑体 CN Light"/>
                <w:bCs/>
                <w:sz w:val="18"/>
                <w:szCs w:val="18"/>
              </w:rPr>
              <w:t>促结缔组织增生性小圆细胞肿瘤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201CBC32" w14:textId="77777777" w:rsidR="002E1676" w:rsidRDefault="00000000">
            <w:pPr>
              <w:widowControl w:val="0"/>
              <w:spacing w:before="62" w:after="62"/>
              <w:jc w:val="center"/>
              <w:rPr>
                <w:rFonts w:cs="思源黑体 CN Light" w:hint="eastAsia"/>
                <w:bCs/>
                <w:sz w:val="18"/>
                <w:szCs w:val="18"/>
              </w:rPr>
            </w:pPr>
            <w:r>
              <w:rPr>
                <w:rFonts w:cs="思源黑体 CN Light"/>
                <w:bCs/>
                <w:i/>
                <w:iCs/>
                <w:sz w:val="18"/>
                <w:szCs w:val="18"/>
              </w:rPr>
              <w:t>EWSR1-WT1</w:t>
            </w:r>
          </w:p>
        </w:tc>
        <w:tc>
          <w:tcPr>
            <w:tcW w:w="4428" w:type="dxa"/>
            <w:tcBorders>
              <w:top w:val="single" w:sz="4" w:space="0" w:color="31849B"/>
              <w:left w:val="single" w:sz="4" w:space="0" w:color="31849B"/>
              <w:bottom w:val="single" w:sz="4" w:space="0" w:color="31849B"/>
            </w:tcBorders>
            <w:shd w:val="clear" w:color="auto" w:fill="DAEEF3"/>
            <w:vAlign w:val="center"/>
          </w:tcPr>
          <w:p w14:paraId="096C836A" w14:textId="77777777" w:rsidR="002E1676" w:rsidRDefault="00000000">
            <w:pPr>
              <w:widowControl w:val="0"/>
              <w:snapToGrid w:val="0"/>
              <w:spacing w:before="62" w:after="62"/>
              <w:jc w:val="center"/>
              <w:rPr>
                <w:rFonts w:hint="eastAsia"/>
                <w:kern w:val="2"/>
                <w:sz w:val="18"/>
                <w:szCs w:val="18"/>
              </w:rPr>
            </w:pPr>
            <w:r>
              <w:rPr>
                <w:kern w:val="2"/>
                <w:sz w:val="18"/>
                <w:szCs w:val="18"/>
              </w:rPr>
              <w:t>未检测到相关变异</w:t>
            </w:r>
          </w:p>
        </w:tc>
      </w:tr>
      <w:tr w:rsidR="002E1676" w14:paraId="134DB581" w14:textId="77777777">
        <w:trPr>
          <w:trHeight w:val="454"/>
        </w:trPr>
        <w:tc>
          <w:tcPr>
            <w:tcW w:w="2173" w:type="dxa"/>
            <w:tcBorders>
              <w:top w:val="single" w:sz="4" w:space="0" w:color="31849B"/>
              <w:bottom w:val="single" w:sz="4" w:space="0" w:color="31849B"/>
              <w:right w:val="single" w:sz="4" w:space="0" w:color="31849B"/>
            </w:tcBorders>
            <w:vAlign w:val="center"/>
          </w:tcPr>
          <w:p w14:paraId="714F2038" w14:textId="77777777" w:rsidR="002E1676" w:rsidRDefault="00000000">
            <w:pPr>
              <w:widowControl w:val="0"/>
              <w:spacing w:before="62" w:after="62"/>
              <w:jc w:val="center"/>
              <w:rPr>
                <w:rFonts w:cs="思源黑体 CN Light" w:hint="eastAsia"/>
                <w:bCs/>
                <w:sz w:val="18"/>
                <w:szCs w:val="18"/>
              </w:rPr>
            </w:pPr>
            <w:r>
              <w:rPr>
                <w:rFonts w:cs="思源黑体 CN Light"/>
                <w:bCs/>
                <w:sz w:val="18"/>
                <w:szCs w:val="18"/>
              </w:rPr>
              <w:t>未分化圆细胞肉瘤</w:t>
            </w:r>
          </w:p>
        </w:tc>
        <w:tc>
          <w:tcPr>
            <w:tcW w:w="3038" w:type="dxa"/>
            <w:tcBorders>
              <w:top w:val="single" w:sz="4" w:space="0" w:color="31849B"/>
              <w:left w:val="single" w:sz="4" w:space="0" w:color="31849B"/>
              <w:bottom w:val="single" w:sz="4" w:space="0" w:color="31849B"/>
              <w:right w:val="single" w:sz="4" w:space="0" w:color="31849B"/>
            </w:tcBorders>
            <w:vAlign w:val="center"/>
          </w:tcPr>
          <w:p w14:paraId="0393EF6C" w14:textId="77777777" w:rsidR="002E1676" w:rsidRDefault="00000000">
            <w:pPr>
              <w:widowControl w:val="0"/>
              <w:spacing w:before="62" w:after="62"/>
              <w:jc w:val="center"/>
              <w:rPr>
                <w:rFonts w:cs="思源黑体 CN Light" w:hint="eastAsia"/>
                <w:bCs/>
                <w:sz w:val="18"/>
                <w:szCs w:val="18"/>
              </w:rPr>
            </w:pPr>
            <w:r>
              <w:rPr>
                <w:rFonts w:cs="思源黑体 CN Light"/>
                <w:bCs/>
                <w:i/>
                <w:iCs/>
                <w:sz w:val="18"/>
                <w:szCs w:val="18"/>
              </w:rPr>
              <w:t>CIC-DUX4</w:t>
            </w:r>
            <w:r>
              <w:rPr>
                <w:rFonts w:cs="思源黑体 CN Light"/>
                <w:bCs/>
                <w:iCs/>
                <w:sz w:val="18"/>
                <w:szCs w:val="18"/>
              </w:rPr>
              <w:t>;</w:t>
            </w:r>
            <w:r>
              <w:rPr>
                <w:rFonts w:cs="思源黑体 CN Light"/>
                <w:bCs/>
                <w:i/>
                <w:iCs/>
                <w:sz w:val="18"/>
                <w:szCs w:val="18"/>
              </w:rPr>
              <w:t xml:space="preserve"> BCOR-CCNB3</w:t>
            </w:r>
          </w:p>
        </w:tc>
        <w:tc>
          <w:tcPr>
            <w:tcW w:w="4428" w:type="dxa"/>
            <w:tcBorders>
              <w:top w:val="single" w:sz="4" w:space="0" w:color="31849B"/>
              <w:left w:val="single" w:sz="4" w:space="0" w:color="31849B"/>
              <w:bottom w:val="single" w:sz="4" w:space="0" w:color="31849B"/>
            </w:tcBorders>
            <w:vAlign w:val="center"/>
          </w:tcPr>
          <w:p w14:paraId="5D54A513" w14:textId="77777777" w:rsidR="002E1676" w:rsidRDefault="00000000">
            <w:pPr>
              <w:widowControl w:val="0"/>
              <w:snapToGrid w:val="0"/>
              <w:spacing w:before="62" w:after="62"/>
              <w:jc w:val="center"/>
              <w:rPr>
                <w:rFonts w:hint="eastAsia"/>
                <w:color w:val="000000" w:themeColor="text1"/>
                <w:sz w:val="18"/>
                <w:szCs w:val="18"/>
              </w:rPr>
            </w:pPr>
            <w:r>
              <w:rPr>
                <w:color w:val="000000" w:themeColor="text1"/>
                <w:sz w:val="18"/>
                <w:szCs w:val="18"/>
              </w:rPr>
              <w:t>未检测到相关变异</w:t>
            </w:r>
          </w:p>
        </w:tc>
      </w:tr>
      <w:tr w:rsidR="002E1676" w14:paraId="04D64347" w14:textId="77777777" w:rsidTr="000D71CC">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2F5954C5" w14:textId="5F224E2F" w:rsidR="002E1676" w:rsidRDefault="00000000">
            <w:pPr>
              <w:widowControl w:val="0"/>
              <w:spacing w:before="62" w:after="62"/>
              <w:jc w:val="center"/>
              <w:rPr>
                <w:rFonts w:cs="思源黑体 CN Light" w:hint="eastAsia"/>
                <w:bCs/>
                <w:sz w:val="18"/>
                <w:szCs w:val="18"/>
              </w:rPr>
            </w:pPr>
            <w:r>
              <w:rPr>
                <w:rFonts w:cs="思源黑体 CN Light"/>
                <w:bCs/>
                <w:sz w:val="18"/>
                <w:szCs w:val="18"/>
              </w:rPr>
              <w:t>血管周上皮样细胞肿瘤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1115CD01" w14:textId="77777777" w:rsidR="002E1676" w:rsidRDefault="00000000">
            <w:pPr>
              <w:widowControl w:val="0"/>
              <w:spacing w:before="62" w:after="62"/>
              <w:jc w:val="center"/>
              <w:rPr>
                <w:rFonts w:cs="思源黑体 CN Light" w:hint="eastAsia"/>
                <w:bCs/>
                <w:sz w:val="18"/>
                <w:szCs w:val="18"/>
              </w:rPr>
            </w:pPr>
            <w:r>
              <w:rPr>
                <w:rFonts w:cs="思源黑体 CN Light"/>
                <w:bCs/>
                <w:i/>
                <w:iCs/>
                <w:sz w:val="18"/>
                <w:szCs w:val="18"/>
              </w:rPr>
              <w:t>TFE3</w:t>
            </w:r>
            <w:r>
              <w:rPr>
                <w:rFonts w:cs="思源黑体 CN Light"/>
                <w:bCs/>
                <w:sz w:val="18"/>
                <w:szCs w:val="18"/>
              </w:rPr>
              <w:t>融合</w:t>
            </w:r>
            <w:r>
              <w:rPr>
                <w:rFonts w:cs="思源黑体 CN Light"/>
                <w:bCs/>
                <w:iCs/>
                <w:sz w:val="18"/>
                <w:szCs w:val="18"/>
              </w:rPr>
              <w:t>;</w:t>
            </w:r>
            <w:r>
              <w:rPr>
                <w:rFonts w:cs="思源黑体 CN Light"/>
                <w:bCs/>
                <w:i/>
                <w:iCs/>
                <w:sz w:val="18"/>
                <w:szCs w:val="18"/>
              </w:rPr>
              <w:t xml:space="preserve"> RAD51B</w:t>
            </w:r>
            <w:r>
              <w:rPr>
                <w:rFonts w:cs="思源黑体 CN Light"/>
                <w:bCs/>
                <w:sz w:val="18"/>
                <w:szCs w:val="18"/>
              </w:rPr>
              <w:t>融合;</w:t>
            </w:r>
          </w:p>
          <w:p w14:paraId="0C666520" w14:textId="77777777" w:rsidR="002E1676" w:rsidRDefault="00000000">
            <w:pPr>
              <w:widowControl w:val="0"/>
              <w:spacing w:before="62" w:after="62"/>
              <w:jc w:val="center"/>
              <w:rPr>
                <w:rFonts w:cs="思源黑体 CN Light" w:hint="eastAsia"/>
                <w:bCs/>
                <w:sz w:val="18"/>
                <w:szCs w:val="18"/>
              </w:rPr>
            </w:pPr>
            <w:r>
              <w:rPr>
                <w:rFonts w:cs="思源黑体 CN Light"/>
                <w:bCs/>
                <w:i/>
                <w:iCs/>
                <w:sz w:val="18"/>
                <w:szCs w:val="18"/>
              </w:rPr>
              <w:t>HTR4-ST3GAL1</w:t>
            </w:r>
            <w:r>
              <w:rPr>
                <w:rFonts w:cs="思源黑体 CN Light" w:hint="eastAsia"/>
                <w:bCs/>
                <w:i/>
                <w:iCs/>
                <w:sz w:val="18"/>
                <w:szCs w:val="18"/>
              </w:rPr>
              <w:t>; TSC1/2</w:t>
            </w:r>
            <w:r w:rsidRPr="007776C6">
              <w:rPr>
                <w:rFonts w:cs="思源黑体 CN Light" w:hint="eastAsia"/>
                <w:bCs/>
                <w:sz w:val="18"/>
                <w:szCs w:val="18"/>
              </w:rPr>
              <w:t>基因突变</w:t>
            </w:r>
          </w:p>
        </w:tc>
        <w:tc>
          <w:tcPr>
            <w:tcW w:w="4428" w:type="dxa"/>
            <w:tcBorders>
              <w:top w:val="single" w:sz="4" w:space="0" w:color="31849B"/>
              <w:left w:val="single" w:sz="4" w:space="0" w:color="31849B"/>
              <w:bottom w:val="single" w:sz="4" w:space="0" w:color="31849B"/>
            </w:tcBorders>
            <w:shd w:val="clear" w:color="auto" w:fill="DAEEF3"/>
            <w:vAlign w:val="center"/>
          </w:tcPr>
          <w:p w14:paraId="39DA4001" w14:textId="77777777" w:rsidR="002E1676" w:rsidRDefault="00000000">
            <w:pPr>
              <w:widowControl w:val="0"/>
              <w:snapToGrid w:val="0"/>
              <w:spacing w:before="62" w:after="62"/>
              <w:jc w:val="center"/>
              <w:rPr>
                <w:rFonts w:hint="eastAsia"/>
                <w:color w:val="000000" w:themeColor="text1"/>
                <w:sz w:val="18"/>
                <w:szCs w:val="18"/>
              </w:rPr>
            </w:pPr>
            <w:r>
              <w:rPr>
                <w:color w:val="000000" w:themeColor="text1"/>
                <w:sz w:val="18"/>
                <w:szCs w:val="18"/>
              </w:rPr>
              <w:t>未检测到相关变异</w:t>
            </w:r>
          </w:p>
        </w:tc>
      </w:tr>
      <w:tr w:rsidR="002E1676" w14:paraId="57562347" w14:textId="77777777">
        <w:trPr>
          <w:trHeight w:val="454"/>
        </w:trPr>
        <w:tc>
          <w:tcPr>
            <w:tcW w:w="2173" w:type="dxa"/>
            <w:tcBorders>
              <w:top w:val="single" w:sz="4" w:space="0" w:color="31849B"/>
              <w:bottom w:val="single" w:sz="4" w:space="0" w:color="31849B"/>
              <w:right w:val="single" w:sz="4" w:space="0" w:color="31849B"/>
            </w:tcBorders>
            <w:vAlign w:val="center"/>
          </w:tcPr>
          <w:p w14:paraId="2ADFB743" w14:textId="45480F58" w:rsidR="002E1676" w:rsidRDefault="00000000">
            <w:pPr>
              <w:widowControl w:val="0"/>
              <w:spacing w:before="62" w:after="62"/>
              <w:jc w:val="center"/>
              <w:rPr>
                <w:rFonts w:cs="思源黑体 CN Light" w:hint="eastAsia"/>
                <w:bCs/>
                <w:sz w:val="18"/>
                <w:szCs w:val="18"/>
              </w:rPr>
            </w:pPr>
            <w:r>
              <w:rPr>
                <w:rFonts w:cs="思源黑体 CN Light" w:hint="eastAsia"/>
                <w:bCs/>
                <w:sz w:val="18"/>
                <w:szCs w:val="18"/>
              </w:rPr>
              <w:t>韧带样</w:t>
            </w:r>
            <w:del w:id="2" w:author="周蓉" w:date="2026-02-03T17:59:00Z" w16du:dateUtc="2026-02-03T09:59:00Z">
              <w:r w:rsidDel="008A1FE3">
                <w:rPr>
                  <w:rFonts w:cs="思源黑体 CN Light" w:hint="eastAsia"/>
                  <w:bCs/>
                  <w:sz w:val="18"/>
                  <w:szCs w:val="18"/>
                </w:rPr>
                <w:delText>型</w:delText>
              </w:r>
            </w:del>
            <w:r>
              <w:rPr>
                <w:rFonts w:cs="思源黑体 CN Light" w:hint="eastAsia"/>
                <w:bCs/>
                <w:sz w:val="18"/>
                <w:szCs w:val="18"/>
              </w:rPr>
              <w:t>纤维瘤病</w:t>
            </w:r>
            <w:ins w:id="3" w:author="周蓉" w:date="2026-02-03T17:58:00Z" w16du:dateUtc="2026-02-03T09:58:00Z">
              <w:r w:rsidR="00854E12">
                <w:rPr>
                  <w:rFonts w:cs="思源黑体 CN Light" w:hint="eastAsia"/>
                  <w:bCs/>
                  <w:sz w:val="18"/>
                  <w:szCs w:val="18"/>
                </w:rPr>
                <w:t>/</w:t>
              </w:r>
              <w:r w:rsidR="00854E12" w:rsidRPr="00854E12">
                <w:rPr>
                  <w:rFonts w:cs="思源黑体 CN Light" w:hint="eastAsia"/>
                  <w:bCs/>
                  <w:sz w:val="18"/>
                  <w:szCs w:val="18"/>
                </w:rPr>
                <w:t>侵袭性纤维瘤病</w:t>
              </w:r>
            </w:ins>
          </w:p>
        </w:tc>
        <w:tc>
          <w:tcPr>
            <w:tcW w:w="3038" w:type="dxa"/>
            <w:tcBorders>
              <w:top w:val="single" w:sz="4" w:space="0" w:color="31849B"/>
              <w:left w:val="single" w:sz="4" w:space="0" w:color="31849B"/>
              <w:bottom w:val="single" w:sz="4" w:space="0" w:color="31849B"/>
              <w:right w:val="single" w:sz="4" w:space="0" w:color="31849B"/>
            </w:tcBorders>
            <w:vAlign w:val="center"/>
          </w:tcPr>
          <w:p w14:paraId="63864F38" w14:textId="77777777" w:rsidR="002E1676" w:rsidRDefault="00000000">
            <w:pPr>
              <w:widowControl w:val="0"/>
              <w:spacing w:before="62" w:after="62"/>
              <w:jc w:val="center"/>
              <w:rPr>
                <w:rFonts w:cs="思源黑体 CN Light" w:hint="eastAsia"/>
                <w:bCs/>
                <w:i/>
                <w:iCs/>
                <w:sz w:val="18"/>
                <w:szCs w:val="18"/>
              </w:rPr>
            </w:pPr>
            <w:r>
              <w:rPr>
                <w:rFonts w:cs="思源黑体 CN Light" w:hint="eastAsia"/>
                <w:bCs/>
                <w:i/>
                <w:iCs/>
                <w:sz w:val="18"/>
                <w:szCs w:val="18"/>
              </w:rPr>
              <w:t>CTNNB1、APC</w:t>
            </w:r>
            <w:r>
              <w:rPr>
                <w:rFonts w:cs="思源黑体 CN Light"/>
                <w:bCs/>
                <w:sz w:val="18"/>
                <w:szCs w:val="18"/>
              </w:rPr>
              <w:t>基因突变</w:t>
            </w:r>
          </w:p>
        </w:tc>
        <w:tc>
          <w:tcPr>
            <w:tcW w:w="4428" w:type="dxa"/>
            <w:tcBorders>
              <w:top w:val="single" w:sz="4" w:space="0" w:color="31849B"/>
              <w:left w:val="single" w:sz="4" w:space="0" w:color="31849B"/>
              <w:bottom w:val="single" w:sz="4" w:space="0" w:color="31849B"/>
            </w:tcBorders>
            <w:vAlign w:val="center"/>
          </w:tcPr>
          <w:p w14:paraId="3299F4EE" w14:textId="77777777" w:rsidR="002E1676" w:rsidRDefault="00000000">
            <w:pPr>
              <w:widowControl w:val="0"/>
              <w:snapToGrid w:val="0"/>
              <w:spacing w:before="62" w:after="62"/>
              <w:jc w:val="center"/>
              <w:rPr>
                <w:rFonts w:hint="eastAsia"/>
                <w:color w:val="000000" w:themeColor="text1"/>
                <w:sz w:val="18"/>
                <w:szCs w:val="18"/>
              </w:rPr>
            </w:pPr>
            <w:r>
              <w:rPr>
                <w:color w:val="000000" w:themeColor="text1"/>
                <w:sz w:val="18"/>
                <w:szCs w:val="18"/>
              </w:rPr>
              <w:t>未检测到相关变异</w:t>
            </w:r>
          </w:p>
        </w:tc>
      </w:tr>
      <w:tr w:rsidR="002E1676" w14:paraId="02B5B024" w14:textId="77777777">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1E944C50" w14:textId="77777777" w:rsidR="002E1676" w:rsidRDefault="00000000">
            <w:pPr>
              <w:widowControl w:val="0"/>
              <w:spacing w:before="62" w:after="62"/>
              <w:jc w:val="center"/>
              <w:rPr>
                <w:rFonts w:cs="思源黑体 CN Light" w:hint="eastAsia"/>
                <w:bCs/>
                <w:sz w:val="18"/>
                <w:szCs w:val="18"/>
              </w:rPr>
            </w:pPr>
            <w:r>
              <w:rPr>
                <w:rFonts w:cs="思源黑体 CN Light"/>
                <w:bCs/>
                <w:sz w:val="18"/>
                <w:szCs w:val="18"/>
              </w:rPr>
              <w:t>尤因肉瘤/周围神经</w:t>
            </w:r>
          </w:p>
          <w:p w14:paraId="3A4053A8" w14:textId="77777777" w:rsidR="002E1676" w:rsidRDefault="00000000">
            <w:pPr>
              <w:widowControl w:val="0"/>
              <w:spacing w:before="62" w:after="62"/>
              <w:jc w:val="center"/>
              <w:rPr>
                <w:rFonts w:cs="思源黑体 CN Light" w:hint="eastAsia"/>
                <w:bCs/>
                <w:sz w:val="18"/>
                <w:szCs w:val="18"/>
              </w:rPr>
            </w:pPr>
            <w:r>
              <w:rPr>
                <w:rFonts w:cs="思源黑体 CN Light"/>
                <w:bCs/>
                <w:sz w:val="18"/>
                <w:szCs w:val="18"/>
              </w:rPr>
              <w:t>外胚层肿瘤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50D62F85" w14:textId="77777777" w:rsidR="002E1676" w:rsidRDefault="00000000">
            <w:pPr>
              <w:widowControl w:val="0"/>
              <w:spacing w:before="62" w:after="62"/>
              <w:jc w:val="center"/>
              <w:rPr>
                <w:rFonts w:cs="思源黑体 CN Light" w:hint="eastAsia"/>
                <w:bCs/>
                <w:i/>
                <w:iCs/>
                <w:sz w:val="18"/>
                <w:szCs w:val="18"/>
              </w:rPr>
            </w:pPr>
            <w:r>
              <w:rPr>
                <w:rFonts w:cs="思源黑体 CN Light"/>
                <w:bCs/>
                <w:i/>
                <w:iCs/>
                <w:sz w:val="18"/>
                <w:szCs w:val="18"/>
              </w:rPr>
              <w:t>EWSR1-FLI1</w:t>
            </w:r>
            <w:r>
              <w:rPr>
                <w:rFonts w:cs="思源黑体 CN Light"/>
                <w:bCs/>
                <w:iCs/>
                <w:sz w:val="18"/>
                <w:szCs w:val="18"/>
              </w:rPr>
              <w:t>;</w:t>
            </w:r>
            <w:r>
              <w:rPr>
                <w:rFonts w:cs="思源黑体 CN Light"/>
                <w:bCs/>
                <w:i/>
                <w:iCs/>
                <w:sz w:val="18"/>
                <w:szCs w:val="18"/>
              </w:rPr>
              <w:t xml:space="preserve"> EWSR1-ERG</w:t>
            </w:r>
            <w:r>
              <w:rPr>
                <w:rFonts w:cs="思源黑体 CN Light"/>
                <w:bCs/>
                <w:iCs/>
                <w:sz w:val="18"/>
                <w:szCs w:val="18"/>
              </w:rPr>
              <w:t>;</w:t>
            </w:r>
          </w:p>
          <w:p w14:paraId="43E9D2D7" w14:textId="77777777" w:rsidR="002E1676" w:rsidRDefault="00000000">
            <w:pPr>
              <w:widowControl w:val="0"/>
              <w:spacing w:before="62" w:after="62"/>
              <w:jc w:val="center"/>
              <w:rPr>
                <w:rFonts w:cs="思源黑体 CN Light" w:hint="eastAsia"/>
                <w:bCs/>
                <w:i/>
                <w:iCs/>
                <w:sz w:val="18"/>
                <w:szCs w:val="18"/>
              </w:rPr>
            </w:pPr>
            <w:r>
              <w:rPr>
                <w:rFonts w:cs="思源黑体 CN Light"/>
                <w:bCs/>
                <w:i/>
                <w:iCs/>
                <w:sz w:val="18"/>
                <w:szCs w:val="18"/>
              </w:rPr>
              <w:t>EWSR1-FEV</w:t>
            </w:r>
            <w:r>
              <w:rPr>
                <w:rFonts w:cs="思源黑体 CN Light"/>
                <w:bCs/>
                <w:iCs/>
                <w:sz w:val="18"/>
                <w:szCs w:val="18"/>
              </w:rPr>
              <w:t>;</w:t>
            </w:r>
            <w:r>
              <w:rPr>
                <w:rFonts w:cs="思源黑体 CN Light"/>
                <w:bCs/>
                <w:i/>
                <w:iCs/>
                <w:sz w:val="18"/>
                <w:szCs w:val="18"/>
              </w:rPr>
              <w:t xml:space="preserve"> EWSR1-ETV1</w:t>
            </w:r>
            <w:r>
              <w:rPr>
                <w:rFonts w:cs="思源黑体 CN Light"/>
                <w:bCs/>
                <w:iCs/>
                <w:sz w:val="18"/>
                <w:szCs w:val="18"/>
              </w:rPr>
              <w:t>;</w:t>
            </w:r>
          </w:p>
          <w:p w14:paraId="7C4A4D8E" w14:textId="77777777" w:rsidR="002E1676" w:rsidRDefault="00000000">
            <w:pPr>
              <w:widowControl w:val="0"/>
              <w:spacing w:before="62" w:after="62"/>
              <w:jc w:val="center"/>
              <w:rPr>
                <w:rFonts w:cs="思源黑体 CN Light" w:hint="eastAsia"/>
                <w:bCs/>
                <w:iCs/>
                <w:sz w:val="18"/>
                <w:szCs w:val="18"/>
              </w:rPr>
            </w:pPr>
            <w:r>
              <w:rPr>
                <w:rFonts w:cs="思源黑体 CN Light"/>
                <w:bCs/>
                <w:i/>
                <w:iCs/>
                <w:sz w:val="18"/>
                <w:szCs w:val="18"/>
              </w:rPr>
              <w:t>EWSR1-ETV4</w:t>
            </w:r>
            <w:r>
              <w:rPr>
                <w:rFonts w:cs="思源黑体 CN Light"/>
                <w:bCs/>
                <w:iCs/>
                <w:sz w:val="18"/>
                <w:szCs w:val="18"/>
              </w:rPr>
              <w:t>;</w:t>
            </w:r>
            <w:r>
              <w:rPr>
                <w:rFonts w:cs="思源黑体 CN Light"/>
                <w:bCs/>
                <w:i/>
                <w:iCs/>
                <w:sz w:val="18"/>
                <w:szCs w:val="18"/>
              </w:rPr>
              <w:t xml:space="preserve"> EWSR1-PATZ1</w:t>
            </w:r>
            <w:r>
              <w:rPr>
                <w:rFonts w:cs="思源黑体 CN Light"/>
                <w:bCs/>
                <w:iCs/>
                <w:sz w:val="18"/>
                <w:szCs w:val="18"/>
              </w:rPr>
              <w:t>;</w:t>
            </w:r>
          </w:p>
          <w:p w14:paraId="498E3D6B" w14:textId="77777777" w:rsidR="002E1676" w:rsidRDefault="00000000">
            <w:pPr>
              <w:widowControl w:val="0"/>
              <w:spacing w:before="62" w:after="62"/>
              <w:jc w:val="center"/>
              <w:rPr>
                <w:rFonts w:cs="思源黑体 CN Light" w:hint="eastAsia"/>
                <w:bCs/>
                <w:sz w:val="18"/>
                <w:szCs w:val="18"/>
              </w:rPr>
            </w:pPr>
            <w:r>
              <w:rPr>
                <w:rFonts w:cs="思源黑体 CN Light"/>
                <w:bCs/>
                <w:i/>
                <w:iCs/>
                <w:sz w:val="18"/>
                <w:szCs w:val="18"/>
              </w:rPr>
              <w:t>FUS-ERG</w:t>
            </w:r>
            <w:r>
              <w:rPr>
                <w:rFonts w:cs="思源黑体 CN Light"/>
                <w:bCs/>
                <w:iCs/>
                <w:sz w:val="18"/>
                <w:szCs w:val="18"/>
              </w:rPr>
              <w:t>;</w:t>
            </w:r>
            <w:r>
              <w:rPr>
                <w:rFonts w:cs="思源黑体 CN Light"/>
                <w:bCs/>
                <w:i/>
                <w:iCs/>
                <w:sz w:val="18"/>
                <w:szCs w:val="18"/>
              </w:rPr>
              <w:t xml:space="preserve"> FUS-FEV</w:t>
            </w:r>
          </w:p>
        </w:tc>
        <w:tc>
          <w:tcPr>
            <w:tcW w:w="4428" w:type="dxa"/>
            <w:tcBorders>
              <w:top w:val="single" w:sz="4" w:space="0" w:color="31849B"/>
              <w:left w:val="single" w:sz="4" w:space="0" w:color="31849B"/>
              <w:bottom w:val="single" w:sz="4" w:space="0" w:color="31849B"/>
            </w:tcBorders>
            <w:shd w:val="clear" w:color="auto" w:fill="DAEEF3"/>
            <w:vAlign w:val="center"/>
          </w:tcPr>
          <w:p w14:paraId="70D6FD06" w14:textId="77777777" w:rsidR="002E1676" w:rsidRDefault="00000000">
            <w:pPr>
              <w:widowControl w:val="0"/>
              <w:snapToGrid w:val="0"/>
              <w:spacing w:before="62" w:after="62"/>
              <w:jc w:val="center"/>
              <w:rPr>
                <w:rFonts w:hint="eastAsia"/>
                <w:kern w:val="2"/>
                <w:sz w:val="18"/>
                <w:szCs w:val="18"/>
              </w:rPr>
            </w:pPr>
            <w:r>
              <w:rPr>
                <w:kern w:val="2"/>
                <w:sz w:val="18"/>
                <w:szCs w:val="18"/>
              </w:rPr>
              <w:t>未检测到相关变异</w:t>
            </w:r>
          </w:p>
        </w:tc>
      </w:tr>
      <w:tr w:rsidR="002E1676" w14:paraId="17B499FF" w14:textId="77777777">
        <w:trPr>
          <w:trHeight w:val="454"/>
        </w:trPr>
        <w:tc>
          <w:tcPr>
            <w:tcW w:w="2173" w:type="dxa"/>
            <w:tcBorders>
              <w:top w:val="single" w:sz="4" w:space="0" w:color="31849B"/>
              <w:bottom w:val="single" w:sz="4" w:space="0" w:color="31849B"/>
              <w:right w:val="single" w:sz="4" w:space="0" w:color="31849B"/>
            </w:tcBorders>
            <w:vAlign w:val="center"/>
          </w:tcPr>
          <w:p w14:paraId="0F330A5B" w14:textId="77777777" w:rsidR="002E1676" w:rsidRDefault="00000000">
            <w:pPr>
              <w:widowControl w:val="0"/>
              <w:spacing w:before="62" w:after="62"/>
              <w:jc w:val="center"/>
              <w:rPr>
                <w:rFonts w:cs="思源黑体 CN Light" w:hint="eastAsia"/>
                <w:bCs/>
                <w:sz w:val="18"/>
                <w:szCs w:val="18"/>
              </w:rPr>
            </w:pPr>
            <w:r>
              <w:rPr>
                <w:rFonts w:cs="思源黑体 CN Light"/>
                <w:bCs/>
                <w:sz w:val="18"/>
                <w:szCs w:val="18"/>
              </w:rPr>
              <w:t>CIC重排肉瘤</w:t>
            </w:r>
          </w:p>
        </w:tc>
        <w:tc>
          <w:tcPr>
            <w:tcW w:w="3038" w:type="dxa"/>
            <w:tcBorders>
              <w:top w:val="single" w:sz="4" w:space="0" w:color="31849B"/>
              <w:left w:val="single" w:sz="4" w:space="0" w:color="31849B"/>
              <w:bottom w:val="single" w:sz="4" w:space="0" w:color="31849B"/>
              <w:right w:val="single" w:sz="4" w:space="0" w:color="31849B"/>
            </w:tcBorders>
            <w:vAlign w:val="center"/>
          </w:tcPr>
          <w:p w14:paraId="3420FE28" w14:textId="77777777" w:rsidR="002E1676" w:rsidRDefault="00000000">
            <w:pPr>
              <w:widowControl w:val="0"/>
              <w:spacing w:before="62" w:after="62"/>
              <w:jc w:val="center"/>
              <w:rPr>
                <w:rFonts w:cs="思源黑体 CN Light" w:hint="eastAsia"/>
                <w:bCs/>
                <w:i/>
                <w:iCs/>
                <w:sz w:val="18"/>
                <w:szCs w:val="18"/>
              </w:rPr>
            </w:pPr>
            <w:r>
              <w:rPr>
                <w:rFonts w:cs="思源黑体 CN Light"/>
                <w:bCs/>
                <w:i/>
                <w:iCs/>
                <w:sz w:val="18"/>
                <w:szCs w:val="18"/>
              </w:rPr>
              <w:t>CIC-DUX4</w:t>
            </w:r>
            <w:r>
              <w:rPr>
                <w:rFonts w:cs="思源黑体 CN Light"/>
                <w:bCs/>
                <w:iCs/>
                <w:sz w:val="18"/>
                <w:szCs w:val="18"/>
              </w:rPr>
              <w:t>;</w:t>
            </w:r>
            <w:r>
              <w:rPr>
                <w:rFonts w:cs="思源黑体 CN Light"/>
                <w:bCs/>
                <w:i/>
                <w:iCs/>
                <w:sz w:val="18"/>
                <w:szCs w:val="18"/>
              </w:rPr>
              <w:t xml:space="preserve"> CIC-FOXO4</w:t>
            </w:r>
            <w:r>
              <w:rPr>
                <w:rFonts w:cs="思源黑体 CN Light"/>
                <w:bCs/>
                <w:iCs/>
                <w:sz w:val="18"/>
                <w:szCs w:val="18"/>
              </w:rPr>
              <w:t>;</w:t>
            </w:r>
          </w:p>
          <w:p w14:paraId="70C31EBE" w14:textId="77777777" w:rsidR="002E1676" w:rsidRDefault="00000000">
            <w:pPr>
              <w:widowControl w:val="0"/>
              <w:spacing w:before="62" w:after="62"/>
              <w:jc w:val="center"/>
              <w:rPr>
                <w:rFonts w:cs="思源黑体 CN Light" w:hint="eastAsia"/>
                <w:bCs/>
                <w:sz w:val="18"/>
                <w:szCs w:val="18"/>
              </w:rPr>
            </w:pPr>
            <w:r>
              <w:rPr>
                <w:rFonts w:cs="思源黑体 CN Light"/>
                <w:bCs/>
                <w:i/>
                <w:iCs/>
                <w:sz w:val="18"/>
                <w:szCs w:val="18"/>
              </w:rPr>
              <w:t>CIC-NUTM1</w:t>
            </w:r>
            <w:r>
              <w:rPr>
                <w:rFonts w:cs="思源黑体 CN Light"/>
                <w:bCs/>
                <w:iCs/>
                <w:sz w:val="18"/>
                <w:szCs w:val="18"/>
              </w:rPr>
              <w:t>;</w:t>
            </w:r>
            <w:r>
              <w:rPr>
                <w:rFonts w:cs="思源黑体 CN Light"/>
                <w:bCs/>
                <w:i/>
                <w:iCs/>
                <w:sz w:val="18"/>
                <w:szCs w:val="18"/>
              </w:rPr>
              <w:t xml:space="preserve"> CIC-NUTM2B</w:t>
            </w:r>
          </w:p>
        </w:tc>
        <w:tc>
          <w:tcPr>
            <w:tcW w:w="4428" w:type="dxa"/>
            <w:tcBorders>
              <w:top w:val="single" w:sz="4" w:space="0" w:color="31849B"/>
              <w:left w:val="single" w:sz="4" w:space="0" w:color="31849B"/>
              <w:bottom w:val="single" w:sz="4" w:space="0" w:color="31849B"/>
            </w:tcBorders>
            <w:vAlign w:val="center"/>
          </w:tcPr>
          <w:p w14:paraId="087F538A" w14:textId="77777777" w:rsidR="002E1676" w:rsidRDefault="00000000">
            <w:pPr>
              <w:widowControl w:val="0"/>
              <w:snapToGrid w:val="0"/>
              <w:spacing w:before="62" w:after="62"/>
              <w:jc w:val="center"/>
              <w:rPr>
                <w:rFonts w:hint="eastAsia"/>
                <w:color w:val="000000" w:themeColor="text1"/>
                <w:sz w:val="18"/>
                <w:szCs w:val="18"/>
              </w:rPr>
            </w:pPr>
            <w:r>
              <w:rPr>
                <w:color w:val="000000" w:themeColor="text1"/>
                <w:sz w:val="18"/>
                <w:szCs w:val="18"/>
              </w:rPr>
              <w:t>未检测到相关变异</w:t>
            </w:r>
          </w:p>
        </w:tc>
      </w:tr>
      <w:tr w:rsidR="002E1676" w14:paraId="76859FB8" w14:textId="77777777">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06847C58" w14:textId="77777777" w:rsidR="002E1676" w:rsidRDefault="00000000">
            <w:pPr>
              <w:widowControl w:val="0"/>
              <w:spacing w:before="62" w:after="62"/>
              <w:jc w:val="center"/>
              <w:rPr>
                <w:rFonts w:cs="思源黑体 CN Light" w:hint="eastAsia"/>
                <w:bCs/>
                <w:sz w:val="18"/>
                <w:szCs w:val="18"/>
              </w:rPr>
            </w:pPr>
            <w:r>
              <w:rPr>
                <w:rFonts w:cs="思源黑体 CN Light"/>
                <w:bCs/>
                <w:sz w:val="18"/>
                <w:szCs w:val="18"/>
              </w:rPr>
              <w:t>BCOR重排肉瘤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23A2F1FE" w14:textId="77777777" w:rsidR="002E1676" w:rsidRDefault="00000000">
            <w:pPr>
              <w:widowControl w:val="0"/>
              <w:spacing w:before="62" w:after="62"/>
              <w:jc w:val="center"/>
              <w:rPr>
                <w:rFonts w:cs="思源黑体 CN Light" w:hint="eastAsia"/>
                <w:bCs/>
                <w:i/>
                <w:iCs/>
                <w:sz w:val="18"/>
                <w:szCs w:val="18"/>
              </w:rPr>
            </w:pPr>
            <w:r>
              <w:rPr>
                <w:rFonts w:cs="思源黑体 CN Light"/>
                <w:bCs/>
                <w:i/>
                <w:iCs/>
                <w:sz w:val="18"/>
                <w:szCs w:val="18"/>
              </w:rPr>
              <w:t>BCOR-CCNB3</w:t>
            </w:r>
            <w:r>
              <w:rPr>
                <w:rFonts w:cs="思源黑体 CN Light"/>
                <w:bCs/>
                <w:iCs/>
                <w:sz w:val="18"/>
                <w:szCs w:val="18"/>
              </w:rPr>
              <w:t>;</w:t>
            </w:r>
            <w:r>
              <w:rPr>
                <w:rFonts w:cs="思源黑体 CN Light"/>
                <w:bCs/>
                <w:i/>
                <w:iCs/>
                <w:sz w:val="18"/>
                <w:szCs w:val="18"/>
              </w:rPr>
              <w:t xml:space="preserve"> BCOR-MAML3</w:t>
            </w:r>
            <w:r>
              <w:rPr>
                <w:rFonts w:cs="思源黑体 CN Light"/>
                <w:bCs/>
                <w:iCs/>
                <w:sz w:val="18"/>
                <w:szCs w:val="18"/>
              </w:rPr>
              <w:t>;</w:t>
            </w:r>
          </w:p>
          <w:p w14:paraId="3D2A75B0" w14:textId="77777777" w:rsidR="002E1676" w:rsidRDefault="00000000">
            <w:pPr>
              <w:widowControl w:val="0"/>
              <w:spacing w:before="62" w:after="62"/>
              <w:jc w:val="center"/>
              <w:rPr>
                <w:rFonts w:cs="思源黑体 CN Light" w:hint="eastAsia"/>
                <w:bCs/>
                <w:sz w:val="18"/>
                <w:szCs w:val="18"/>
              </w:rPr>
            </w:pPr>
            <w:r>
              <w:rPr>
                <w:rFonts w:cs="思源黑体 CN Light"/>
                <w:bCs/>
                <w:i/>
                <w:iCs/>
                <w:sz w:val="18"/>
                <w:szCs w:val="18"/>
              </w:rPr>
              <w:t>ZC3H7B-BCOR</w:t>
            </w:r>
            <w:r>
              <w:rPr>
                <w:rFonts w:cs="思源黑体 CN Light"/>
                <w:bCs/>
                <w:iCs/>
                <w:sz w:val="18"/>
                <w:szCs w:val="18"/>
              </w:rPr>
              <w:t>;</w:t>
            </w:r>
            <w:r>
              <w:rPr>
                <w:rFonts w:cs="思源黑体 CN Light"/>
                <w:bCs/>
                <w:i/>
                <w:iCs/>
                <w:sz w:val="18"/>
                <w:szCs w:val="18"/>
              </w:rPr>
              <w:t xml:space="preserve"> YWHAE-NUTM2B</w:t>
            </w:r>
          </w:p>
        </w:tc>
        <w:tc>
          <w:tcPr>
            <w:tcW w:w="4428" w:type="dxa"/>
            <w:tcBorders>
              <w:top w:val="single" w:sz="4" w:space="0" w:color="31849B"/>
              <w:left w:val="single" w:sz="4" w:space="0" w:color="31849B"/>
              <w:bottom w:val="single" w:sz="4" w:space="0" w:color="31849B"/>
            </w:tcBorders>
            <w:shd w:val="clear" w:color="auto" w:fill="DAEEF3"/>
            <w:vAlign w:val="center"/>
          </w:tcPr>
          <w:p w14:paraId="20F1C7AB" w14:textId="77777777" w:rsidR="002E1676" w:rsidRDefault="00000000">
            <w:pPr>
              <w:widowControl w:val="0"/>
              <w:snapToGrid w:val="0"/>
              <w:spacing w:before="62" w:after="62"/>
              <w:jc w:val="center"/>
              <w:rPr>
                <w:rFonts w:hint="eastAsia"/>
                <w:kern w:val="2"/>
                <w:sz w:val="18"/>
                <w:szCs w:val="18"/>
              </w:rPr>
            </w:pPr>
            <w:r>
              <w:rPr>
                <w:kern w:val="2"/>
                <w:sz w:val="18"/>
                <w:szCs w:val="18"/>
              </w:rPr>
              <w:t>未检测到相关变异</w:t>
            </w:r>
          </w:p>
        </w:tc>
      </w:tr>
      <w:tr w:rsidR="002E1676" w14:paraId="6F9040E7" w14:textId="77777777">
        <w:trPr>
          <w:trHeight w:val="454"/>
        </w:trPr>
        <w:tc>
          <w:tcPr>
            <w:tcW w:w="2173" w:type="dxa"/>
            <w:tcBorders>
              <w:top w:val="single" w:sz="4" w:space="0" w:color="31849B"/>
              <w:bottom w:val="single" w:sz="4" w:space="0" w:color="31849B"/>
              <w:right w:val="single" w:sz="4" w:space="0" w:color="31849B"/>
            </w:tcBorders>
            <w:vAlign w:val="center"/>
          </w:tcPr>
          <w:p w14:paraId="7F4D434F" w14:textId="77777777" w:rsidR="002E1676" w:rsidRDefault="00000000">
            <w:pPr>
              <w:widowControl w:val="0"/>
              <w:spacing w:before="62" w:after="62"/>
              <w:jc w:val="center"/>
              <w:rPr>
                <w:rFonts w:cs="思源黑体 CN Light" w:hint="eastAsia"/>
                <w:bCs/>
                <w:sz w:val="18"/>
                <w:szCs w:val="18"/>
              </w:rPr>
            </w:pPr>
            <w:r>
              <w:rPr>
                <w:rFonts w:cs="思源黑体 CN Light"/>
                <w:bCs/>
                <w:sz w:val="18"/>
                <w:szCs w:val="18"/>
              </w:rPr>
              <w:t>婴幼儿未分化圆细胞肉瘤/婴幼儿原始黏液样间叶性肿瘤</w:t>
            </w:r>
          </w:p>
        </w:tc>
        <w:tc>
          <w:tcPr>
            <w:tcW w:w="3038" w:type="dxa"/>
            <w:tcBorders>
              <w:top w:val="single" w:sz="4" w:space="0" w:color="31849B"/>
              <w:left w:val="single" w:sz="4" w:space="0" w:color="31849B"/>
              <w:bottom w:val="single" w:sz="4" w:space="0" w:color="31849B"/>
              <w:right w:val="single" w:sz="4" w:space="0" w:color="31849B"/>
            </w:tcBorders>
            <w:vAlign w:val="center"/>
          </w:tcPr>
          <w:p w14:paraId="521C3C70" w14:textId="77777777" w:rsidR="002E1676" w:rsidRDefault="00000000">
            <w:pPr>
              <w:widowControl w:val="0"/>
              <w:spacing w:before="62" w:after="62"/>
              <w:jc w:val="center"/>
              <w:rPr>
                <w:rFonts w:cs="思源黑体 CN Light" w:hint="eastAsia"/>
                <w:bCs/>
                <w:sz w:val="18"/>
                <w:szCs w:val="18"/>
              </w:rPr>
            </w:pPr>
            <w:r>
              <w:rPr>
                <w:rFonts w:cs="思源黑体 CN Light"/>
                <w:bCs/>
                <w:i/>
                <w:iCs/>
                <w:sz w:val="18"/>
                <w:szCs w:val="18"/>
              </w:rPr>
              <w:t>YWHAE-NUTM2B</w:t>
            </w:r>
          </w:p>
        </w:tc>
        <w:tc>
          <w:tcPr>
            <w:tcW w:w="4428" w:type="dxa"/>
            <w:tcBorders>
              <w:top w:val="single" w:sz="4" w:space="0" w:color="31849B"/>
              <w:left w:val="single" w:sz="4" w:space="0" w:color="31849B"/>
              <w:bottom w:val="single" w:sz="4" w:space="0" w:color="31849B"/>
            </w:tcBorders>
            <w:vAlign w:val="center"/>
          </w:tcPr>
          <w:p w14:paraId="20476F94" w14:textId="77777777" w:rsidR="002E1676" w:rsidRDefault="00000000">
            <w:pPr>
              <w:widowControl w:val="0"/>
              <w:snapToGrid w:val="0"/>
              <w:spacing w:before="62" w:after="62"/>
              <w:jc w:val="center"/>
              <w:rPr>
                <w:rFonts w:hint="eastAsia"/>
                <w:color w:val="000000" w:themeColor="text1"/>
                <w:sz w:val="18"/>
                <w:szCs w:val="18"/>
              </w:rPr>
            </w:pPr>
            <w:r>
              <w:rPr>
                <w:color w:val="000000" w:themeColor="text1"/>
                <w:sz w:val="18"/>
                <w:szCs w:val="18"/>
              </w:rPr>
              <w:t>未检测到相关变异</w:t>
            </w:r>
          </w:p>
        </w:tc>
      </w:tr>
      <w:tr w:rsidR="002E1676" w14:paraId="0EE433C7" w14:textId="77777777">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0C16CA58" w14:textId="77777777" w:rsidR="002E1676" w:rsidRDefault="00000000">
            <w:pPr>
              <w:widowControl w:val="0"/>
              <w:spacing w:before="62" w:after="62"/>
              <w:jc w:val="center"/>
              <w:rPr>
                <w:rFonts w:cs="思源黑体 CN Light" w:hint="eastAsia"/>
                <w:bCs/>
                <w:sz w:val="18"/>
                <w:szCs w:val="18"/>
              </w:rPr>
            </w:pPr>
            <w:r>
              <w:rPr>
                <w:rFonts w:cs="思源黑体 CN Light"/>
                <w:bCs/>
                <w:sz w:val="18"/>
                <w:szCs w:val="18"/>
              </w:rPr>
              <w:t>EWSR1-非ETS融合的圆细胞肉瘤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615D3F26" w14:textId="77777777" w:rsidR="002E1676" w:rsidRDefault="00000000">
            <w:pPr>
              <w:widowControl w:val="0"/>
              <w:spacing w:before="62" w:after="62"/>
              <w:jc w:val="center"/>
              <w:rPr>
                <w:rFonts w:cs="思源黑体 CN Light" w:hint="eastAsia"/>
                <w:bCs/>
                <w:i/>
                <w:iCs/>
                <w:sz w:val="18"/>
                <w:szCs w:val="18"/>
              </w:rPr>
            </w:pPr>
            <w:r>
              <w:rPr>
                <w:rFonts w:cs="思源黑体 CN Light"/>
                <w:bCs/>
                <w:i/>
                <w:iCs/>
                <w:sz w:val="18"/>
                <w:szCs w:val="18"/>
              </w:rPr>
              <w:t>EWSR1-NFATC2</w:t>
            </w:r>
            <w:r>
              <w:rPr>
                <w:rFonts w:cs="思源黑体 CN Light"/>
                <w:bCs/>
                <w:iCs/>
                <w:sz w:val="18"/>
                <w:szCs w:val="18"/>
              </w:rPr>
              <w:t>;</w:t>
            </w:r>
            <w:r>
              <w:rPr>
                <w:rFonts w:cs="思源黑体 CN Light"/>
                <w:bCs/>
                <w:i/>
                <w:iCs/>
                <w:sz w:val="18"/>
                <w:szCs w:val="18"/>
              </w:rPr>
              <w:t xml:space="preserve"> EWSR1-SP3</w:t>
            </w:r>
            <w:r>
              <w:rPr>
                <w:rFonts w:cs="思源黑体 CN Light"/>
                <w:bCs/>
                <w:iCs/>
                <w:sz w:val="18"/>
                <w:szCs w:val="18"/>
              </w:rPr>
              <w:t>;</w:t>
            </w:r>
          </w:p>
          <w:p w14:paraId="514C82F3" w14:textId="77777777" w:rsidR="002E1676" w:rsidRDefault="00000000">
            <w:pPr>
              <w:widowControl w:val="0"/>
              <w:spacing w:before="62" w:after="62"/>
              <w:jc w:val="center"/>
              <w:rPr>
                <w:rFonts w:cs="思源黑体 CN Light" w:hint="eastAsia"/>
                <w:bCs/>
                <w:i/>
                <w:iCs/>
                <w:sz w:val="18"/>
                <w:szCs w:val="18"/>
              </w:rPr>
            </w:pPr>
            <w:r>
              <w:rPr>
                <w:rFonts w:cs="思源黑体 CN Light"/>
                <w:bCs/>
                <w:i/>
                <w:iCs/>
                <w:sz w:val="18"/>
                <w:szCs w:val="18"/>
              </w:rPr>
              <w:t>EWSR1-POU5F1</w:t>
            </w:r>
            <w:r>
              <w:rPr>
                <w:rFonts w:cs="思源黑体 CN Light"/>
                <w:bCs/>
                <w:iCs/>
                <w:sz w:val="18"/>
                <w:szCs w:val="18"/>
              </w:rPr>
              <w:t>;</w:t>
            </w:r>
            <w:r>
              <w:rPr>
                <w:rFonts w:cs="思源黑体 CN Light"/>
                <w:bCs/>
                <w:i/>
                <w:iCs/>
                <w:sz w:val="18"/>
                <w:szCs w:val="18"/>
              </w:rPr>
              <w:t xml:space="preserve"> EWSR1-PATZ1</w:t>
            </w:r>
            <w:r>
              <w:rPr>
                <w:rFonts w:cs="思源黑体 CN Light"/>
                <w:bCs/>
                <w:iCs/>
                <w:sz w:val="18"/>
                <w:szCs w:val="18"/>
              </w:rPr>
              <w:t>;</w:t>
            </w:r>
          </w:p>
          <w:p w14:paraId="7F487E90" w14:textId="77777777" w:rsidR="002E1676" w:rsidRDefault="00000000">
            <w:pPr>
              <w:widowControl w:val="0"/>
              <w:spacing w:before="62" w:after="62"/>
              <w:jc w:val="center"/>
              <w:rPr>
                <w:rFonts w:cs="思源黑体 CN Light" w:hint="eastAsia"/>
                <w:bCs/>
                <w:sz w:val="18"/>
                <w:szCs w:val="18"/>
              </w:rPr>
            </w:pPr>
            <w:r>
              <w:rPr>
                <w:rFonts w:cs="思源黑体 CN Light"/>
                <w:bCs/>
                <w:i/>
                <w:iCs/>
                <w:sz w:val="18"/>
                <w:szCs w:val="18"/>
              </w:rPr>
              <w:t>EWSR1-SMARCA5</w:t>
            </w:r>
            <w:r>
              <w:rPr>
                <w:rFonts w:cs="思源黑体 CN Light"/>
                <w:bCs/>
                <w:iCs/>
                <w:sz w:val="18"/>
                <w:szCs w:val="18"/>
              </w:rPr>
              <w:t>;</w:t>
            </w:r>
            <w:r>
              <w:rPr>
                <w:rFonts w:cs="思源黑体 CN Light"/>
                <w:bCs/>
                <w:i/>
                <w:iCs/>
                <w:sz w:val="18"/>
                <w:szCs w:val="18"/>
              </w:rPr>
              <w:t xml:space="preserve"> FUS-NFATC2</w:t>
            </w:r>
          </w:p>
        </w:tc>
        <w:tc>
          <w:tcPr>
            <w:tcW w:w="4428" w:type="dxa"/>
            <w:tcBorders>
              <w:top w:val="single" w:sz="4" w:space="0" w:color="31849B"/>
              <w:left w:val="single" w:sz="4" w:space="0" w:color="31849B"/>
              <w:bottom w:val="single" w:sz="4" w:space="0" w:color="31849B"/>
            </w:tcBorders>
            <w:shd w:val="clear" w:color="auto" w:fill="DAEEF3"/>
            <w:vAlign w:val="center"/>
          </w:tcPr>
          <w:p w14:paraId="1B2C55CC" w14:textId="77777777" w:rsidR="002E1676" w:rsidRDefault="00000000">
            <w:pPr>
              <w:widowControl w:val="0"/>
              <w:snapToGrid w:val="0"/>
              <w:spacing w:before="62" w:after="62"/>
              <w:jc w:val="center"/>
              <w:rPr>
                <w:rFonts w:hint="eastAsia"/>
                <w:kern w:val="2"/>
                <w:sz w:val="18"/>
                <w:szCs w:val="18"/>
              </w:rPr>
            </w:pPr>
            <w:r>
              <w:rPr>
                <w:kern w:val="2"/>
                <w:sz w:val="18"/>
                <w:szCs w:val="18"/>
              </w:rPr>
              <w:t>未检测到相关变异</w:t>
            </w:r>
          </w:p>
        </w:tc>
      </w:tr>
      <w:tr w:rsidR="002E1676" w14:paraId="50723A1A" w14:textId="77777777">
        <w:trPr>
          <w:trHeight w:val="454"/>
        </w:trPr>
        <w:tc>
          <w:tcPr>
            <w:tcW w:w="2173" w:type="dxa"/>
            <w:tcBorders>
              <w:top w:val="single" w:sz="4" w:space="0" w:color="31849B"/>
              <w:bottom w:val="single" w:sz="4" w:space="0" w:color="31849B"/>
              <w:right w:val="single" w:sz="4" w:space="0" w:color="31849B"/>
            </w:tcBorders>
            <w:vAlign w:val="center"/>
          </w:tcPr>
          <w:p w14:paraId="63A30367" w14:textId="77777777" w:rsidR="002E1676" w:rsidRDefault="00000000">
            <w:pPr>
              <w:widowControl w:val="0"/>
              <w:spacing w:before="62" w:after="62"/>
              <w:jc w:val="center"/>
              <w:rPr>
                <w:rFonts w:cs="思源黑体 CN Light" w:hint="eastAsia"/>
                <w:bCs/>
                <w:sz w:val="18"/>
                <w:szCs w:val="18"/>
              </w:rPr>
            </w:pPr>
            <w:r>
              <w:rPr>
                <w:rFonts w:cs="思源黑体 CN Light"/>
                <w:bCs/>
                <w:sz w:val="18"/>
                <w:szCs w:val="18"/>
              </w:rPr>
              <w:lastRenderedPageBreak/>
              <w:t>上皮样纤维组织细胞瘤</w:t>
            </w:r>
          </w:p>
        </w:tc>
        <w:tc>
          <w:tcPr>
            <w:tcW w:w="3038" w:type="dxa"/>
            <w:tcBorders>
              <w:top w:val="single" w:sz="4" w:space="0" w:color="31849B"/>
              <w:left w:val="single" w:sz="4" w:space="0" w:color="31849B"/>
              <w:bottom w:val="single" w:sz="4" w:space="0" w:color="31849B"/>
              <w:right w:val="single" w:sz="4" w:space="0" w:color="31849B"/>
            </w:tcBorders>
            <w:vAlign w:val="center"/>
          </w:tcPr>
          <w:p w14:paraId="7FC66367" w14:textId="77777777" w:rsidR="002E1676" w:rsidRDefault="00000000">
            <w:pPr>
              <w:widowControl w:val="0"/>
              <w:spacing w:before="62" w:after="62"/>
              <w:jc w:val="center"/>
              <w:rPr>
                <w:rFonts w:cs="思源黑体 CN Light" w:hint="eastAsia"/>
                <w:bCs/>
                <w:sz w:val="18"/>
                <w:szCs w:val="18"/>
              </w:rPr>
            </w:pPr>
            <w:r>
              <w:rPr>
                <w:rFonts w:cs="思源黑体 CN Light"/>
                <w:bCs/>
                <w:i/>
                <w:iCs/>
                <w:sz w:val="18"/>
                <w:szCs w:val="18"/>
              </w:rPr>
              <w:t>SQSTM1-ALK</w:t>
            </w:r>
            <w:r>
              <w:rPr>
                <w:rFonts w:cs="思源黑体 CN Light"/>
                <w:bCs/>
                <w:iCs/>
                <w:sz w:val="18"/>
                <w:szCs w:val="18"/>
              </w:rPr>
              <w:t>;</w:t>
            </w:r>
            <w:r>
              <w:rPr>
                <w:rFonts w:cs="思源黑体 CN Light"/>
                <w:bCs/>
                <w:i/>
                <w:iCs/>
                <w:sz w:val="18"/>
                <w:szCs w:val="18"/>
              </w:rPr>
              <w:t xml:space="preserve"> VCL-ALK</w:t>
            </w:r>
          </w:p>
        </w:tc>
        <w:tc>
          <w:tcPr>
            <w:tcW w:w="4428" w:type="dxa"/>
            <w:tcBorders>
              <w:top w:val="single" w:sz="4" w:space="0" w:color="31849B"/>
              <w:left w:val="single" w:sz="4" w:space="0" w:color="31849B"/>
              <w:bottom w:val="single" w:sz="4" w:space="0" w:color="31849B"/>
            </w:tcBorders>
            <w:vAlign w:val="center"/>
          </w:tcPr>
          <w:p w14:paraId="78E05037" w14:textId="77777777" w:rsidR="002E1676" w:rsidRDefault="00000000">
            <w:pPr>
              <w:widowControl w:val="0"/>
              <w:snapToGrid w:val="0"/>
              <w:spacing w:before="62" w:after="62"/>
              <w:jc w:val="center"/>
              <w:rPr>
                <w:rFonts w:hint="eastAsia"/>
                <w:color w:val="000000" w:themeColor="text1"/>
                <w:sz w:val="18"/>
                <w:szCs w:val="18"/>
              </w:rPr>
            </w:pPr>
            <w:r>
              <w:rPr>
                <w:color w:val="000000" w:themeColor="text1"/>
                <w:sz w:val="18"/>
                <w:szCs w:val="18"/>
              </w:rPr>
              <w:t>未检测到相关变异</w:t>
            </w:r>
          </w:p>
        </w:tc>
      </w:tr>
      <w:tr w:rsidR="002E1676" w14:paraId="171DA6F6" w14:textId="77777777">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492BD57B" w14:textId="77777777" w:rsidR="002E1676" w:rsidRDefault="00000000">
            <w:pPr>
              <w:widowControl w:val="0"/>
              <w:spacing w:before="62" w:after="62"/>
              <w:jc w:val="center"/>
              <w:rPr>
                <w:rFonts w:cs="思源黑体 CN Light" w:hint="eastAsia"/>
                <w:bCs/>
                <w:sz w:val="18"/>
                <w:szCs w:val="18"/>
              </w:rPr>
            </w:pPr>
            <w:r>
              <w:rPr>
                <w:rFonts w:cs="思源黑体 CN Light"/>
                <w:bCs/>
                <w:sz w:val="18"/>
                <w:szCs w:val="18"/>
              </w:rPr>
              <w:t>骨上皮样和梭形细胞横纹肌肉瘤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31A9A7F3" w14:textId="77777777" w:rsidR="002E1676" w:rsidRDefault="00000000">
            <w:pPr>
              <w:widowControl w:val="0"/>
              <w:spacing w:before="62" w:after="62"/>
              <w:jc w:val="center"/>
              <w:rPr>
                <w:rFonts w:cs="思源黑体 CN Light" w:hint="eastAsia"/>
                <w:bCs/>
                <w:i/>
                <w:iCs/>
                <w:sz w:val="18"/>
                <w:szCs w:val="18"/>
              </w:rPr>
            </w:pPr>
            <w:r>
              <w:rPr>
                <w:rFonts w:cs="思源黑体 CN Light"/>
                <w:bCs/>
                <w:i/>
                <w:iCs/>
                <w:sz w:val="18"/>
                <w:szCs w:val="18"/>
              </w:rPr>
              <w:t>EWSR1-TFCP2</w:t>
            </w:r>
            <w:r>
              <w:rPr>
                <w:rFonts w:cs="思源黑体 CN Light"/>
                <w:bCs/>
                <w:iCs/>
                <w:sz w:val="18"/>
                <w:szCs w:val="18"/>
              </w:rPr>
              <w:t>;</w:t>
            </w:r>
            <w:r>
              <w:rPr>
                <w:rFonts w:cs="思源黑体 CN Light"/>
                <w:bCs/>
                <w:i/>
                <w:iCs/>
                <w:sz w:val="18"/>
                <w:szCs w:val="18"/>
              </w:rPr>
              <w:t xml:space="preserve"> FUS-TFCP2</w:t>
            </w:r>
            <w:r>
              <w:rPr>
                <w:rFonts w:cs="思源黑体 CN Light"/>
                <w:bCs/>
                <w:iCs/>
                <w:sz w:val="18"/>
                <w:szCs w:val="18"/>
              </w:rPr>
              <w:t>;</w:t>
            </w:r>
          </w:p>
          <w:p w14:paraId="549CEE11" w14:textId="77777777" w:rsidR="002E1676" w:rsidRDefault="00000000">
            <w:pPr>
              <w:widowControl w:val="0"/>
              <w:spacing w:before="62" w:after="62"/>
              <w:jc w:val="center"/>
              <w:rPr>
                <w:rFonts w:cs="思源黑体 CN Light" w:hint="eastAsia"/>
                <w:bCs/>
                <w:sz w:val="18"/>
                <w:szCs w:val="18"/>
              </w:rPr>
            </w:pPr>
            <w:r>
              <w:rPr>
                <w:rFonts w:cs="思源黑体 CN Light"/>
                <w:bCs/>
                <w:i/>
                <w:iCs/>
                <w:sz w:val="18"/>
                <w:szCs w:val="18"/>
              </w:rPr>
              <w:t>MEIS1-NCOA2</w:t>
            </w:r>
          </w:p>
        </w:tc>
        <w:tc>
          <w:tcPr>
            <w:tcW w:w="4428" w:type="dxa"/>
            <w:tcBorders>
              <w:top w:val="single" w:sz="4" w:space="0" w:color="31849B"/>
              <w:left w:val="single" w:sz="4" w:space="0" w:color="31849B"/>
              <w:bottom w:val="single" w:sz="4" w:space="0" w:color="31849B"/>
            </w:tcBorders>
            <w:shd w:val="clear" w:color="auto" w:fill="DAEEF3"/>
            <w:vAlign w:val="center"/>
          </w:tcPr>
          <w:p w14:paraId="2365E562" w14:textId="77777777" w:rsidR="002E1676" w:rsidRDefault="00000000">
            <w:pPr>
              <w:widowControl w:val="0"/>
              <w:snapToGrid w:val="0"/>
              <w:spacing w:before="62" w:after="62"/>
              <w:jc w:val="center"/>
              <w:rPr>
                <w:rFonts w:hint="eastAsia"/>
                <w:kern w:val="2"/>
                <w:sz w:val="18"/>
                <w:szCs w:val="18"/>
              </w:rPr>
            </w:pPr>
            <w:r>
              <w:rPr>
                <w:kern w:val="2"/>
                <w:sz w:val="18"/>
                <w:szCs w:val="18"/>
              </w:rPr>
              <w:t>未检测到相关变异</w:t>
            </w:r>
          </w:p>
        </w:tc>
      </w:tr>
      <w:tr w:rsidR="002E1676" w14:paraId="7ABE97F1" w14:textId="77777777">
        <w:trPr>
          <w:trHeight w:val="454"/>
        </w:trPr>
        <w:tc>
          <w:tcPr>
            <w:tcW w:w="2173" w:type="dxa"/>
            <w:tcBorders>
              <w:top w:val="single" w:sz="4" w:space="0" w:color="31849B"/>
              <w:bottom w:val="single" w:sz="4" w:space="0" w:color="31849B"/>
              <w:right w:val="single" w:sz="4" w:space="0" w:color="31849B"/>
            </w:tcBorders>
            <w:vAlign w:val="center"/>
          </w:tcPr>
          <w:p w14:paraId="679AF458" w14:textId="77777777" w:rsidR="002E1676" w:rsidRDefault="00000000">
            <w:pPr>
              <w:widowControl w:val="0"/>
              <w:spacing w:before="62" w:after="62"/>
              <w:jc w:val="center"/>
              <w:rPr>
                <w:rFonts w:cs="思源黑体 CN Light" w:hint="eastAsia"/>
                <w:bCs/>
                <w:sz w:val="18"/>
                <w:szCs w:val="18"/>
              </w:rPr>
            </w:pPr>
            <w:r>
              <w:rPr>
                <w:rFonts w:cs="思源黑体 CN Light"/>
                <w:bCs/>
                <w:sz w:val="18"/>
                <w:szCs w:val="18"/>
              </w:rPr>
              <w:t>GLI1扩增/重排恶性上皮样肿瘤</w:t>
            </w:r>
          </w:p>
        </w:tc>
        <w:tc>
          <w:tcPr>
            <w:tcW w:w="3038" w:type="dxa"/>
            <w:tcBorders>
              <w:top w:val="single" w:sz="4" w:space="0" w:color="31849B"/>
              <w:left w:val="single" w:sz="4" w:space="0" w:color="31849B"/>
              <w:bottom w:val="single" w:sz="4" w:space="0" w:color="31849B"/>
              <w:right w:val="single" w:sz="4" w:space="0" w:color="31849B"/>
            </w:tcBorders>
            <w:vAlign w:val="center"/>
          </w:tcPr>
          <w:p w14:paraId="3E9CD106" w14:textId="77777777" w:rsidR="002E1676" w:rsidRDefault="00000000">
            <w:pPr>
              <w:widowControl w:val="0"/>
              <w:spacing w:before="62" w:after="62"/>
              <w:jc w:val="center"/>
              <w:rPr>
                <w:rFonts w:cs="思源黑体 CN Light" w:hint="eastAsia"/>
                <w:bCs/>
                <w:i/>
                <w:iCs/>
                <w:sz w:val="18"/>
                <w:szCs w:val="18"/>
              </w:rPr>
            </w:pPr>
            <w:r>
              <w:rPr>
                <w:rFonts w:cs="思源黑体 CN Light"/>
                <w:bCs/>
                <w:i/>
                <w:iCs/>
                <w:sz w:val="18"/>
                <w:szCs w:val="18"/>
              </w:rPr>
              <w:t>ACTB-GLI1</w:t>
            </w:r>
            <w:r>
              <w:rPr>
                <w:rFonts w:cs="思源黑体 CN Light"/>
                <w:bCs/>
                <w:iCs/>
                <w:sz w:val="18"/>
                <w:szCs w:val="18"/>
              </w:rPr>
              <w:t>;</w:t>
            </w:r>
            <w:r>
              <w:rPr>
                <w:rFonts w:cs="思源黑体 CN Light"/>
                <w:bCs/>
                <w:i/>
                <w:iCs/>
                <w:sz w:val="18"/>
                <w:szCs w:val="18"/>
              </w:rPr>
              <w:t xml:space="preserve"> MALAT1-GLI1</w:t>
            </w:r>
            <w:r>
              <w:rPr>
                <w:rFonts w:cs="思源黑体 CN Light"/>
                <w:bCs/>
                <w:iCs/>
                <w:sz w:val="18"/>
                <w:szCs w:val="18"/>
              </w:rPr>
              <w:t>;</w:t>
            </w:r>
          </w:p>
          <w:p w14:paraId="210BB317" w14:textId="77777777" w:rsidR="002E1676" w:rsidRDefault="00000000">
            <w:pPr>
              <w:widowControl w:val="0"/>
              <w:spacing w:before="62" w:after="62"/>
              <w:jc w:val="center"/>
              <w:rPr>
                <w:rFonts w:cs="思源黑体 CN Light" w:hint="eastAsia"/>
                <w:bCs/>
                <w:sz w:val="18"/>
                <w:szCs w:val="18"/>
              </w:rPr>
            </w:pPr>
            <w:r>
              <w:rPr>
                <w:rFonts w:cs="思源黑体 CN Light"/>
                <w:bCs/>
                <w:i/>
                <w:iCs/>
                <w:sz w:val="18"/>
                <w:szCs w:val="18"/>
              </w:rPr>
              <w:t>PTCH1-GLI1</w:t>
            </w:r>
            <w:r>
              <w:rPr>
                <w:rFonts w:cs="思源黑体 CN Light" w:hint="eastAsia"/>
                <w:bCs/>
                <w:i/>
                <w:iCs/>
                <w:sz w:val="18"/>
                <w:szCs w:val="18"/>
              </w:rPr>
              <w:t>; GLI1</w:t>
            </w:r>
            <w:r w:rsidRPr="007776C6">
              <w:rPr>
                <w:rFonts w:cs="思源黑体 CN Light" w:hint="eastAsia"/>
                <w:bCs/>
                <w:sz w:val="18"/>
                <w:szCs w:val="18"/>
              </w:rPr>
              <w:t>基因扩增</w:t>
            </w:r>
          </w:p>
        </w:tc>
        <w:tc>
          <w:tcPr>
            <w:tcW w:w="4428" w:type="dxa"/>
            <w:tcBorders>
              <w:top w:val="single" w:sz="4" w:space="0" w:color="31849B"/>
              <w:left w:val="single" w:sz="4" w:space="0" w:color="31849B"/>
              <w:bottom w:val="single" w:sz="4" w:space="0" w:color="31849B"/>
            </w:tcBorders>
            <w:vAlign w:val="center"/>
          </w:tcPr>
          <w:p w14:paraId="58E24003" w14:textId="77777777" w:rsidR="002E1676" w:rsidRDefault="00000000">
            <w:pPr>
              <w:widowControl w:val="0"/>
              <w:snapToGrid w:val="0"/>
              <w:spacing w:before="62" w:after="62"/>
              <w:jc w:val="center"/>
              <w:rPr>
                <w:rFonts w:hint="eastAsia"/>
                <w:color w:val="000000" w:themeColor="text1"/>
                <w:sz w:val="18"/>
                <w:szCs w:val="18"/>
              </w:rPr>
            </w:pPr>
            <w:r>
              <w:rPr>
                <w:color w:val="000000" w:themeColor="text1"/>
                <w:sz w:val="18"/>
                <w:szCs w:val="18"/>
              </w:rPr>
              <w:t>未检测到相关变异</w:t>
            </w:r>
          </w:p>
        </w:tc>
      </w:tr>
      <w:tr w:rsidR="002E1676" w14:paraId="2B526625" w14:textId="77777777">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7CD7E51E" w14:textId="77777777" w:rsidR="002E1676" w:rsidRDefault="00000000">
            <w:pPr>
              <w:widowControl w:val="0"/>
              <w:spacing w:before="62" w:after="62"/>
              <w:jc w:val="center"/>
              <w:rPr>
                <w:rFonts w:cs="思源黑体 CN Light" w:hint="eastAsia"/>
                <w:bCs/>
                <w:sz w:val="18"/>
                <w:szCs w:val="18"/>
              </w:rPr>
            </w:pPr>
            <w:r>
              <w:rPr>
                <w:rFonts w:cs="思源黑体 CN Light"/>
                <w:bCs/>
                <w:sz w:val="18"/>
                <w:szCs w:val="18"/>
              </w:rPr>
              <w:t>胃母细胞瘤/</w:t>
            </w:r>
          </w:p>
          <w:p w14:paraId="017DB7BF" w14:textId="77777777" w:rsidR="002E1676" w:rsidRDefault="00000000">
            <w:pPr>
              <w:widowControl w:val="0"/>
              <w:spacing w:before="62" w:after="62"/>
              <w:jc w:val="center"/>
              <w:rPr>
                <w:rFonts w:cs="思源黑体 CN Light" w:hint="eastAsia"/>
                <w:bCs/>
                <w:sz w:val="18"/>
                <w:szCs w:val="18"/>
              </w:rPr>
            </w:pPr>
            <w:r>
              <w:rPr>
                <w:rFonts w:cs="思源黑体 CN Light"/>
                <w:bCs/>
                <w:sz w:val="18"/>
                <w:szCs w:val="18"/>
              </w:rPr>
              <w:t>胃丛状纤维黏液瘤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4EFEDA00" w14:textId="77777777" w:rsidR="002E1676" w:rsidRDefault="00000000">
            <w:pPr>
              <w:widowControl w:val="0"/>
              <w:spacing w:before="62" w:after="62"/>
              <w:jc w:val="center"/>
              <w:rPr>
                <w:rFonts w:cs="思源黑体 CN Light" w:hint="eastAsia"/>
                <w:bCs/>
                <w:sz w:val="18"/>
                <w:szCs w:val="18"/>
              </w:rPr>
            </w:pPr>
            <w:r>
              <w:rPr>
                <w:rFonts w:cs="思源黑体 CN Light"/>
                <w:bCs/>
                <w:i/>
                <w:iCs/>
                <w:sz w:val="18"/>
                <w:szCs w:val="18"/>
              </w:rPr>
              <w:t>MALAT1-GLI1</w:t>
            </w:r>
          </w:p>
        </w:tc>
        <w:tc>
          <w:tcPr>
            <w:tcW w:w="4428" w:type="dxa"/>
            <w:tcBorders>
              <w:top w:val="single" w:sz="4" w:space="0" w:color="31849B"/>
              <w:left w:val="single" w:sz="4" w:space="0" w:color="31849B"/>
              <w:bottom w:val="single" w:sz="4" w:space="0" w:color="31849B"/>
            </w:tcBorders>
            <w:shd w:val="clear" w:color="auto" w:fill="DAEEF3"/>
            <w:vAlign w:val="center"/>
          </w:tcPr>
          <w:p w14:paraId="21FE1402" w14:textId="77777777" w:rsidR="002E1676" w:rsidRDefault="00000000">
            <w:pPr>
              <w:widowControl w:val="0"/>
              <w:snapToGrid w:val="0"/>
              <w:spacing w:before="62" w:after="62"/>
              <w:jc w:val="center"/>
              <w:rPr>
                <w:rFonts w:hint="eastAsia"/>
                <w:kern w:val="2"/>
                <w:sz w:val="18"/>
                <w:szCs w:val="18"/>
              </w:rPr>
            </w:pPr>
            <w:r>
              <w:rPr>
                <w:kern w:val="2"/>
                <w:sz w:val="18"/>
                <w:szCs w:val="18"/>
              </w:rPr>
              <w:t>未检测到相关变异</w:t>
            </w:r>
          </w:p>
        </w:tc>
      </w:tr>
      <w:tr w:rsidR="002E1676" w14:paraId="530C034E" w14:textId="77777777">
        <w:trPr>
          <w:trHeight w:val="454"/>
        </w:trPr>
        <w:tc>
          <w:tcPr>
            <w:tcW w:w="2173" w:type="dxa"/>
            <w:tcBorders>
              <w:top w:val="single" w:sz="4" w:space="0" w:color="31849B"/>
              <w:bottom w:val="single" w:sz="4" w:space="0" w:color="31849B"/>
              <w:right w:val="single" w:sz="4" w:space="0" w:color="31849B"/>
            </w:tcBorders>
            <w:vAlign w:val="center"/>
          </w:tcPr>
          <w:p w14:paraId="132575FB" w14:textId="77777777" w:rsidR="002E1676" w:rsidRDefault="00000000">
            <w:pPr>
              <w:widowControl w:val="0"/>
              <w:spacing w:before="62" w:after="62"/>
              <w:jc w:val="center"/>
              <w:rPr>
                <w:rFonts w:cs="思源黑体 CN Light" w:hint="eastAsia"/>
                <w:bCs/>
                <w:sz w:val="18"/>
                <w:szCs w:val="18"/>
              </w:rPr>
            </w:pPr>
            <w:r>
              <w:rPr>
                <w:rFonts w:cs="思源黑体 CN Light"/>
                <w:bCs/>
                <w:sz w:val="18"/>
                <w:szCs w:val="18"/>
              </w:rPr>
              <w:t>富细胞性肌样肿瘤</w:t>
            </w:r>
          </w:p>
        </w:tc>
        <w:tc>
          <w:tcPr>
            <w:tcW w:w="3038" w:type="dxa"/>
            <w:tcBorders>
              <w:top w:val="single" w:sz="4" w:space="0" w:color="31849B"/>
              <w:left w:val="single" w:sz="4" w:space="0" w:color="31849B"/>
              <w:bottom w:val="single" w:sz="4" w:space="0" w:color="31849B"/>
              <w:right w:val="single" w:sz="4" w:space="0" w:color="31849B"/>
            </w:tcBorders>
            <w:vAlign w:val="center"/>
          </w:tcPr>
          <w:p w14:paraId="1F2BDE2D" w14:textId="77777777" w:rsidR="002E1676" w:rsidRDefault="00000000">
            <w:pPr>
              <w:widowControl w:val="0"/>
              <w:spacing w:before="62" w:after="62"/>
              <w:jc w:val="center"/>
              <w:rPr>
                <w:rFonts w:cs="思源黑体 CN Light" w:hint="eastAsia"/>
                <w:bCs/>
                <w:sz w:val="18"/>
                <w:szCs w:val="18"/>
              </w:rPr>
            </w:pPr>
            <w:r>
              <w:rPr>
                <w:rFonts w:cs="思源黑体 CN Light"/>
                <w:bCs/>
                <w:i/>
                <w:iCs/>
                <w:sz w:val="18"/>
                <w:szCs w:val="18"/>
              </w:rPr>
              <w:t>SRF-ICA1L</w:t>
            </w:r>
          </w:p>
        </w:tc>
        <w:tc>
          <w:tcPr>
            <w:tcW w:w="4428" w:type="dxa"/>
            <w:tcBorders>
              <w:top w:val="single" w:sz="4" w:space="0" w:color="31849B"/>
              <w:left w:val="single" w:sz="4" w:space="0" w:color="31849B"/>
              <w:bottom w:val="single" w:sz="4" w:space="0" w:color="31849B"/>
            </w:tcBorders>
            <w:vAlign w:val="center"/>
          </w:tcPr>
          <w:p w14:paraId="70F71C77" w14:textId="77777777" w:rsidR="002E1676" w:rsidRDefault="00000000">
            <w:pPr>
              <w:widowControl w:val="0"/>
              <w:snapToGrid w:val="0"/>
              <w:spacing w:before="62" w:after="62"/>
              <w:jc w:val="center"/>
              <w:rPr>
                <w:rFonts w:hint="eastAsia"/>
                <w:color w:val="000000" w:themeColor="text1"/>
                <w:sz w:val="18"/>
                <w:szCs w:val="18"/>
              </w:rPr>
            </w:pPr>
            <w:r>
              <w:rPr>
                <w:color w:val="000000" w:themeColor="text1"/>
                <w:sz w:val="18"/>
                <w:szCs w:val="18"/>
              </w:rPr>
              <w:t>未检测到相关变异</w:t>
            </w:r>
          </w:p>
        </w:tc>
      </w:tr>
      <w:tr w:rsidR="002E1676" w14:paraId="34CA2B8B" w14:textId="77777777">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0EE7ADC4" w14:textId="77777777" w:rsidR="002E1676" w:rsidRDefault="00000000">
            <w:pPr>
              <w:widowControl w:val="0"/>
              <w:spacing w:before="62" w:after="62"/>
              <w:jc w:val="center"/>
              <w:rPr>
                <w:rFonts w:cs="思源黑体 CN Light" w:hint="eastAsia"/>
                <w:bCs/>
                <w:sz w:val="18"/>
                <w:szCs w:val="18"/>
              </w:rPr>
            </w:pPr>
            <w:r>
              <w:rPr>
                <w:rFonts w:cs="思源黑体 CN Light"/>
                <w:bCs/>
                <w:sz w:val="18"/>
                <w:szCs w:val="18"/>
              </w:rPr>
              <w:t>肌上皮瘤样玻璃样变肿瘤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6901F74A" w14:textId="77777777" w:rsidR="002E1676" w:rsidRDefault="00000000">
            <w:pPr>
              <w:widowControl w:val="0"/>
              <w:spacing w:before="62" w:after="62"/>
              <w:jc w:val="center"/>
              <w:rPr>
                <w:rFonts w:cs="思源黑体 CN Light" w:hint="eastAsia"/>
                <w:bCs/>
                <w:sz w:val="18"/>
                <w:szCs w:val="18"/>
              </w:rPr>
            </w:pPr>
            <w:r>
              <w:rPr>
                <w:rFonts w:cs="思源黑体 CN Light"/>
                <w:bCs/>
                <w:i/>
                <w:iCs/>
                <w:sz w:val="18"/>
                <w:szCs w:val="18"/>
              </w:rPr>
              <w:t>OGT-FOXO3</w:t>
            </w:r>
          </w:p>
        </w:tc>
        <w:tc>
          <w:tcPr>
            <w:tcW w:w="4428" w:type="dxa"/>
            <w:tcBorders>
              <w:top w:val="single" w:sz="4" w:space="0" w:color="31849B"/>
              <w:left w:val="single" w:sz="4" w:space="0" w:color="31849B"/>
              <w:bottom w:val="single" w:sz="4" w:space="0" w:color="31849B"/>
            </w:tcBorders>
            <w:shd w:val="clear" w:color="auto" w:fill="DAEEF3"/>
            <w:vAlign w:val="center"/>
          </w:tcPr>
          <w:p w14:paraId="0B78CFD7" w14:textId="77777777" w:rsidR="002E1676" w:rsidRDefault="00000000">
            <w:pPr>
              <w:widowControl w:val="0"/>
              <w:snapToGrid w:val="0"/>
              <w:spacing w:before="62" w:after="62"/>
              <w:jc w:val="center"/>
              <w:rPr>
                <w:rFonts w:hint="eastAsia"/>
                <w:kern w:val="2"/>
                <w:sz w:val="18"/>
                <w:szCs w:val="18"/>
              </w:rPr>
            </w:pPr>
            <w:r>
              <w:rPr>
                <w:kern w:val="2"/>
                <w:sz w:val="18"/>
                <w:szCs w:val="18"/>
              </w:rPr>
              <w:t>未检测到相关变异</w:t>
            </w:r>
          </w:p>
        </w:tc>
      </w:tr>
      <w:tr w:rsidR="002E1676" w14:paraId="1B76C42E" w14:textId="77777777">
        <w:trPr>
          <w:trHeight w:val="454"/>
        </w:trPr>
        <w:tc>
          <w:tcPr>
            <w:tcW w:w="2173" w:type="dxa"/>
            <w:tcBorders>
              <w:top w:val="single" w:sz="4" w:space="0" w:color="31849B"/>
              <w:bottom w:val="single" w:sz="4" w:space="0" w:color="31849B"/>
              <w:right w:val="single" w:sz="4" w:space="0" w:color="31849B"/>
            </w:tcBorders>
            <w:vAlign w:val="center"/>
          </w:tcPr>
          <w:p w14:paraId="4AF5556D" w14:textId="77777777" w:rsidR="002E1676" w:rsidRDefault="00000000">
            <w:pPr>
              <w:widowControl w:val="0"/>
              <w:spacing w:before="62" w:after="62"/>
              <w:jc w:val="center"/>
              <w:rPr>
                <w:rFonts w:cs="思源黑体 CN Light" w:hint="eastAsia"/>
                <w:bCs/>
                <w:sz w:val="18"/>
                <w:szCs w:val="18"/>
              </w:rPr>
            </w:pPr>
            <w:r>
              <w:rPr>
                <w:rFonts w:cs="思源黑体 CN Light"/>
                <w:bCs/>
                <w:sz w:val="18"/>
                <w:szCs w:val="18"/>
              </w:rPr>
              <w:t>肾脏原始梭形细胞肉瘤</w:t>
            </w:r>
          </w:p>
        </w:tc>
        <w:tc>
          <w:tcPr>
            <w:tcW w:w="3038" w:type="dxa"/>
            <w:tcBorders>
              <w:top w:val="single" w:sz="4" w:space="0" w:color="31849B"/>
              <w:left w:val="single" w:sz="4" w:space="0" w:color="31849B"/>
              <w:bottom w:val="single" w:sz="4" w:space="0" w:color="31849B"/>
              <w:right w:val="single" w:sz="4" w:space="0" w:color="31849B"/>
            </w:tcBorders>
            <w:vAlign w:val="center"/>
          </w:tcPr>
          <w:p w14:paraId="40DB1FF2" w14:textId="77777777" w:rsidR="002E1676" w:rsidRDefault="00000000">
            <w:pPr>
              <w:widowControl w:val="0"/>
              <w:spacing w:before="62" w:after="62"/>
              <w:jc w:val="center"/>
              <w:rPr>
                <w:rFonts w:cs="思源黑体 CN Light" w:hint="eastAsia"/>
                <w:bCs/>
                <w:sz w:val="18"/>
                <w:szCs w:val="18"/>
              </w:rPr>
            </w:pPr>
            <w:r>
              <w:rPr>
                <w:rFonts w:cs="思源黑体 CN Light"/>
                <w:bCs/>
                <w:i/>
                <w:iCs/>
                <w:sz w:val="18"/>
                <w:szCs w:val="18"/>
              </w:rPr>
              <w:t>MEIS1-NCOA2</w:t>
            </w:r>
          </w:p>
        </w:tc>
        <w:tc>
          <w:tcPr>
            <w:tcW w:w="4428" w:type="dxa"/>
            <w:tcBorders>
              <w:top w:val="single" w:sz="4" w:space="0" w:color="31849B"/>
              <w:left w:val="single" w:sz="4" w:space="0" w:color="31849B"/>
              <w:bottom w:val="single" w:sz="4" w:space="0" w:color="31849B"/>
            </w:tcBorders>
            <w:vAlign w:val="center"/>
          </w:tcPr>
          <w:p w14:paraId="31656F97" w14:textId="77777777" w:rsidR="002E1676" w:rsidRDefault="00000000">
            <w:pPr>
              <w:widowControl w:val="0"/>
              <w:snapToGrid w:val="0"/>
              <w:spacing w:before="62" w:after="62"/>
              <w:jc w:val="center"/>
              <w:rPr>
                <w:rFonts w:hint="eastAsia"/>
                <w:color w:val="000000" w:themeColor="text1"/>
                <w:sz w:val="18"/>
                <w:szCs w:val="18"/>
              </w:rPr>
            </w:pPr>
            <w:r>
              <w:rPr>
                <w:color w:val="000000" w:themeColor="text1"/>
                <w:sz w:val="18"/>
                <w:szCs w:val="18"/>
              </w:rPr>
              <w:t>未检测到相关变异</w:t>
            </w:r>
          </w:p>
        </w:tc>
      </w:tr>
      <w:tr w:rsidR="002E1676" w14:paraId="1FA7E9AE" w14:textId="77777777">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3650E7C3" w14:textId="77777777" w:rsidR="002E1676" w:rsidRDefault="00000000">
            <w:pPr>
              <w:widowControl w:val="0"/>
              <w:spacing w:before="62" w:after="62"/>
              <w:jc w:val="center"/>
              <w:rPr>
                <w:rFonts w:cs="思源黑体 CN Light" w:hint="eastAsia"/>
                <w:bCs/>
                <w:sz w:val="18"/>
                <w:szCs w:val="18"/>
              </w:rPr>
            </w:pPr>
            <w:r>
              <w:rPr>
                <w:rFonts w:cs="思源黑体 CN Light"/>
                <w:bCs/>
                <w:sz w:val="18"/>
                <w:szCs w:val="18"/>
              </w:rPr>
              <w:t>部分不能分类的</w:t>
            </w:r>
          </w:p>
          <w:p w14:paraId="58D7EF84" w14:textId="77777777" w:rsidR="002E1676" w:rsidRDefault="00000000">
            <w:pPr>
              <w:widowControl w:val="0"/>
              <w:spacing w:before="62" w:after="62"/>
              <w:jc w:val="center"/>
              <w:rPr>
                <w:rFonts w:cs="思源黑体 CN Light" w:hint="eastAsia"/>
                <w:bCs/>
                <w:sz w:val="18"/>
                <w:szCs w:val="18"/>
              </w:rPr>
            </w:pPr>
            <w:r>
              <w:rPr>
                <w:rFonts w:cs="思源黑体 CN Light"/>
                <w:bCs/>
                <w:sz w:val="18"/>
                <w:szCs w:val="18"/>
              </w:rPr>
              <w:t>圆细胞肉瘤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6F0C8653" w14:textId="77777777" w:rsidR="002E1676" w:rsidRDefault="00000000">
            <w:pPr>
              <w:widowControl w:val="0"/>
              <w:spacing w:before="62" w:after="62"/>
              <w:jc w:val="center"/>
              <w:rPr>
                <w:rFonts w:cs="思源黑体 CN Light" w:hint="eastAsia"/>
                <w:bCs/>
                <w:sz w:val="18"/>
                <w:szCs w:val="18"/>
              </w:rPr>
            </w:pPr>
            <w:r>
              <w:rPr>
                <w:rFonts w:cs="思源黑体 CN Light"/>
                <w:bCs/>
                <w:i/>
                <w:iCs/>
                <w:sz w:val="18"/>
                <w:szCs w:val="18"/>
              </w:rPr>
              <w:t>EWSR1-CREB1</w:t>
            </w:r>
          </w:p>
        </w:tc>
        <w:tc>
          <w:tcPr>
            <w:tcW w:w="4428" w:type="dxa"/>
            <w:tcBorders>
              <w:top w:val="single" w:sz="4" w:space="0" w:color="31849B"/>
              <w:left w:val="single" w:sz="4" w:space="0" w:color="31849B"/>
              <w:bottom w:val="single" w:sz="4" w:space="0" w:color="31849B"/>
            </w:tcBorders>
            <w:shd w:val="clear" w:color="auto" w:fill="DAEEF3"/>
            <w:vAlign w:val="center"/>
          </w:tcPr>
          <w:p w14:paraId="4E8A0328" w14:textId="77777777" w:rsidR="002E1676" w:rsidRDefault="00000000">
            <w:pPr>
              <w:widowControl w:val="0"/>
              <w:snapToGrid w:val="0"/>
              <w:spacing w:before="62" w:after="62"/>
              <w:jc w:val="center"/>
              <w:rPr>
                <w:rFonts w:hint="eastAsia"/>
                <w:kern w:val="2"/>
                <w:sz w:val="18"/>
                <w:szCs w:val="18"/>
              </w:rPr>
            </w:pPr>
            <w:r>
              <w:rPr>
                <w:kern w:val="2"/>
                <w:sz w:val="18"/>
                <w:szCs w:val="18"/>
              </w:rPr>
              <w:t>未检测到相关变异</w:t>
            </w:r>
          </w:p>
        </w:tc>
      </w:tr>
      <w:tr w:rsidR="002E1676" w14:paraId="52D47723" w14:textId="77777777">
        <w:trPr>
          <w:trHeight w:val="454"/>
        </w:trPr>
        <w:tc>
          <w:tcPr>
            <w:tcW w:w="2173" w:type="dxa"/>
            <w:tcBorders>
              <w:top w:val="single" w:sz="4" w:space="0" w:color="31849B"/>
              <w:bottom w:val="single" w:sz="4" w:space="0" w:color="31849B"/>
              <w:right w:val="single" w:sz="4" w:space="0" w:color="31849B"/>
            </w:tcBorders>
            <w:vAlign w:val="center"/>
          </w:tcPr>
          <w:p w14:paraId="07BC6B04" w14:textId="77777777" w:rsidR="002E1676" w:rsidRDefault="00000000">
            <w:pPr>
              <w:widowControl w:val="0"/>
              <w:spacing w:before="62" w:after="62"/>
              <w:jc w:val="center"/>
              <w:rPr>
                <w:rFonts w:cs="思源黑体 CN Light" w:hint="eastAsia"/>
                <w:bCs/>
                <w:sz w:val="18"/>
                <w:szCs w:val="18"/>
              </w:rPr>
            </w:pPr>
            <w:r>
              <w:rPr>
                <w:rFonts w:cs="思源黑体 CN Light"/>
                <w:bCs/>
                <w:sz w:val="18"/>
                <w:szCs w:val="18"/>
              </w:rPr>
              <w:t>血管球瘤</w:t>
            </w:r>
          </w:p>
        </w:tc>
        <w:tc>
          <w:tcPr>
            <w:tcW w:w="3038" w:type="dxa"/>
            <w:tcBorders>
              <w:top w:val="single" w:sz="4" w:space="0" w:color="31849B"/>
              <w:left w:val="single" w:sz="4" w:space="0" w:color="31849B"/>
              <w:bottom w:val="single" w:sz="4" w:space="0" w:color="31849B"/>
              <w:right w:val="single" w:sz="4" w:space="0" w:color="31849B"/>
            </w:tcBorders>
            <w:vAlign w:val="center"/>
          </w:tcPr>
          <w:p w14:paraId="626231C6" w14:textId="77777777" w:rsidR="002E1676" w:rsidRDefault="00000000">
            <w:pPr>
              <w:widowControl w:val="0"/>
              <w:spacing w:before="62" w:after="62"/>
              <w:jc w:val="center"/>
              <w:rPr>
                <w:rFonts w:cs="思源黑体 CN Light" w:hint="eastAsia"/>
                <w:bCs/>
                <w:i/>
                <w:iCs/>
                <w:sz w:val="18"/>
                <w:szCs w:val="18"/>
              </w:rPr>
            </w:pPr>
            <w:r>
              <w:rPr>
                <w:rFonts w:cs="思源黑体 CN Light"/>
                <w:bCs/>
                <w:i/>
                <w:iCs/>
                <w:sz w:val="18"/>
                <w:szCs w:val="18"/>
              </w:rPr>
              <w:t>MIR143-NOTCH1</w:t>
            </w:r>
            <w:r>
              <w:rPr>
                <w:rFonts w:cs="思源黑体 CN Light"/>
                <w:bCs/>
                <w:iCs/>
                <w:sz w:val="18"/>
                <w:szCs w:val="18"/>
              </w:rPr>
              <w:t>;</w:t>
            </w:r>
            <w:r>
              <w:rPr>
                <w:rFonts w:cs="思源黑体 CN Light"/>
                <w:bCs/>
                <w:i/>
                <w:iCs/>
                <w:sz w:val="18"/>
                <w:szCs w:val="18"/>
              </w:rPr>
              <w:t xml:space="preserve"> MIR143-NOTCH2</w:t>
            </w:r>
            <w:r>
              <w:rPr>
                <w:rFonts w:cs="思源黑体 CN Light"/>
                <w:bCs/>
                <w:iCs/>
                <w:sz w:val="18"/>
                <w:szCs w:val="18"/>
              </w:rPr>
              <w:t>;</w:t>
            </w:r>
          </w:p>
          <w:p w14:paraId="6C1C510B" w14:textId="77777777" w:rsidR="002E1676" w:rsidRDefault="00000000">
            <w:pPr>
              <w:widowControl w:val="0"/>
              <w:spacing w:before="62" w:after="62"/>
              <w:jc w:val="center"/>
              <w:rPr>
                <w:rFonts w:cs="思源黑体 CN Light" w:hint="eastAsia"/>
                <w:bCs/>
                <w:sz w:val="18"/>
                <w:szCs w:val="18"/>
              </w:rPr>
            </w:pPr>
            <w:r>
              <w:rPr>
                <w:rFonts w:cs="思源黑体 CN Light"/>
                <w:bCs/>
                <w:i/>
                <w:iCs/>
                <w:sz w:val="18"/>
                <w:szCs w:val="18"/>
              </w:rPr>
              <w:t>MIR143-NOTCH3</w:t>
            </w:r>
          </w:p>
        </w:tc>
        <w:tc>
          <w:tcPr>
            <w:tcW w:w="4428" w:type="dxa"/>
            <w:tcBorders>
              <w:top w:val="single" w:sz="4" w:space="0" w:color="31849B"/>
              <w:left w:val="single" w:sz="4" w:space="0" w:color="31849B"/>
              <w:bottom w:val="single" w:sz="4" w:space="0" w:color="31849B"/>
            </w:tcBorders>
            <w:vAlign w:val="center"/>
          </w:tcPr>
          <w:p w14:paraId="155E0437" w14:textId="77777777" w:rsidR="002E1676" w:rsidRDefault="00000000">
            <w:pPr>
              <w:widowControl w:val="0"/>
              <w:snapToGrid w:val="0"/>
              <w:spacing w:before="62" w:after="62"/>
              <w:jc w:val="center"/>
              <w:rPr>
                <w:rFonts w:hint="eastAsia"/>
                <w:color w:val="000000" w:themeColor="text1"/>
                <w:sz w:val="18"/>
                <w:szCs w:val="18"/>
              </w:rPr>
            </w:pPr>
            <w:r>
              <w:rPr>
                <w:color w:val="000000" w:themeColor="text1"/>
                <w:sz w:val="18"/>
                <w:szCs w:val="18"/>
              </w:rPr>
              <w:t>未检测到相关变异</w:t>
            </w:r>
          </w:p>
        </w:tc>
      </w:tr>
      <w:tr w:rsidR="002E1676" w14:paraId="419AAA81" w14:textId="77777777">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3BEB6CA8" w14:textId="77777777" w:rsidR="002E1676" w:rsidRDefault="00000000">
            <w:pPr>
              <w:widowControl w:val="0"/>
              <w:spacing w:before="62" w:after="62"/>
              <w:jc w:val="center"/>
              <w:rPr>
                <w:rFonts w:cs="思源黑体 CN Light" w:hint="eastAsia"/>
                <w:bCs/>
                <w:sz w:val="18"/>
                <w:szCs w:val="18"/>
              </w:rPr>
            </w:pPr>
            <w:r>
              <w:rPr>
                <w:rFonts w:cs="思源黑体 CN Light"/>
                <w:bCs/>
                <w:sz w:val="18"/>
                <w:szCs w:val="18"/>
              </w:rPr>
              <w:t>其他双表达CD34和S-100的梭形细胞肿瘤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51B434EF" w14:textId="77777777" w:rsidR="002E1676" w:rsidRDefault="00000000">
            <w:pPr>
              <w:widowControl w:val="0"/>
              <w:spacing w:before="62" w:after="62"/>
              <w:jc w:val="center"/>
              <w:rPr>
                <w:rFonts w:cs="思源黑体 CN Light" w:hint="eastAsia"/>
                <w:bCs/>
                <w:i/>
                <w:iCs/>
                <w:sz w:val="18"/>
                <w:szCs w:val="18"/>
              </w:rPr>
            </w:pPr>
            <w:r>
              <w:rPr>
                <w:rFonts w:cs="思源黑体 CN Light"/>
                <w:bCs/>
                <w:i/>
                <w:iCs/>
                <w:sz w:val="18"/>
                <w:szCs w:val="18"/>
              </w:rPr>
              <w:t>PDZRN3-RAF1</w:t>
            </w:r>
            <w:r>
              <w:rPr>
                <w:rFonts w:cs="思源黑体 CN Light"/>
                <w:bCs/>
                <w:iCs/>
                <w:sz w:val="18"/>
                <w:szCs w:val="18"/>
              </w:rPr>
              <w:t>;</w:t>
            </w:r>
            <w:r>
              <w:rPr>
                <w:rFonts w:cs="思源黑体 CN Light"/>
                <w:bCs/>
                <w:i/>
                <w:iCs/>
                <w:sz w:val="18"/>
                <w:szCs w:val="18"/>
              </w:rPr>
              <w:t xml:space="preserve"> SLMAP-RAF1</w:t>
            </w:r>
            <w:r>
              <w:rPr>
                <w:rFonts w:cs="思源黑体 CN Light"/>
                <w:bCs/>
                <w:iCs/>
                <w:sz w:val="18"/>
                <w:szCs w:val="18"/>
              </w:rPr>
              <w:t>;</w:t>
            </w:r>
          </w:p>
          <w:p w14:paraId="095F8EBE" w14:textId="77777777" w:rsidR="002E1676" w:rsidRDefault="00000000">
            <w:pPr>
              <w:widowControl w:val="0"/>
              <w:spacing w:before="62" w:after="62"/>
              <w:jc w:val="center"/>
              <w:rPr>
                <w:rFonts w:cs="思源黑体 CN Light" w:hint="eastAsia"/>
                <w:bCs/>
                <w:i/>
                <w:iCs/>
                <w:sz w:val="18"/>
                <w:szCs w:val="18"/>
              </w:rPr>
            </w:pPr>
            <w:r>
              <w:rPr>
                <w:rFonts w:cs="思源黑体 CN Light"/>
                <w:bCs/>
                <w:i/>
                <w:iCs/>
                <w:sz w:val="18"/>
                <w:szCs w:val="18"/>
              </w:rPr>
              <w:t>TMF1-RAF1</w:t>
            </w:r>
            <w:r>
              <w:rPr>
                <w:rFonts w:cs="思源黑体 CN Light"/>
                <w:bCs/>
                <w:iCs/>
                <w:sz w:val="18"/>
                <w:szCs w:val="18"/>
              </w:rPr>
              <w:t xml:space="preserve">; </w:t>
            </w:r>
            <w:r>
              <w:rPr>
                <w:rFonts w:cs="思源黑体 CN Light"/>
                <w:bCs/>
                <w:i/>
                <w:iCs/>
                <w:sz w:val="18"/>
                <w:szCs w:val="18"/>
              </w:rPr>
              <w:t>MTAP-RAF1</w:t>
            </w:r>
            <w:r>
              <w:rPr>
                <w:rFonts w:cs="思源黑体 CN Light"/>
                <w:bCs/>
                <w:iCs/>
                <w:sz w:val="18"/>
                <w:szCs w:val="18"/>
              </w:rPr>
              <w:t>;</w:t>
            </w:r>
          </w:p>
          <w:p w14:paraId="31F3C14D" w14:textId="77777777" w:rsidR="002E1676" w:rsidRDefault="00000000">
            <w:pPr>
              <w:widowControl w:val="0"/>
              <w:spacing w:before="62" w:after="62"/>
              <w:jc w:val="center"/>
              <w:rPr>
                <w:rFonts w:cs="思源黑体 CN Light" w:hint="eastAsia"/>
                <w:bCs/>
                <w:iCs/>
                <w:sz w:val="18"/>
                <w:szCs w:val="18"/>
              </w:rPr>
            </w:pPr>
            <w:r>
              <w:rPr>
                <w:rFonts w:cs="思源黑体 CN Light"/>
                <w:bCs/>
                <w:i/>
                <w:iCs/>
                <w:sz w:val="18"/>
                <w:szCs w:val="18"/>
              </w:rPr>
              <w:t>TFG-RET</w:t>
            </w:r>
            <w:r>
              <w:rPr>
                <w:rFonts w:cs="思源黑体 CN Light"/>
                <w:bCs/>
                <w:iCs/>
                <w:sz w:val="18"/>
                <w:szCs w:val="18"/>
              </w:rPr>
              <w:t>;</w:t>
            </w:r>
            <w:r>
              <w:rPr>
                <w:rFonts w:cs="思源黑体 CN Light"/>
                <w:bCs/>
                <w:i/>
                <w:iCs/>
                <w:sz w:val="18"/>
                <w:szCs w:val="18"/>
              </w:rPr>
              <w:t xml:space="preserve"> MYH10-RET</w:t>
            </w:r>
            <w:r>
              <w:rPr>
                <w:rFonts w:cs="思源黑体 CN Light"/>
                <w:bCs/>
                <w:iCs/>
                <w:sz w:val="18"/>
                <w:szCs w:val="18"/>
              </w:rPr>
              <w:t>;</w:t>
            </w:r>
          </w:p>
          <w:p w14:paraId="6F4B7C3D" w14:textId="77777777" w:rsidR="002E1676" w:rsidRDefault="00000000">
            <w:pPr>
              <w:widowControl w:val="0"/>
              <w:spacing w:before="62" w:after="62"/>
              <w:jc w:val="center"/>
              <w:rPr>
                <w:rFonts w:cs="思源黑体 CN Light" w:hint="eastAsia"/>
                <w:bCs/>
                <w:i/>
                <w:iCs/>
                <w:sz w:val="18"/>
                <w:szCs w:val="18"/>
              </w:rPr>
            </w:pPr>
            <w:r>
              <w:rPr>
                <w:rFonts w:cs="思源黑体 CN Light"/>
                <w:bCs/>
                <w:i/>
                <w:iCs/>
                <w:sz w:val="18"/>
                <w:szCs w:val="18"/>
              </w:rPr>
              <w:t>NCOA4-RET</w:t>
            </w:r>
            <w:r>
              <w:rPr>
                <w:rFonts w:cs="思源黑体 CN Light"/>
                <w:bCs/>
                <w:iCs/>
                <w:sz w:val="18"/>
                <w:szCs w:val="18"/>
              </w:rPr>
              <w:t>;</w:t>
            </w:r>
            <w:r>
              <w:rPr>
                <w:rFonts w:cs="思源黑体 CN Light"/>
                <w:bCs/>
                <w:i/>
                <w:iCs/>
                <w:sz w:val="18"/>
                <w:szCs w:val="18"/>
              </w:rPr>
              <w:t xml:space="preserve"> VCL-RET</w:t>
            </w:r>
            <w:r>
              <w:rPr>
                <w:rFonts w:cs="思源黑体 CN Light"/>
                <w:bCs/>
                <w:iCs/>
                <w:sz w:val="18"/>
                <w:szCs w:val="18"/>
              </w:rPr>
              <w:t>;</w:t>
            </w:r>
          </w:p>
          <w:p w14:paraId="3DEA2520" w14:textId="77777777" w:rsidR="002E1676" w:rsidRDefault="00000000">
            <w:pPr>
              <w:widowControl w:val="0"/>
              <w:spacing w:before="62" w:after="62"/>
              <w:jc w:val="center"/>
              <w:rPr>
                <w:rFonts w:cs="思源黑体 CN Light" w:hint="eastAsia"/>
                <w:bCs/>
                <w:i/>
                <w:iCs/>
                <w:sz w:val="18"/>
                <w:szCs w:val="18"/>
              </w:rPr>
            </w:pPr>
            <w:r>
              <w:rPr>
                <w:rFonts w:cs="思源黑体 CN Light"/>
                <w:bCs/>
                <w:i/>
                <w:iCs/>
                <w:sz w:val="18"/>
                <w:szCs w:val="18"/>
              </w:rPr>
              <w:t>CLIP2-RET</w:t>
            </w:r>
            <w:r>
              <w:rPr>
                <w:rFonts w:cs="思源黑体 CN Light"/>
                <w:bCs/>
                <w:iCs/>
                <w:sz w:val="18"/>
                <w:szCs w:val="18"/>
              </w:rPr>
              <w:t xml:space="preserve">; </w:t>
            </w:r>
            <w:r>
              <w:rPr>
                <w:rFonts w:cs="思源黑体 CN Light"/>
                <w:bCs/>
                <w:i/>
                <w:iCs/>
                <w:sz w:val="18"/>
                <w:szCs w:val="18"/>
              </w:rPr>
              <w:t>CCDC6-RET</w:t>
            </w:r>
            <w:r>
              <w:rPr>
                <w:rFonts w:cs="思源黑体 CN Light"/>
                <w:bCs/>
                <w:iCs/>
                <w:sz w:val="18"/>
                <w:szCs w:val="18"/>
              </w:rPr>
              <w:t>;</w:t>
            </w:r>
          </w:p>
          <w:p w14:paraId="5A9F04EE" w14:textId="77777777" w:rsidR="002E1676" w:rsidRDefault="00000000">
            <w:pPr>
              <w:widowControl w:val="0"/>
              <w:spacing w:before="62" w:after="62"/>
              <w:jc w:val="center"/>
              <w:rPr>
                <w:rFonts w:cs="思源黑体 CN Light" w:hint="eastAsia"/>
                <w:bCs/>
                <w:i/>
                <w:iCs/>
                <w:sz w:val="18"/>
                <w:szCs w:val="18"/>
              </w:rPr>
            </w:pPr>
            <w:r>
              <w:rPr>
                <w:rFonts w:cs="思源黑体 CN Light"/>
                <w:bCs/>
                <w:i/>
                <w:iCs/>
                <w:sz w:val="18"/>
                <w:szCs w:val="18"/>
              </w:rPr>
              <w:t>KHDRBS1-RET</w:t>
            </w:r>
            <w:r>
              <w:rPr>
                <w:rFonts w:cs="思源黑体 CN Light"/>
                <w:bCs/>
                <w:iCs/>
                <w:sz w:val="18"/>
                <w:szCs w:val="18"/>
              </w:rPr>
              <w:t xml:space="preserve">; </w:t>
            </w:r>
            <w:r>
              <w:rPr>
                <w:rFonts w:cs="思源黑体 CN Light"/>
                <w:bCs/>
                <w:i/>
                <w:iCs/>
                <w:sz w:val="18"/>
                <w:szCs w:val="18"/>
              </w:rPr>
              <w:t>SPECC1L-RET</w:t>
            </w:r>
            <w:r>
              <w:rPr>
                <w:rFonts w:cs="思源黑体 CN Light"/>
                <w:bCs/>
                <w:iCs/>
                <w:sz w:val="18"/>
                <w:szCs w:val="18"/>
              </w:rPr>
              <w:t>;</w:t>
            </w:r>
            <w:r>
              <w:rPr>
                <w:rFonts w:cs="思源黑体 CN Light"/>
                <w:bCs/>
                <w:i/>
                <w:iCs/>
                <w:sz w:val="18"/>
                <w:szCs w:val="18"/>
              </w:rPr>
              <w:t xml:space="preserve"> KIAA1217-RET</w:t>
            </w:r>
            <w:r>
              <w:rPr>
                <w:rFonts w:cs="思源黑体 CN Light"/>
                <w:bCs/>
                <w:iCs/>
                <w:sz w:val="18"/>
                <w:szCs w:val="18"/>
              </w:rPr>
              <w:t>;</w:t>
            </w:r>
            <w:r>
              <w:rPr>
                <w:rFonts w:cs="思源黑体 CN Light"/>
                <w:bCs/>
                <w:i/>
                <w:iCs/>
                <w:sz w:val="18"/>
                <w:szCs w:val="18"/>
              </w:rPr>
              <w:t xml:space="preserve"> PPP1CB-ALK</w:t>
            </w:r>
            <w:r>
              <w:rPr>
                <w:rFonts w:cs="思源黑体 CN Light"/>
                <w:bCs/>
                <w:sz w:val="18"/>
                <w:szCs w:val="18"/>
              </w:rPr>
              <w:t>;</w:t>
            </w:r>
          </w:p>
          <w:p w14:paraId="218D032B" w14:textId="77777777" w:rsidR="002E1676" w:rsidRDefault="00000000">
            <w:pPr>
              <w:widowControl w:val="0"/>
              <w:spacing w:before="62" w:after="62"/>
              <w:jc w:val="center"/>
              <w:rPr>
                <w:rFonts w:cs="思源黑体 CN Light" w:hint="eastAsia"/>
                <w:bCs/>
                <w:i/>
                <w:iCs/>
                <w:sz w:val="18"/>
                <w:szCs w:val="18"/>
              </w:rPr>
            </w:pPr>
            <w:r>
              <w:rPr>
                <w:rFonts w:cs="思源黑体 CN Light"/>
                <w:bCs/>
                <w:i/>
                <w:iCs/>
                <w:sz w:val="18"/>
                <w:szCs w:val="18"/>
              </w:rPr>
              <w:t>CUX1-BRAF</w:t>
            </w:r>
            <w:r>
              <w:rPr>
                <w:rFonts w:cs="思源黑体 CN Light"/>
                <w:bCs/>
                <w:iCs/>
                <w:sz w:val="18"/>
                <w:szCs w:val="18"/>
              </w:rPr>
              <w:t xml:space="preserve">; </w:t>
            </w:r>
            <w:r>
              <w:rPr>
                <w:rFonts w:cs="思源黑体 CN Light"/>
                <w:bCs/>
                <w:i/>
                <w:iCs/>
                <w:sz w:val="18"/>
                <w:szCs w:val="18"/>
              </w:rPr>
              <w:t>SEPTIN7-BRAF</w:t>
            </w:r>
            <w:r>
              <w:rPr>
                <w:rFonts w:cs="思源黑体 CN Light"/>
                <w:bCs/>
                <w:iCs/>
                <w:sz w:val="18"/>
                <w:szCs w:val="18"/>
              </w:rPr>
              <w:t>;</w:t>
            </w:r>
          </w:p>
          <w:p w14:paraId="39BF40E5" w14:textId="77777777" w:rsidR="002E1676" w:rsidRDefault="00000000">
            <w:pPr>
              <w:widowControl w:val="0"/>
              <w:spacing w:before="62" w:after="62"/>
              <w:jc w:val="center"/>
              <w:rPr>
                <w:rFonts w:cs="思源黑体 CN Light" w:hint="eastAsia"/>
                <w:bCs/>
                <w:sz w:val="18"/>
                <w:szCs w:val="18"/>
              </w:rPr>
            </w:pPr>
            <w:r>
              <w:rPr>
                <w:rFonts w:cs="思源黑体 CN Light"/>
                <w:bCs/>
                <w:i/>
                <w:iCs/>
                <w:sz w:val="18"/>
                <w:szCs w:val="18"/>
              </w:rPr>
              <w:t>CDC42SE2-BRAF</w:t>
            </w:r>
          </w:p>
        </w:tc>
        <w:tc>
          <w:tcPr>
            <w:tcW w:w="4428" w:type="dxa"/>
            <w:tcBorders>
              <w:top w:val="single" w:sz="4" w:space="0" w:color="31849B"/>
              <w:left w:val="single" w:sz="4" w:space="0" w:color="31849B"/>
              <w:bottom w:val="single" w:sz="4" w:space="0" w:color="31849B"/>
            </w:tcBorders>
            <w:shd w:val="clear" w:color="auto" w:fill="DAEEF3"/>
            <w:vAlign w:val="center"/>
          </w:tcPr>
          <w:p w14:paraId="79295479" w14:textId="77777777" w:rsidR="002E1676" w:rsidRDefault="00000000">
            <w:pPr>
              <w:widowControl w:val="0"/>
              <w:snapToGrid w:val="0"/>
              <w:spacing w:before="62" w:after="62"/>
              <w:jc w:val="center"/>
              <w:rPr>
                <w:rFonts w:hint="eastAsia"/>
                <w:color w:val="000000" w:themeColor="text1"/>
                <w:sz w:val="18"/>
                <w:szCs w:val="18"/>
              </w:rPr>
            </w:pPr>
            <w:r>
              <w:rPr>
                <w:color w:val="000000" w:themeColor="text1"/>
                <w:sz w:val="18"/>
                <w:szCs w:val="18"/>
              </w:rPr>
              <w:t>未检测到相关变异</w:t>
            </w:r>
          </w:p>
        </w:tc>
      </w:tr>
      <w:tr w:rsidR="002E1676" w14:paraId="1DCD90C7" w14:textId="77777777">
        <w:trPr>
          <w:trHeight w:val="454"/>
        </w:trPr>
        <w:tc>
          <w:tcPr>
            <w:tcW w:w="2173" w:type="dxa"/>
            <w:tcBorders>
              <w:top w:val="single" w:sz="4" w:space="0" w:color="31849B"/>
              <w:bottom w:val="single" w:sz="4" w:space="0" w:color="31849B"/>
              <w:right w:val="single" w:sz="4" w:space="0" w:color="31849B"/>
            </w:tcBorders>
            <w:vAlign w:val="center"/>
          </w:tcPr>
          <w:p w14:paraId="658BFD23" w14:textId="77777777" w:rsidR="002E1676" w:rsidRDefault="00000000">
            <w:pPr>
              <w:widowControl w:val="0"/>
              <w:spacing w:before="62" w:after="62"/>
              <w:jc w:val="center"/>
              <w:rPr>
                <w:rFonts w:cs="思源黑体 CN Light" w:hint="eastAsia"/>
                <w:bCs/>
                <w:sz w:val="18"/>
                <w:szCs w:val="18"/>
              </w:rPr>
            </w:pPr>
            <w:r>
              <w:rPr>
                <w:rFonts w:cs="思源黑体 CN Light"/>
                <w:bCs/>
                <w:sz w:val="18"/>
                <w:szCs w:val="18"/>
              </w:rPr>
              <w:t>上皮样平滑肌肉瘤</w:t>
            </w:r>
          </w:p>
        </w:tc>
        <w:tc>
          <w:tcPr>
            <w:tcW w:w="3038" w:type="dxa"/>
            <w:tcBorders>
              <w:top w:val="single" w:sz="4" w:space="0" w:color="31849B"/>
              <w:left w:val="single" w:sz="4" w:space="0" w:color="31849B"/>
              <w:bottom w:val="single" w:sz="4" w:space="0" w:color="31849B"/>
              <w:right w:val="single" w:sz="4" w:space="0" w:color="31849B"/>
            </w:tcBorders>
            <w:vAlign w:val="center"/>
          </w:tcPr>
          <w:p w14:paraId="467B2598" w14:textId="77777777" w:rsidR="002E1676" w:rsidRDefault="00000000">
            <w:pPr>
              <w:widowControl w:val="0"/>
              <w:spacing w:before="62" w:after="62"/>
              <w:jc w:val="center"/>
              <w:rPr>
                <w:rFonts w:cs="思源黑体 CN Light" w:hint="eastAsia"/>
                <w:bCs/>
                <w:sz w:val="18"/>
                <w:szCs w:val="18"/>
              </w:rPr>
            </w:pPr>
            <w:r>
              <w:rPr>
                <w:rFonts w:cs="思源黑体 CN Light"/>
                <w:bCs/>
                <w:i/>
                <w:iCs/>
                <w:sz w:val="18"/>
                <w:szCs w:val="18"/>
              </w:rPr>
              <w:t>PGR</w:t>
            </w:r>
            <w:r>
              <w:rPr>
                <w:rFonts w:cs="思源黑体 CN Light"/>
                <w:bCs/>
                <w:sz w:val="18"/>
                <w:szCs w:val="18"/>
              </w:rPr>
              <w:t>融合</w:t>
            </w:r>
          </w:p>
        </w:tc>
        <w:tc>
          <w:tcPr>
            <w:tcW w:w="4428" w:type="dxa"/>
            <w:tcBorders>
              <w:top w:val="single" w:sz="4" w:space="0" w:color="31849B"/>
              <w:left w:val="single" w:sz="4" w:space="0" w:color="31849B"/>
              <w:bottom w:val="single" w:sz="4" w:space="0" w:color="31849B"/>
            </w:tcBorders>
            <w:vAlign w:val="center"/>
          </w:tcPr>
          <w:p w14:paraId="7D5E180C" w14:textId="77777777" w:rsidR="002E1676" w:rsidRDefault="00000000">
            <w:pPr>
              <w:widowControl w:val="0"/>
              <w:snapToGrid w:val="0"/>
              <w:spacing w:before="62" w:after="62"/>
              <w:jc w:val="center"/>
              <w:rPr>
                <w:rFonts w:hint="eastAsia"/>
                <w:color w:val="000000" w:themeColor="text1"/>
                <w:sz w:val="18"/>
                <w:szCs w:val="18"/>
              </w:rPr>
            </w:pPr>
            <w:r>
              <w:rPr>
                <w:color w:val="000000" w:themeColor="text1"/>
                <w:sz w:val="18"/>
                <w:szCs w:val="18"/>
              </w:rPr>
              <w:t>未检测到相关变异</w:t>
            </w:r>
          </w:p>
        </w:tc>
      </w:tr>
      <w:tr w:rsidR="002E1676" w14:paraId="3E7AF98E" w14:textId="77777777">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7237E50D" w14:textId="77777777" w:rsidR="002E1676" w:rsidRDefault="00000000">
            <w:pPr>
              <w:widowControl w:val="0"/>
              <w:spacing w:before="62" w:after="62"/>
              <w:jc w:val="center"/>
              <w:rPr>
                <w:rFonts w:cs="思源黑体 CN Light" w:hint="eastAsia"/>
                <w:bCs/>
                <w:sz w:val="18"/>
                <w:szCs w:val="18"/>
              </w:rPr>
            </w:pPr>
            <w:r>
              <w:rPr>
                <w:rFonts w:cs="思源黑体 CN Light"/>
                <w:bCs/>
                <w:sz w:val="18"/>
                <w:szCs w:val="18"/>
              </w:rPr>
              <w:t>黏液样平滑肌肉瘤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655B1DDB" w14:textId="77777777" w:rsidR="002E1676" w:rsidRDefault="00000000">
            <w:pPr>
              <w:widowControl w:val="0"/>
              <w:spacing w:before="62" w:after="62"/>
              <w:jc w:val="center"/>
              <w:rPr>
                <w:rFonts w:cs="思源黑体 CN Light" w:hint="eastAsia"/>
                <w:bCs/>
                <w:sz w:val="18"/>
                <w:szCs w:val="18"/>
              </w:rPr>
            </w:pPr>
            <w:r>
              <w:rPr>
                <w:rFonts w:cs="思源黑体 CN Light"/>
                <w:bCs/>
                <w:i/>
                <w:iCs/>
                <w:sz w:val="18"/>
                <w:szCs w:val="18"/>
              </w:rPr>
              <w:t>PLAG1</w:t>
            </w:r>
            <w:r>
              <w:rPr>
                <w:rFonts w:cs="思源黑体 CN Light"/>
                <w:bCs/>
                <w:sz w:val="18"/>
                <w:szCs w:val="18"/>
              </w:rPr>
              <w:t>融合</w:t>
            </w:r>
          </w:p>
        </w:tc>
        <w:tc>
          <w:tcPr>
            <w:tcW w:w="4428" w:type="dxa"/>
            <w:tcBorders>
              <w:top w:val="single" w:sz="4" w:space="0" w:color="31849B"/>
              <w:left w:val="single" w:sz="4" w:space="0" w:color="31849B"/>
              <w:bottom w:val="single" w:sz="4" w:space="0" w:color="31849B"/>
            </w:tcBorders>
            <w:shd w:val="clear" w:color="auto" w:fill="DAEEF3"/>
            <w:vAlign w:val="center"/>
          </w:tcPr>
          <w:p w14:paraId="73953764" w14:textId="77777777" w:rsidR="002E1676" w:rsidRDefault="00000000">
            <w:pPr>
              <w:widowControl w:val="0"/>
              <w:snapToGrid w:val="0"/>
              <w:spacing w:before="62" w:after="62"/>
              <w:jc w:val="center"/>
              <w:rPr>
                <w:rFonts w:hint="eastAsia"/>
                <w:kern w:val="2"/>
                <w:sz w:val="18"/>
                <w:szCs w:val="18"/>
              </w:rPr>
            </w:pPr>
            <w:r>
              <w:rPr>
                <w:kern w:val="2"/>
                <w:sz w:val="18"/>
                <w:szCs w:val="18"/>
              </w:rPr>
              <w:t>未检测到相关变异</w:t>
            </w:r>
          </w:p>
        </w:tc>
      </w:tr>
      <w:tr w:rsidR="002E1676" w14:paraId="34987E83" w14:textId="77777777">
        <w:trPr>
          <w:trHeight w:val="454"/>
        </w:trPr>
        <w:tc>
          <w:tcPr>
            <w:tcW w:w="2173" w:type="dxa"/>
            <w:tcBorders>
              <w:top w:val="single" w:sz="4" w:space="0" w:color="31849B"/>
              <w:bottom w:val="single" w:sz="4" w:space="0" w:color="31849B"/>
              <w:right w:val="single" w:sz="4" w:space="0" w:color="31849B"/>
            </w:tcBorders>
            <w:vAlign w:val="center"/>
          </w:tcPr>
          <w:p w14:paraId="0EC48ABD" w14:textId="77777777" w:rsidR="002E1676" w:rsidRDefault="00000000">
            <w:pPr>
              <w:widowControl w:val="0"/>
              <w:spacing w:before="62" w:after="62"/>
              <w:jc w:val="center"/>
              <w:rPr>
                <w:rFonts w:cs="思源黑体 CN Light" w:hint="eastAsia"/>
                <w:bCs/>
                <w:sz w:val="18"/>
                <w:szCs w:val="18"/>
              </w:rPr>
            </w:pPr>
            <w:r>
              <w:rPr>
                <w:rFonts w:cs="思源黑体 CN Light"/>
                <w:bCs/>
                <w:sz w:val="18"/>
                <w:szCs w:val="18"/>
              </w:rPr>
              <w:t>动脉瘤样骨囊肿</w:t>
            </w:r>
          </w:p>
        </w:tc>
        <w:tc>
          <w:tcPr>
            <w:tcW w:w="3038" w:type="dxa"/>
            <w:tcBorders>
              <w:top w:val="single" w:sz="4" w:space="0" w:color="31849B"/>
              <w:left w:val="single" w:sz="4" w:space="0" w:color="31849B"/>
              <w:bottom w:val="single" w:sz="4" w:space="0" w:color="31849B"/>
              <w:right w:val="single" w:sz="4" w:space="0" w:color="31849B"/>
            </w:tcBorders>
            <w:vAlign w:val="center"/>
          </w:tcPr>
          <w:p w14:paraId="250B3972" w14:textId="77777777" w:rsidR="002E1676" w:rsidRDefault="00000000">
            <w:pPr>
              <w:widowControl w:val="0"/>
              <w:spacing w:before="62" w:after="62"/>
              <w:jc w:val="center"/>
              <w:rPr>
                <w:rFonts w:cs="思源黑体 CN Light" w:hint="eastAsia"/>
                <w:bCs/>
                <w:i/>
                <w:iCs/>
                <w:sz w:val="18"/>
                <w:szCs w:val="18"/>
              </w:rPr>
            </w:pPr>
            <w:r>
              <w:rPr>
                <w:rFonts w:cs="思源黑体 CN Light"/>
                <w:bCs/>
                <w:i/>
                <w:iCs/>
                <w:sz w:val="18"/>
                <w:szCs w:val="18"/>
              </w:rPr>
              <w:t>CDH11-USP6</w:t>
            </w:r>
            <w:r>
              <w:rPr>
                <w:rFonts w:cs="思源黑体 CN Light"/>
                <w:bCs/>
                <w:iCs/>
                <w:sz w:val="18"/>
                <w:szCs w:val="18"/>
              </w:rPr>
              <w:t>;</w:t>
            </w:r>
            <w:r>
              <w:rPr>
                <w:rFonts w:cs="思源黑体 CN Light"/>
                <w:bCs/>
                <w:i/>
                <w:iCs/>
                <w:sz w:val="18"/>
                <w:szCs w:val="18"/>
              </w:rPr>
              <w:t xml:space="preserve"> CNBP-USP6</w:t>
            </w:r>
            <w:r>
              <w:rPr>
                <w:rFonts w:cs="思源黑体 CN Light"/>
                <w:bCs/>
                <w:iCs/>
                <w:sz w:val="18"/>
                <w:szCs w:val="18"/>
              </w:rPr>
              <w:t>;</w:t>
            </w:r>
          </w:p>
          <w:p w14:paraId="3AA79A83" w14:textId="77777777" w:rsidR="002E1676" w:rsidRDefault="00000000">
            <w:pPr>
              <w:widowControl w:val="0"/>
              <w:spacing w:before="62" w:after="62"/>
              <w:jc w:val="center"/>
              <w:rPr>
                <w:rFonts w:cs="思源黑体 CN Light" w:hint="eastAsia"/>
                <w:bCs/>
                <w:i/>
                <w:iCs/>
                <w:sz w:val="18"/>
                <w:szCs w:val="18"/>
              </w:rPr>
            </w:pPr>
            <w:r>
              <w:rPr>
                <w:rFonts w:cs="思源黑体 CN Light"/>
                <w:bCs/>
                <w:i/>
                <w:iCs/>
                <w:sz w:val="18"/>
                <w:szCs w:val="18"/>
              </w:rPr>
              <w:t>COL1A1-USP6</w:t>
            </w:r>
            <w:r>
              <w:rPr>
                <w:rFonts w:cs="思源黑体 CN Light"/>
                <w:bCs/>
                <w:iCs/>
                <w:sz w:val="18"/>
                <w:szCs w:val="18"/>
              </w:rPr>
              <w:t xml:space="preserve">; </w:t>
            </w:r>
            <w:r>
              <w:rPr>
                <w:rFonts w:cs="思源黑体 CN Light"/>
                <w:bCs/>
                <w:i/>
                <w:iCs/>
                <w:sz w:val="18"/>
                <w:szCs w:val="18"/>
              </w:rPr>
              <w:t>MYH9-USP6</w:t>
            </w:r>
            <w:r>
              <w:rPr>
                <w:rFonts w:cs="思源黑体 CN Light"/>
                <w:bCs/>
                <w:iCs/>
                <w:sz w:val="18"/>
                <w:szCs w:val="18"/>
              </w:rPr>
              <w:t>;</w:t>
            </w:r>
          </w:p>
          <w:p w14:paraId="4ADF7419" w14:textId="77777777" w:rsidR="002E1676" w:rsidRDefault="00000000">
            <w:pPr>
              <w:widowControl w:val="0"/>
              <w:spacing w:before="62" w:after="62"/>
              <w:jc w:val="center"/>
              <w:rPr>
                <w:rFonts w:cs="思源黑体 CN Light" w:hint="eastAsia"/>
                <w:bCs/>
                <w:sz w:val="18"/>
                <w:szCs w:val="18"/>
              </w:rPr>
            </w:pPr>
            <w:r>
              <w:rPr>
                <w:rFonts w:cs="思源黑体 CN Light"/>
                <w:bCs/>
                <w:i/>
                <w:iCs/>
                <w:sz w:val="18"/>
                <w:szCs w:val="18"/>
              </w:rPr>
              <w:t>OMD-USP6</w:t>
            </w:r>
            <w:r>
              <w:rPr>
                <w:rFonts w:cs="思源黑体 CN Light"/>
                <w:bCs/>
                <w:iCs/>
                <w:sz w:val="18"/>
                <w:szCs w:val="18"/>
              </w:rPr>
              <w:t>;</w:t>
            </w:r>
            <w:r>
              <w:rPr>
                <w:rFonts w:cs="思源黑体 CN Light"/>
                <w:bCs/>
                <w:i/>
                <w:iCs/>
                <w:sz w:val="18"/>
                <w:szCs w:val="18"/>
              </w:rPr>
              <w:t xml:space="preserve"> THRAP3-USP6</w:t>
            </w:r>
          </w:p>
        </w:tc>
        <w:tc>
          <w:tcPr>
            <w:tcW w:w="4428" w:type="dxa"/>
            <w:tcBorders>
              <w:top w:val="single" w:sz="4" w:space="0" w:color="31849B"/>
              <w:left w:val="single" w:sz="4" w:space="0" w:color="31849B"/>
              <w:bottom w:val="single" w:sz="4" w:space="0" w:color="31849B"/>
            </w:tcBorders>
            <w:vAlign w:val="center"/>
          </w:tcPr>
          <w:p w14:paraId="7975BB1F" w14:textId="77777777" w:rsidR="002E1676" w:rsidRDefault="00000000">
            <w:pPr>
              <w:widowControl w:val="0"/>
              <w:snapToGrid w:val="0"/>
              <w:spacing w:before="62" w:after="62"/>
              <w:jc w:val="center"/>
              <w:rPr>
                <w:rFonts w:hint="eastAsia"/>
                <w:color w:val="000000" w:themeColor="text1"/>
                <w:sz w:val="18"/>
                <w:szCs w:val="18"/>
              </w:rPr>
            </w:pPr>
            <w:r>
              <w:rPr>
                <w:color w:val="000000" w:themeColor="text1"/>
                <w:sz w:val="18"/>
                <w:szCs w:val="18"/>
              </w:rPr>
              <w:t>未检测到相关变异</w:t>
            </w:r>
          </w:p>
        </w:tc>
      </w:tr>
      <w:tr w:rsidR="002E1676" w14:paraId="6BBDE652" w14:textId="77777777">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593A30F2" w14:textId="77777777" w:rsidR="002E1676" w:rsidRDefault="00000000">
            <w:pPr>
              <w:widowControl w:val="0"/>
              <w:spacing w:before="62" w:after="62"/>
              <w:jc w:val="center"/>
              <w:rPr>
                <w:rFonts w:cs="思源黑体 CN Light" w:hint="eastAsia"/>
                <w:bCs/>
                <w:sz w:val="18"/>
                <w:szCs w:val="18"/>
              </w:rPr>
            </w:pPr>
            <w:r>
              <w:rPr>
                <w:rFonts w:cs="思源黑体 CN Light"/>
                <w:bCs/>
                <w:sz w:val="18"/>
                <w:szCs w:val="18"/>
              </w:rPr>
              <w:t>高级别子宫内膜间质肉瘤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28748716" w14:textId="77777777" w:rsidR="002E1676" w:rsidRDefault="00000000">
            <w:pPr>
              <w:widowControl w:val="0"/>
              <w:spacing w:before="62" w:after="62"/>
              <w:jc w:val="center"/>
              <w:rPr>
                <w:rFonts w:cs="思源黑体 CN Light" w:hint="eastAsia"/>
                <w:bCs/>
                <w:i/>
                <w:iCs/>
                <w:sz w:val="18"/>
                <w:szCs w:val="18"/>
              </w:rPr>
            </w:pPr>
            <w:r>
              <w:rPr>
                <w:rFonts w:cs="思源黑体 CN Light"/>
                <w:bCs/>
                <w:i/>
                <w:iCs/>
                <w:sz w:val="18"/>
                <w:szCs w:val="18"/>
              </w:rPr>
              <w:t>YWHAE-NUTM2A</w:t>
            </w:r>
            <w:r>
              <w:rPr>
                <w:rFonts w:cs="思源黑体 CN Light"/>
                <w:bCs/>
                <w:iCs/>
                <w:sz w:val="18"/>
                <w:szCs w:val="18"/>
              </w:rPr>
              <w:t>;</w:t>
            </w:r>
            <w:r>
              <w:rPr>
                <w:rFonts w:cs="思源黑体 CN Light"/>
                <w:bCs/>
                <w:i/>
                <w:iCs/>
                <w:sz w:val="18"/>
                <w:szCs w:val="18"/>
              </w:rPr>
              <w:t xml:space="preserve"> YWHAE-NUTM2B</w:t>
            </w:r>
            <w:r>
              <w:rPr>
                <w:rFonts w:cs="思源黑体 CN Light"/>
                <w:bCs/>
                <w:iCs/>
                <w:sz w:val="18"/>
                <w:szCs w:val="18"/>
              </w:rPr>
              <w:t>;</w:t>
            </w:r>
          </w:p>
          <w:p w14:paraId="196F224C" w14:textId="77777777" w:rsidR="002E1676" w:rsidRDefault="00000000">
            <w:pPr>
              <w:widowControl w:val="0"/>
              <w:spacing w:before="62" w:after="62"/>
              <w:jc w:val="center"/>
              <w:rPr>
                <w:rFonts w:cs="思源黑体 CN Light" w:hint="eastAsia"/>
                <w:bCs/>
                <w:sz w:val="18"/>
                <w:szCs w:val="18"/>
              </w:rPr>
            </w:pPr>
            <w:r>
              <w:rPr>
                <w:rFonts w:cs="思源黑体 CN Light"/>
                <w:bCs/>
                <w:i/>
                <w:iCs/>
                <w:sz w:val="18"/>
                <w:szCs w:val="18"/>
              </w:rPr>
              <w:t>ZC3H7B-BCOR</w:t>
            </w:r>
          </w:p>
        </w:tc>
        <w:tc>
          <w:tcPr>
            <w:tcW w:w="4428" w:type="dxa"/>
            <w:tcBorders>
              <w:top w:val="single" w:sz="4" w:space="0" w:color="31849B"/>
              <w:left w:val="single" w:sz="4" w:space="0" w:color="31849B"/>
              <w:bottom w:val="single" w:sz="4" w:space="0" w:color="31849B"/>
            </w:tcBorders>
            <w:shd w:val="clear" w:color="auto" w:fill="DAEEF3"/>
            <w:vAlign w:val="center"/>
          </w:tcPr>
          <w:p w14:paraId="57838624" w14:textId="77777777" w:rsidR="002E1676" w:rsidRDefault="00000000">
            <w:pPr>
              <w:widowControl w:val="0"/>
              <w:snapToGrid w:val="0"/>
              <w:spacing w:before="62" w:after="62"/>
              <w:jc w:val="center"/>
              <w:rPr>
                <w:rFonts w:hint="eastAsia"/>
                <w:color w:val="000000" w:themeColor="text1"/>
                <w:sz w:val="18"/>
                <w:szCs w:val="18"/>
              </w:rPr>
            </w:pPr>
            <w:r>
              <w:rPr>
                <w:color w:val="000000" w:themeColor="text1"/>
                <w:sz w:val="18"/>
                <w:szCs w:val="18"/>
              </w:rPr>
              <w:t>未检测到相关变异</w:t>
            </w:r>
          </w:p>
        </w:tc>
      </w:tr>
      <w:tr w:rsidR="002E1676" w14:paraId="0BB7E16B" w14:textId="77777777">
        <w:trPr>
          <w:trHeight w:val="454"/>
        </w:trPr>
        <w:tc>
          <w:tcPr>
            <w:tcW w:w="2173" w:type="dxa"/>
            <w:tcBorders>
              <w:top w:val="single" w:sz="4" w:space="0" w:color="31849B"/>
              <w:bottom w:val="single" w:sz="4" w:space="0" w:color="31849B"/>
              <w:right w:val="single" w:sz="4" w:space="0" w:color="31849B"/>
            </w:tcBorders>
            <w:vAlign w:val="center"/>
          </w:tcPr>
          <w:p w14:paraId="6F39D06C" w14:textId="77777777" w:rsidR="002E1676" w:rsidRDefault="00000000">
            <w:pPr>
              <w:widowControl w:val="0"/>
              <w:spacing w:before="62" w:after="62"/>
              <w:jc w:val="center"/>
              <w:rPr>
                <w:rFonts w:cs="思源黑体 CN Light" w:hint="eastAsia"/>
                <w:bCs/>
                <w:sz w:val="18"/>
                <w:szCs w:val="18"/>
              </w:rPr>
            </w:pPr>
            <w:r>
              <w:rPr>
                <w:rFonts w:cs="思源黑体 CN Light"/>
                <w:bCs/>
                <w:sz w:val="18"/>
                <w:szCs w:val="18"/>
              </w:rPr>
              <w:t>低级别子宫内膜间质肉瘤</w:t>
            </w:r>
          </w:p>
        </w:tc>
        <w:tc>
          <w:tcPr>
            <w:tcW w:w="3038" w:type="dxa"/>
            <w:tcBorders>
              <w:top w:val="single" w:sz="4" w:space="0" w:color="31849B"/>
              <w:left w:val="single" w:sz="4" w:space="0" w:color="31849B"/>
              <w:bottom w:val="single" w:sz="4" w:space="0" w:color="31849B"/>
              <w:right w:val="single" w:sz="4" w:space="0" w:color="31849B"/>
            </w:tcBorders>
            <w:vAlign w:val="center"/>
          </w:tcPr>
          <w:p w14:paraId="17FDAA29" w14:textId="77777777" w:rsidR="002E1676" w:rsidRDefault="00000000">
            <w:pPr>
              <w:widowControl w:val="0"/>
              <w:spacing w:before="62" w:after="62"/>
              <w:jc w:val="center"/>
              <w:rPr>
                <w:rFonts w:cs="思源黑体 CN Light" w:hint="eastAsia"/>
                <w:bCs/>
                <w:i/>
                <w:iCs/>
                <w:sz w:val="18"/>
                <w:szCs w:val="18"/>
              </w:rPr>
            </w:pPr>
            <w:r>
              <w:rPr>
                <w:rFonts w:cs="思源黑体 CN Light"/>
                <w:bCs/>
                <w:i/>
                <w:iCs/>
                <w:sz w:val="18"/>
                <w:szCs w:val="18"/>
              </w:rPr>
              <w:t>JAZF1-SUZ12</w:t>
            </w:r>
            <w:r>
              <w:rPr>
                <w:rFonts w:cs="思源黑体 CN Light"/>
                <w:bCs/>
                <w:iCs/>
                <w:sz w:val="18"/>
                <w:szCs w:val="18"/>
              </w:rPr>
              <w:t>;</w:t>
            </w:r>
            <w:r>
              <w:rPr>
                <w:rFonts w:cs="思源黑体 CN Light"/>
                <w:bCs/>
                <w:i/>
                <w:iCs/>
                <w:sz w:val="18"/>
                <w:szCs w:val="18"/>
              </w:rPr>
              <w:t xml:space="preserve"> JAZF1-PHF1</w:t>
            </w:r>
            <w:r>
              <w:rPr>
                <w:rFonts w:cs="思源黑体 CN Light"/>
                <w:bCs/>
                <w:iCs/>
                <w:sz w:val="18"/>
                <w:szCs w:val="18"/>
              </w:rPr>
              <w:t>;</w:t>
            </w:r>
          </w:p>
          <w:p w14:paraId="7975A229" w14:textId="77777777" w:rsidR="002E1676" w:rsidRDefault="00000000">
            <w:pPr>
              <w:widowControl w:val="0"/>
              <w:spacing w:before="62" w:after="62"/>
              <w:jc w:val="center"/>
              <w:rPr>
                <w:rFonts w:cs="思源黑体 CN Light" w:hint="eastAsia"/>
                <w:bCs/>
                <w:i/>
                <w:iCs/>
                <w:sz w:val="18"/>
                <w:szCs w:val="18"/>
              </w:rPr>
            </w:pPr>
            <w:r>
              <w:rPr>
                <w:rFonts w:cs="思源黑体 CN Light"/>
                <w:bCs/>
                <w:i/>
                <w:iCs/>
                <w:sz w:val="18"/>
                <w:szCs w:val="18"/>
              </w:rPr>
              <w:t>MEAF6-PHF1</w:t>
            </w:r>
            <w:r>
              <w:rPr>
                <w:rFonts w:cs="思源黑体 CN Light"/>
                <w:bCs/>
                <w:iCs/>
                <w:sz w:val="18"/>
                <w:szCs w:val="18"/>
              </w:rPr>
              <w:t xml:space="preserve">; </w:t>
            </w:r>
            <w:r>
              <w:rPr>
                <w:rFonts w:cs="思源黑体 CN Light"/>
                <w:bCs/>
                <w:i/>
                <w:iCs/>
                <w:sz w:val="18"/>
                <w:szCs w:val="18"/>
              </w:rPr>
              <w:t>EPC1-PHF1</w:t>
            </w:r>
            <w:r>
              <w:rPr>
                <w:rFonts w:cs="思源黑体 CN Light"/>
                <w:bCs/>
                <w:iCs/>
                <w:sz w:val="18"/>
                <w:szCs w:val="18"/>
              </w:rPr>
              <w:t>;</w:t>
            </w:r>
          </w:p>
          <w:p w14:paraId="30DAF2BC" w14:textId="77777777" w:rsidR="002E1676" w:rsidRDefault="00000000">
            <w:pPr>
              <w:widowControl w:val="0"/>
              <w:spacing w:before="62" w:after="62"/>
              <w:jc w:val="center"/>
              <w:rPr>
                <w:rFonts w:cs="思源黑体 CN Light" w:hint="eastAsia"/>
                <w:bCs/>
                <w:iCs/>
                <w:sz w:val="18"/>
                <w:szCs w:val="18"/>
              </w:rPr>
            </w:pPr>
            <w:r>
              <w:rPr>
                <w:rFonts w:cs="思源黑体 CN Light"/>
                <w:bCs/>
                <w:i/>
                <w:iCs/>
                <w:sz w:val="18"/>
                <w:szCs w:val="18"/>
              </w:rPr>
              <w:t>MBTD1-</w:t>
            </w:r>
            <w:r>
              <w:rPr>
                <w:rFonts w:cs="思源黑体 CN Light" w:hint="eastAsia"/>
                <w:bCs/>
                <w:i/>
                <w:iCs/>
                <w:sz w:val="18"/>
                <w:szCs w:val="18"/>
              </w:rPr>
              <w:t>EZHIP</w:t>
            </w:r>
            <w:r>
              <w:rPr>
                <w:rFonts w:cs="思源黑体 CN Light"/>
                <w:bCs/>
                <w:iCs/>
                <w:sz w:val="18"/>
                <w:szCs w:val="18"/>
              </w:rPr>
              <w:t>;</w:t>
            </w:r>
            <w:r>
              <w:rPr>
                <w:rFonts w:cs="思源黑体 CN Light"/>
                <w:bCs/>
                <w:i/>
                <w:iCs/>
                <w:sz w:val="18"/>
                <w:szCs w:val="18"/>
              </w:rPr>
              <w:t xml:space="preserve"> BRD8-PHF1</w:t>
            </w:r>
            <w:r>
              <w:rPr>
                <w:rFonts w:cs="思源黑体 CN Light"/>
                <w:bCs/>
                <w:iCs/>
                <w:sz w:val="18"/>
                <w:szCs w:val="18"/>
              </w:rPr>
              <w:t>;</w:t>
            </w:r>
          </w:p>
          <w:p w14:paraId="5A9EE93E" w14:textId="77777777" w:rsidR="002E1676" w:rsidRDefault="00000000">
            <w:pPr>
              <w:widowControl w:val="0"/>
              <w:spacing w:before="62" w:after="62"/>
              <w:jc w:val="center"/>
              <w:rPr>
                <w:rFonts w:cs="思源黑体 CN Light" w:hint="eastAsia"/>
                <w:bCs/>
                <w:sz w:val="18"/>
                <w:szCs w:val="18"/>
              </w:rPr>
            </w:pPr>
            <w:r>
              <w:rPr>
                <w:rFonts w:cs="思源黑体 CN Light"/>
                <w:bCs/>
                <w:i/>
                <w:iCs/>
                <w:sz w:val="18"/>
                <w:szCs w:val="18"/>
              </w:rPr>
              <w:t>EPC2-PHF1</w:t>
            </w:r>
            <w:r>
              <w:rPr>
                <w:rFonts w:cs="思源黑体 CN Light"/>
                <w:bCs/>
                <w:iCs/>
                <w:sz w:val="18"/>
                <w:szCs w:val="18"/>
              </w:rPr>
              <w:t>;</w:t>
            </w:r>
            <w:r>
              <w:rPr>
                <w:rFonts w:cs="思源黑体 CN Light"/>
                <w:bCs/>
                <w:i/>
                <w:iCs/>
                <w:sz w:val="18"/>
                <w:szCs w:val="18"/>
              </w:rPr>
              <w:t xml:space="preserve"> EPC1-SUZ12</w:t>
            </w:r>
          </w:p>
        </w:tc>
        <w:tc>
          <w:tcPr>
            <w:tcW w:w="4428" w:type="dxa"/>
            <w:tcBorders>
              <w:top w:val="single" w:sz="4" w:space="0" w:color="31849B"/>
              <w:left w:val="single" w:sz="4" w:space="0" w:color="31849B"/>
              <w:bottom w:val="single" w:sz="4" w:space="0" w:color="31849B"/>
            </w:tcBorders>
            <w:vAlign w:val="center"/>
          </w:tcPr>
          <w:p w14:paraId="1D66CC49" w14:textId="77777777" w:rsidR="002E1676" w:rsidRDefault="00000000">
            <w:pPr>
              <w:widowControl w:val="0"/>
              <w:snapToGrid w:val="0"/>
              <w:spacing w:before="62" w:after="62"/>
              <w:jc w:val="center"/>
              <w:rPr>
                <w:rFonts w:hint="eastAsia"/>
                <w:color w:val="000000" w:themeColor="text1"/>
                <w:sz w:val="18"/>
                <w:szCs w:val="18"/>
              </w:rPr>
            </w:pPr>
            <w:r>
              <w:rPr>
                <w:color w:val="000000" w:themeColor="text1"/>
                <w:sz w:val="18"/>
                <w:szCs w:val="18"/>
              </w:rPr>
              <w:t>未检测到相关变异</w:t>
            </w:r>
          </w:p>
        </w:tc>
      </w:tr>
      <w:tr w:rsidR="002E1676" w14:paraId="132EDD75" w14:textId="77777777">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284F71A2" w14:textId="77777777" w:rsidR="002E1676" w:rsidRDefault="00000000">
            <w:pPr>
              <w:widowControl w:val="0"/>
              <w:spacing w:before="62" w:after="62"/>
              <w:jc w:val="center"/>
              <w:rPr>
                <w:rFonts w:cs="思源黑体 CN Light" w:hint="eastAsia"/>
                <w:bCs/>
                <w:sz w:val="18"/>
                <w:szCs w:val="18"/>
              </w:rPr>
            </w:pPr>
            <w:r>
              <w:rPr>
                <w:rFonts w:cs="思源黑体 CN Light"/>
                <w:bCs/>
                <w:sz w:val="18"/>
                <w:szCs w:val="18"/>
              </w:rPr>
              <w:t>类似于卵巢性索肿瘤的子宫肿瘤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0AC70A54" w14:textId="77777777" w:rsidR="002E1676" w:rsidRDefault="00000000">
            <w:pPr>
              <w:widowControl w:val="0"/>
              <w:spacing w:before="62" w:after="62"/>
              <w:jc w:val="center"/>
              <w:rPr>
                <w:rFonts w:cs="思源黑体 CN Light" w:hint="eastAsia"/>
                <w:bCs/>
                <w:sz w:val="18"/>
                <w:szCs w:val="18"/>
              </w:rPr>
            </w:pPr>
            <w:r>
              <w:rPr>
                <w:rFonts w:cs="思源黑体 CN Light"/>
                <w:bCs/>
                <w:i/>
                <w:iCs/>
                <w:sz w:val="18"/>
                <w:szCs w:val="18"/>
              </w:rPr>
              <w:t>ESR1</w:t>
            </w:r>
            <w:r>
              <w:rPr>
                <w:rFonts w:cs="思源黑体 CN Light"/>
                <w:bCs/>
                <w:sz w:val="18"/>
                <w:szCs w:val="18"/>
              </w:rPr>
              <w:t xml:space="preserve">, </w:t>
            </w:r>
            <w:r>
              <w:rPr>
                <w:rFonts w:cs="思源黑体 CN Light"/>
                <w:bCs/>
                <w:i/>
                <w:iCs/>
                <w:sz w:val="18"/>
                <w:szCs w:val="18"/>
              </w:rPr>
              <w:t>GREB1</w:t>
            </w:r>
            <w:r>
              <w:rPr>
                <w:rFonts w:cs="思源黑体 CN Light"/>
                <w:bCs/>
                <w:sz w:val="18"/>
                <w:szCs w:val="18"/>
              </w:rPr>
              <w:t>融合</w:t>
            </w:r>
          </w:p>
        </w:tc>
        <w:tc>
          <w:tcPr>
            <w:tcW w:w="4428" w:type="dxa"/>
            <w:tcBorders>
              <w:top w:val="single" w:sz="4" w:space="0" w:color="31849B"/>
              <w:left w:val="single" w:sz="4" w:space="0" w:color="31849B"/>
              <w:bottom w:val="single" w:sz="4" w:space="0" w:color="31849B"/>
            </w:tcBorders>
            <w:shd w:val="clear" w:color="auto" w:fill="DAEEF3"/>
            <w:vAlign w:val="center"/>
          </w:tcPr>
          <w:p w14:paraId="10E3EE05" w14:textId="77777777" w:rsidR="002E1676" w:rsidRDefault="00000000">
            <w:pPr>
              <w:widowControl w:val="0"/>
              <w:snapToGrid w:val="0"/>
              <w:spacing w:before="62" w:after="62"/>
              <w:jc w:val="center"/>
              <w:rPr>
                <w:rFonts w:hint="eastAsia"/>
                <w:color w:val="000000" w:themeColor="text1"/>
                <w:sz w:val="18"/>
                <w:szCs w:val="18"/>
              </w:rPr>
            </w:pPr>
            <w:r>
              <w:rPr>
                <w:color w:val="000000" w:themeColor="text1"/>
                <w:sz w:val="18"/>
                <w:szCs w:val="18"/>
              </w:rPr>
              <w:t>未检测到相关变异</w:t>
            </w:r>
          </w:p>
        </w:tc>
      </w:tr>
      <w:tr w:rsidR="002E1676" w14:paraId="691905C6" w14:textId="77777777">
        <w:trPr>
          <w:trHeight w:val="454"/>
        </w:trPr>
        <w:tc>
          <w:tcPr>
            <w:tcW w:w="2173" w:type="dxa"/>
            <w:tcBorders>
              <w:top w:val="single" w:sz="4" w:space="0" w:color="31849B"/>
              <w:bottom w:val="single" w:sz="4" w:space="0" w:color="31849B"/>
              <w:right w:val="single" w:sz="4" w:space="0" w:color="31849B"/>
            </w:tcBorders>
            <w:vAlign w:val="center"/>
          </w:tcPr>
          <w:p w14:paraId="07F2885B" w14:textId="77777777" w:rsidR="002E1676" w:rsidRDefault="00000000">
            <w:pPr>
              <w:widowControl w:val="0"/>
              <w:spacing w:before="62" w:after="62"/>
              <w:jc w:val="center"/>
              <w:rPr>
                <w:rFonts w:cs="思源黑体 CN Light" w:hint="eastAsia"/>
                <w:bCs/>
                <w:sz w:val="18"/>
                <w:szCs w:val="18"/>
              </w:rPr>
            </w:pPr>
            <w:r>
              <w:rPr>
                <w:rFonts w:cs="思源黑体 CN Light"/>
                <w:bCs/>
                <w:sz w:val="18"/>
                <w:szCs w:val="18"/>
              </w:rPr>
              <w:t>Mullerian腺肉瘤</w:t>
            </w:r>
          </w:p>
        </w:tc>
        <w:tc>
          <w:tcPr>
            <w:tcW w:w="3038" w:type="dxa"/>
            <w:tcBorders>
              <w:top w:val="single" w:sz="4" w:space="0" w:color="31849B"/>
              <w:left w:val="single" w:sz="4" w:space="0" w:color="31849B"/>
              <w:bottom w:val="single" w:sz="4" w:space="0" w:color="31849B"/>
              <w:right w:val="single" w:sz="4" w:space="0" w:color="31849B"/>
            </w:tcBorders>
            <w:vAlign w:val="center"/>
          </w:tcPr>
          <w:p w14:paraId="7E65BD08" w14:textId="77777777" w:rsidR="002E1676" w:rsidRDefault="00000000">
            <w:pPr>
              <w:widowControl w:val="0"/>
              <w:spacing w:before="62" w:after="62"/>
              <w:jc w:val="center"/>
              <w:rPr>
                <w:rFonts w:cs="思源黑体 CN Light" w:hint="eastAsia"/>
                <w:bCs/>
                <w:sz w:val="18"/>
                <w:szCs w:val="18"/>
              </w:rPr>
            </w:pPr>
            <w:r>
              <w:rPr>
                <w:rFonts w:cs="思源黑体 CN Light"/>
                <w:bCs/>
                <w:i/>
                <w:iCs/>
                <w:sz w:val="18"/>
                <w:szCs w:val="18"/>
              </w:rPr>
              <w:t>NCOA2, NCOA3</w:t>
            </w:r>
            <w:r>
              <w:rPr>
                <w:rFonts w:cs="思源黑体 CN Light"/>
                <w:bCs/>
                <w:sz w:val="18"/>
                <w:szCs w:val="18"/>
              </w:rPr>
              <w:t>融合</w:t>
            </w:r>
          </w:p>
        </w:tc>
        <w:tc>
          <w:tcPr>
            <w:tcW w:w="4428" w:type="dxa"/>
            <w:tcBorders>
              <w:top w:val="single" w:sz="4" w:space="0" w:color="31849B"/>
              <w:left w:val="single" w:sz="4" w:space="0" w:color="31849B"/>
              <w:bottom w:val="single" w:sz="4" w:space="0" w:color="31849B"/>
            </w:tcBorders>
            <w:vAlign w:val="center"/>
          </w:tcPr>
          <w:p w14:paraId="2011E208" w14:textId="77777777" w:rsidR="002E1676" w:rsidRDefault="00000000">
            <w:pPr>
              <w:widowControl w:val="0"/>
              <w:snapToGrid w:val="0"/>
              <w:spacing w:before="62" w:after="62"/>
              <w:jc w:val="center"/>
              <w:rPr>
                <w:rFonts w:hint="eastAsia"/>
                <w:color w:val="000000" w:themeColor="text1"/>
                <w:sz w:val="18"/>
                <w:szCs w:val="18"/>
              </w:rPr>
            </w:pPr>
            <w:r>
              <w:rPr>
                <w:color w:val="000000" w:themeColor="text1"/>
                <w:sz w:val="18"/>
                <w:szCs w:val="18"/>
              </w:rPr>
              <w:t>未检测到相关变异</w:t>
            </w:r>
          </w:p>
        </w:tc>
      </w:tr>
      <w:tr w:rsidR="002E1676" w14:paraId="47647F25" w14:textId="77777777" w:rsidTr="00CB14F3">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7FFF77F5" w14:textId="77777777" w:rsidR="002E1676" w:rsidRDefault="00000000">
            <w:pPr>
              <w:widowControl w:val="0"/>
              <w:spacing w:before="62" w:after="62"/>
              <w:jc w:val="center"/>
              <w:rPr>
                <w:rFonts w:cs="思源黑体 CN Light" w:hint="eastAsia"/>
                <w:bCs/>
                <w:sz w:val="18"/>
                <w:szCs w:val="18"/>
              </w:rPr>
            </w:pPr>
            <w:r>
              <w:rPr>
                <w:rFonts w:cs="思源黑体 CN Light" w:hint="eastAsia"/>
                <w:bCs/>
                <w:sz w:val="18"/>
                <w:szCs w:val="18"/>
              </w:rPr>
              <w:t>SMARCA4缺陷型子宫肉瘤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06A9FBF3" w14:textId="77777777" w:rsidR="002E1676" w:rsidRDefault="00000000">
            <w:pPr>
              <w:widowControl w:val="0"/>
              <w:spacing w:before="62" w:after="62"/>
              <w:jc w:val="center"/>
              <w:rPr>
                <w:rFonts w:cs="思源黑体 CN Light" w:hint="eastAsia"/>
                <w:bCs/>
                <w:i/>
                <w:iCs/>
                <w:sz w:val="18"/>
                <w:szCs w:val="18"/>
              </w:rPr>
            </w:pPr>
            <w:r>
              <w:rPr>
                <w:rFonts w:cs="思源黑体 CN Light" w:hint="eastAsia"/>
                <w:bCs/>
                <w:i/>
                <w:iCs/>
                <w:sz w:val="18"/>
                <w:szCs w:val="18"/>
              </w:rPr>
              <w:t>SMARCA4</w:t>
            </w:r>
            <w:r w:rsidRPr="007776C6">
              <w:rPr>
                <w:rFonts w:cs="思源黑体 CN Light" w:hint="eastAsia"/>
                <w:bCs/>
                <w:sz w:val="18"/>
                <w:szCs w:val="18"/>
              </w:rPr>
              <w:t>基因突变</w:t>
            </w:r>
          </w:p>
        </w:tc>
        <w:tc>
          <w:tcPr>
            <w:tcW w:w="4428" w:type="dxa"/>
            <w:tcBorders>
              <w:top w:val="single" w:sz="4" w:space="0" w:color="31849B"/>
              <w:left w:val="single" w:sz="4" w:space="0" w:color="31849B"/>
              <w:bottom w:val="single" w:sz="4" w:space="0" w:color="31849B"/>
            </w:tcBorders>
            <w:shd w:val="clear" w:color="auto" w:fill="DAEEF3"/>
            <w:vAlign w:val="center"/>
          </w:tcPr>
          <w:p w14:paraId="42335C30" w14:textId="77777777" w:rsidR="002E1676" w:rsidRDefault="00000000">
            <w:pPr>
              <w:widowControl w:val="0"/>
              <w:snapToGrid w:val="0"/>
              <w:spacing w:before="62" w:after="62"/>
              <w:jc w:val="center"/>
              <w:rPr>
                <w:rFonts w:hint="eastAsia"/>
                <w:color w:val="000000" w:themeColor="text1"/>
                <w:sz w:val="18"/>
                <w:szCs w:val="18"/>
              </w:rPr>
            </w:pPr>
            <w:r>
              <w:rPr>
                <w:color w:val="000000" w:themeColor="text1"/>
                <w:sz w:val="18"/>
                <w:szCs w:val="18"/>
              </w:rPr>
              <w:t>未检测到相关变异</w:t>
            </w:r>
          </w:p>
        </w:tc>
      </w:tr>
      <w:tr w:rsidR="002E1676" w14:paraId="409C1892" w14:textId="77777777">
        <w:trPr>
          <w:trHeight w:val="454"/>
        </w:trPr>
        <w:tc>
          <w:tcPr>
            <w:tcW w:w="2173" w:type="dxa"/>
            <w:tcBorders>
              <w:top w:val="single" w:sz="4" w:space="0" w:color="31849B"/>
              <w:bottom w:val="single" w:sz="4" w:space="0" w:color="31849B"/>
              <w:right w:val="single" w:sz="4" w:space="0" w:color="31849B"/>
            </w:tcBorders>
            <w:vAlign w:val="center"/>
          </w:tcPr>
          <w:p w14:paraId="538ACECD" w14:textId="77777777" w:rsidR="002E1676" w:rsidRDefault="00000000">
            <w:pPr>
              <w:widowControl w:val="0"/>
              <w:spacing w:before="62" w:after="62"/>
              <w:ind w:firstLineChars="200" w:firstLine="360"/>
              <w:jc w:val="both"/>
              <w:rPr>
                <w:rFonts w:cs="思源黑体 CN Light" w:hint="eastAsia"/>
                <w:bCs/>
                <w:sz w:val="18"/>
                <w:szCs w:val="18"/>
              </w:rPr>
            </w:pPr>
            <w:r>
              <w:rPr>
                <w:rFonts w:cs="思源黑体 CN Light" w:hint="eastAsia"/>
                <w:bCs/>
                <w:sz w:val="18"/>
                <w:szCs w:val="18"/>
              </w:rPr>
              <w:t>中线癌（NUT癌）</w:t>
            </w:r>
          </w:p>
        </w:tc>
        <w:tc>
          <w:tcPr>
            <w:tcW w:w="3038" w:type="dxa"/>
            <w:tcBorders>
              <w:top w:val="single" w:sz="4" w:space="0" w:color="31849B"/>
              <w:left w:val="single" w:sz="4" w:space="0" w:color="31849B"/>
              <w:bottom w:val="single" w:sz="4" w:space="0" w:color="31849B"/>
              <w:right w:val="single" w:sz="4" w:space="0" w:color="31849B"/>
            </w:tcBorders>
            <w:vAlign w:val="center"/>
          </w:tcPr>
          <w:p w14:paraId="0F2C7AE6" w14:textId="05E9033D" w:rsidR="002E1676" w:rsidRDefault="00000000">
            <w:pPr>
              <w:widowControl w:val="0"/>
              <w:spacing w:before="62" w:after="62"/>
              <w:jc w:val="center"/>
              <w:rPr>
                <w:rFonts w:cs="思源黑体 CN Light" w:hint="eastAsia"/>
                <w:bCs/>
                <w:i/>
                <w:iCs/>
                <w:sz w:val="18"/>
                <w:szCs w:val="18"/>
              </w:rPr>
            </w:pPr>
            <w:r>
              <w:rPr>
                <w:rFonts w:cs="思源黑体 CN Light" w:hint="eastAsia"/>
                <w:bCs/>
                <w:i/>
                <w:iCs/>
                <w:sz w:val="18"/>
                <w:szCs w:val="18"/>
              </w:rPr>
              <w:t>NUTM1融合</w:t>
            </w:r>
          </w:p>
        </w:tc>
        <w:tc>
          <w:tcPr>
            <w:tcW w:w="4428" w:type="dxa"/>
            <w:tcBorders>
              <w:top w:val="single" w:sz="4" w:space="0" w:color="31849B"/>
              <w:left w:val="single" w:sz="4" w:space="0" w:color="31849B"/>
              <w:bottom w:val="single" w:sz="4" w:space="0" w:color="31849B"/>
            </w:tcBorders>
            <w:vAlign w:val="center"/>
          </w:tcPr>
          <w:p w14:paraId="387376AA" w14:textId="77777777" w:rsidR="002E1676" w:rsidRDefault="00000000">
            <w:pPr>
              <w:widowControl w:val="0"/>
              <w:snapToGrid w:val="0"/>
              <w:spacing w:before="62" w:after="62"/>
              <w:jc w:val="center"/>
              <w:rPr>
                <w:rFonts w:hint="eastAsia"/>
                <w:color w:val="000000" w:themeColor="text1"/>
                <w:sz w:val="18"/>
                <w:szCs w:val="18"/>
              </w:rPr>
            </w:pPr>
            <w:r>
              <w:rPr>
                <w:color w:val="000000" w:themeColor="text1"/>
                <w:sz w:val="18"/>
                <w:szCs w:val="18"/>
              </w:rPr>
              <w:t>未检测到相关变异</w:t>
            </w:r>
          </w:p>
        </w:tc>
      </w:tr>
    </w:tbl>
    <w:p w14:paraId="3F677773" w14:textId="77777777" w:rsidR="002E1676" w:rsidRDefault="00000000">
      <w:pPr>
        <w:spacing w:line="240" w:lineRule="exact"/>
        <w:ind w:left="-120"/>
        <w:rPr>
          <w:rFonts w:hint="eastAsia"/>
          <w:sz w:val="16"/>
          <w:szCs w:val="16"/>
        </w:rPr>
      </w:pPr>
      <w:r>
        <w:rPr>
          <w:sz w:val="16"/>
          <w:szCs w:val="16"/>
        </w:rPr>
        <w:lastRenderedPageBreak/>
        <w:t>注：</w:t>
      </w:r>
    </w:p>
    <w:p w14:paraId="7F5E4B85" w14:textId="77777777" w:rsidR="002E1676" w:rsidRDefault="00000000">
      <w:pPr>
        <w:spacing w:line="240" w:lineRule="exact"/>
        <w:ind w:left="-120"/>
        <w:rPr>
          <w:rFonts w:hint="eastAsia"/>
          <w:sz w:val="16"/>
          <w:szCs w:val="16"/>
        </w:rPr>
      </w:pPr>
      <w:bookmarkStart w:id="4" w:name="_Hlk99046333"/>
      <w:r>
        <w:rPr>
          <w:sz w:val="16"/>
          <w:szCs w:val="16"/>
        </w:rPr>
        <w:t>部分不同组织学类型的肿瘤可能涉及同一基因融合，诊断时需要结合病理形态学和免疫组化等其他辅助检查进行综合研判。</w:t>
      </w:r>
      <w:bookmarkEnd w:id="4"/>
    </w:p>
    <w:p w14:paraId="4AE15DD6" w14:textId="2D52B24C" w:rsidR="00A54A65" w:rsidRDefault="00A54A65" w:rsidP="00A54A65">
      <w:pPr>
        <w:spacing w:line="240" w:lineRule="exact"/>
        <w:ind w:left="-120"/>
        <w:rPr>
          <w:rFonts w:hint="eastAsia"/>
          <w:sz w:val="16"/>
          <w:szCs w:val="16"/>
        </w:rPr>
      </w:pPr>
      <w:r w:rsidRPr="00A54A65">
        <w:rPr>
          <w:rFonts w:hint="eastAsia"/>
          <w:sz w:val="16"/>
          <w:szCs w:val="16"/>
        </w:rPr>
        <w:t>在本报告中，H3</w:t>
      </w:r>
      <w:r>
        <w:rPr>
          <w:rFonts w:hint="eastAsia"/>
          <w:sz w:val="16"/>
          <w:szCs w:val="16"/>
        </w:rPr>
        <w:t>-3A</w:t>
      </w:r>
      <w:r w:rsidRPr="00A54A65">
        <w:rPr>
          <w:rFonts w:hint="eastAsia"/>
          <w:sz w:val="16"/>
          <w:szCs w:val="16"/>
        </w:rPr>
        <w:t xml:space="preserve"> 变异（G35或K28M）其位点与指南或文献报道的H3 G34和K27M一致，本报告依据HGVS命名规则进行呈现</w:t>
      </w:r>
      <w:r w:rsidR="007776C6">
        <w:rPr>
          <w:rFonts w:hint="eastAsia"/>
          <w:sz w:val="16"/>
          <w:szCs w:val="16"/>
        </w:rPr>
        <w:t>(</w:t>
      </w:r>
      <w:r w:rsidR="00A17923" w:rsidRPr="00A17923">
        <w:rPr>
          <w:rFonts w:hint="eastAsia"/>
          <w:sz w:val="16"/>
          <w:szCs w:val="16"/>
        </w:rPr>
        <w:t>PMID: 33779999</w:t>
      </w:r>
      <w:r w:rsidR="00A17923">
        <w:rPr>
          <w:rFonts w:hint="eastAsia"/>
          <w:sz w:val="16"/>
          <w:szCs w:val="16"/>
        </w:rPr>
        <w:t>)</w:t>
      </w:r>
      <w:r w:rsidRPr="00A54A65">
        <w:rPr>
          <w:rFonts w:hint="eastAsia"/>
          <w:sz w:val="16"/>
          <w:szCs w:val="16"/>
        </w:rPr>
        <w:t>。</w:t>
      </w:r>
    </w:p>
    <w:p w14:paraId="5F8417DD" w14:textId="77777777" w:rsidR="002E1676" w:rsidRDefault="002E1676">
      <w:pPr>
        <w:pStyle w:val="41"/>
        <w:spacing w:line="360" w:lineRule="auto"/>
        <w:ind w:left="420" w:firstLine="0"/>
        <w:rPr>
          <w:rFonts w:hint="eastAsia"/>
          <w:b/>
          <w:bCs/>
          <w:sz w:val="18"/>
          <w:szCs w:val="18"/>
          <w:shd w:val="clear" w:color="auto" w:fill="FFFFFF"/>
        </w:rPr>
      </w:pPr>
    </w:p>
    <w:p w14:paraId="69945E83" w14:textId="77777777" w:rsidR="002E1676" w:rsidRDefault="00000000">
      <w:pPr>
        <w:rPr>
          <w:rFonts w:cs="Arial" w:hint="eastAsia"/>
          <w:b/>
          <w:color w:val="262626" w:themeColor="text1" w:themeTint="D9"/>
          <w:sz w:val="22"/>
          <w:szCs w:val="18"/>
          <w:shd w:val="clear" w:color="auto" w:fill="FFFFFF"/>
        </w:rPr>
      </w:pPr>
      <w:r>
        <w:br w:type="page"/>
      </w:r>
    </w:p>
    <w:p w14:paraId="7BFAB0A3" w14:textId="77777777" w:rsidR="002E1676" w:rsidRDefault="00000000">
      <w:pPr>
        <w:pStyle w:val="2"/>
        <w:keepNext w:val="0"/>
        <w:keepLines w:val="0"/>
        <w:spacing w:after="156"/>
        <w:ind w:left="-170"/>
        <w:jc w:val="both"/>
        <w:rPr>
          <w:rFonts w:cs="Arial" w:hint="eastAsia"/>
          <w:bCs w:val="0"/>
          <w:sz w:val="22"/>
          <w:szCs w:val="18"/>
          <w:shd w:val="clear" w:color="auto" w:fill="FFFFFF"/>
        </w:rPr>
      </w:pPr>
      <w:r>
        <w:rPr>
          <w:rFonts w:cs="Arial"/>
          <w:bCs w:val="0"/>
          <w:sz w:val="22"/>
          <w:szCs w:val="18"/>
          <w:shd w:val="clear" w:color="auto" w:fill="FFFFFF"/>
        </w:rPr>
        <w:lastRenderedPageBreak/>
        <w:t>2变异检测结果汇总</w:t>
      </w:r>
    </w:p>
    <w:tbl>
      <w:tblPr>
        <w:tblW w:w="9747" w:type="dxa"/>
        <w:tblLayout w:type="fixed"/>
        <w:tblLook w:val="04A0" w:firstRow="1" w:lastRow="0" w:firstColumn="1" w:lastColumn="0" w:noHBand="0" w:noVBand="1"/>
      </w:tblPr>
      <w:tblGrid>
        <w:gridCol w:w="1384"/>
        <w:gridCol w:w="2268"/>
        <w:gridCol w:w="1843"/>
        <w:gridCol w:w="1417"/>
        <w:gridCol w:w="1418"/>
        <w:gridCol w:w="1417"/>
      </w:tblGrid>
      <w:tr w:rsidR="002E1676" w14:paraId="0024BFBB" w14:textId="77777777">
        <w:trPr>
          <w:trHeight w:val="409"/>
        </w:trPr>
        <w:tc>
          <w:tcPr>
            <w:tcW w:w="1384" w:type="dxa"/>
            <w:tcBorders>
              <w:top w:val="single" w:sz="4" w:space="0" w:color="31849B"/>
              <w:bottom w:val="single" w:sz="4" w:space="0" w:color="31849B"/>
              <w:right w:val="single" w:sz="4" w:space="0" w:color="31849B"/>
            </w:tcBorders>
            <w:shd w:val="clear" w:color="auto" w:fill="DAEEF3"/>
            <w:vAlign w:val="center"/>
          </w:tcPr>
          <w:p w14:paraId="5B575061" w14:textId="77777777" w:rsidR="002E1676" w:rsidRDefault="00000000">
            <w:pPr>
              <w:widowControl w:val="0"/>
              <w:spacing w:line="300" w:lineRule="exact"/>
              <w:jc w:val="center"/>
              <w:rPr>
                <w:rFonts w:hint="eastAsia"/>
                <w:b/>
                <w:color w:val="000000" w:themeColor="text1"/>
                <w:sz w:val="20"/>
                <w:szCs w:val="20"/>
              </w:rPr>
            </w:pPr>
            <w:r>
              <w:rPr>
                <w:b/>
                <w:color w:val="31849B"/>
                <w:sz w:val="20"/>
                <w:szCs w:val="20"/>
              </w:rPr>
              <w:t>基因</w:t>
            </w:r>
          </w:p>
        </w:tc>
        <w:tc>
          <w:tcPr>
            <w:tcW w:w="226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3FB37A1F" w14:textId="77777777" w:rsidR="002E1676" w:rsidRDefault="00000000">
            <w:pPr>
              <w:pStyle w:val="41"/>
              <w:widowControl w:val="0"/>
              <w:spacing w:line="300" w:lineRule="exact"/>
              <w:ind w:firstLine="0"/>
              <w:jc w:val="center"/>
              <w:rPr>
                <w:rFonts w:hint="eastAsia"/>
                <w:b/>
                <w:color w:val="000000" w:themeColor="text1"/>
                <w:sz w:val="20"/>
                <w:szCs w:val="20"/>
              </w:rPr>
            </w:pPr>
            <w:r>
              <w:rPr>
                <w:b/>
                <w:color w:val="31849B"/>
                <w:sz w:val="20"/>
                <w:szCs w:val="20"/>
              </w:rPr>
              <w:t>检测结果</w:t>
            </w:r>
          </w:p>
        </w:tc>
        <w:tc>
          <w:tcPr>
            <w:tcW w:w="1843"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6360CBC7" w14:textId="77777777" w:rsidR="002E1676" w:rsidRDefault="00000000">
            <w:pPr>
              <w:pStyle w:val="41"/>
              <w:widowControl w:val="0"/>
              <w:spacing w:line="300" w:lineRule="exact"/>
              <w:ind w:firstLine="0"/>
              <w:jc w:val="center"/>
              <w:rPr>
                <w:rFonts w:hint="eastAsia"/>
                <w:b/>
                <w:color w:val="000000" w:themeColor="text1"/>
                <w:sz w:val="20"/>
                <w:szCs w:val="20"/>
              </w:rPr>
            </w:pPr>
            <w:r>
              <w:rPr>
                <w:b/>
                <w:color w:val="31849B"/>
                <w:sz w:val="20"/>
                <w:szCs w:val="20"/>
              </w:rPr>
              <w:t>功能区域</w:t>
            </w:r>
          </w:p>
        </w:tc>
        <w:tc>
          <w:tcPr>
            <w:tcW w:w="1417"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13768D4D" w14:textId="77777777" w:rsidR="002E1676" w:rsidRDefault="00000000">
            <w:pPr>
              <w:pStyle w:val="41"/>
              <w:widowControl w:val="0"/>
              <w:spacing w:line="300" w:lineRule="exact"/>
              <w:ind w:firstLine="0"/>
              <w:jc w:val="center"/>
              <w:rPr>
                <w:rFonts w:hint="eastAsia"/>
                <w:b/>
                <w:color w:val="000000" w:themeColor="text1"/>
                <w:sz w:val="20"/>
                <w:szCs w:val="20"/>
              </w:rPr>
            </w:pPr>
            <w:r>
              <w:rPr>
                <w:b/>
                <w:color w:val="31849B"/>
                <w:sz w:val="20"/>
                <w:szCs w:val="20"/>
              </w:rPr>
              <w:t>变异类型</w:t>
            </w:r>
          </w:p>
        </w:tc>
        <w:tc>
          <w:tcPr>
            <w:tcW w:w="1418" w:type="dxa"/>
            <w:tcBorders>
              <w:top w:val="single" w:sz="4" w:space="0" w:color="31849B"/>
              <w:left w:val="single" w:sz="4" w:space="0" w:color="31849B"/>
              <w:bottom w:val="single" w:sz="4" w:space="0" w:color="31849B"/>
            </w:tcBorders>
            <w:shd w:val="clear" w:color="auto" w:fill="DAEEF3"/>
            <w:vAlign w:val="center"/>
          </w:tcPr>
          <w:p w14:paraId="46178E0D" w14:textId="77777777" w:rsidR="002E1676" w:rsidRDefault="00000000">
            <w:pPr>
              <w:pStyle w:val="41"/>
              <w:widowControl w:val="0"/>
              <w:spacing w:line="300" w:lineRule="exact"/>
              <w:ind w:firstLine="0"/>
              <w:jc w:val="center"/>
              <w:rPr>
                <w:rFonts w:hint="eastAsia"/>
                <w:b/>
                <w:color w:val="000000" w:themeColor="text1"/>
                <w:sz w:val="20"/>
                <w:szCs w:val="20"/>
              </w:rPr>
            </w:pPr>
            <w:r>
              <w:rPr>
                <w:b/>
                <w:color w:val="31849B"/>
                <w:sz w:val="20"/>
                <w:szCs w:val="20"/>
              </w:rPr>
              <w:t>丰度/拷贝数</w:t>
            </w:r>
          </w:p>
        </w:tc>
        <w:tc>
          <w:tcPr>
            <w:tcW w:w="1417" w:type="dxa"/>
            <w:tcBorders>
              <w:top w:val="single" w:sz="4" w:space="0" w:color="31849B"/>
              <w:left w:val="single" w:sz="4" w:space="0" w:color="31849B"/>
              <w:bottom w:val="single" w:sz="4" w:space="0" w:color="31849B"/>
            </w:tcBorders>
            <w:shd w:val="clear" w:color="auto" w:fill="DAEEF3"/>
            <w:vAlign w:val="center"/>
          </w:tcPr>
          <w:p w14:paraId="10B162B7" w14:textId="77777777" w:rsidR="002E1676" w:rsidRDefault="00000000">
            <w:pPr>
              <w:pStyle w:val="41"/>
              <w:widowControl w:val="0"/>
              <w:spacing w:line="300" w:lineRule="exact"/>
              <w:ind w:firstLine="0"/>
              <w:jc w:val="center"/>
              <w:rPr>
                <w:rFonts w:hint="eastAsia"/>
                <w:b/>
                <w:color w:val="000000" w:themeColor="text1"/>
                <w:sz w:val="20"/>
                <w:szCs w:val="20"/>
              </w:rPr>
            </w:pPr>
            <w:r>
              <w:rPr>
                <w:rFonts w:hint="eastAsia"/>
                <w:b/>
                <w:color w:val="31849B"/>
                <w:sz w:val="20"/>
                <w:szCs w:val="20"/>
              </w:rPr>
              <w:t>变异解读</w:t>
            </w:r>
          </w:p>
        </w:tc>
      </w:tr>
      <w:tr w:rsidR="002E1676" w14:paraId="296A3792" w14:textId="77777777">
        <w:trPr>
          <w:trHeight w:val="907"/>
        </w:trPr>
        <w:tc>
          <w:tcPr>
            <w:tcW w:w="1384" w:type="dxa"/>
            <w:tcBorders>
              <w:top w:val="single" w:sz="4" w:space="0" w:color="31849B"/>
              <w:bottom w:val="single" w:sz="4" w:space="0" w:color="31849B"/>
              <w:right w:val="single" w:sz="4" w:space="0" w:color="31849B"/>
            </w:tcBorders>
            <w:vAlign w:val="center"/>
          </w:tcPr>
          <w:p w14:paraId="1CDC13B8" w14:textId="77777777" w:rsidR="002E1676" w:rsidRDefault="00000000">
            <w:pPr>
              <w:widowControl w:val="0"/>
              <w:spacing w:line="240" w:lineRule="exact"/>
              <w:jc w:val="center"/>
              <w:rPr>
                <w:rFonts w:cs="Arial" w:hint="eastAsia"/>
                <w:bCs/>
                <w:color w:val="000000" w:themeColor="text1"/>
                <w:sz w:val="18"/>
                <w:szCs w:val="18"/>
                <w:shd w:val="clear" w:color="auto" w:fill="FFFFFF"/>
              </w:rPr>
            </w:pPr>
            <w:r>
              <w:rPr>
                <w:rFonts w:cs="Arial"/>
                <w:bCs/>
                <w:i/>
                <w:iCs/>
                <w:color w:val="000000" w:themeColor="text1"/>
                <w:sz w:val="18"/>
                <w:szCs w:val="18"/>
                <w:shd w:val="clear" w:color="auto" w:fill="FFFFFF"/>
              </w:rPr>
              <w:t>TP53</w:t>
            </w:r>
          </w:p>
        </w:tc>
        <w:tc>
          <w:tcPr>
            <w:tcW w:w="2268" w:type="dxa"/>
            <w:tcBorders>
              <w:top w:val="single" w:sz="4" w:space="0" w:color="31849B"/>
              <w:left w:val="single" w:sz="4" w:space="0" w:color="31849B"/>
              <w:bottom w:val="single" w:sz="4" w:space="0" w:color="31849B"/>
              <w:right w:val="single" w:sz="4" w:space="0" w:color="31849B"/>
            </w:tcBorders>
            <w:vAlign w:val="center"/>
          </w:tcPr>
          <w:p w14:paraId="41ED48D2" w14:textId="77777777" w:rsidR="002E1676" w:rsidRDefault="00000000">
            <w:pPr>
              <w:widowControl w:val="0"/>
              <w:spacing w:line="240" w:lineRule="exact"/>
              <w:jc w:val="center"/>
              <w:rPr>
                <w:rFonts w:cs="Arial" w:hint="eastAsia"/>
                <w:bCs/>
                <w:color w:val="000000" w:themeColor="text1"/>
                <w:sz w:val="18"/>
                <w:szCs w:val="18"/>
                <w:shd w:val="clear" w:color="auto" w:fill="FFFFFF"/>
              </w:rPr>
            </w:pPr>
            <w:r>
              <w:rPr>
                <w:rFonts w:cs="Arial"/>
                <w:bCs/>
                <w:color w:val="000000" w:themeColor="text1"/>
                <w:sz w:val="18"/>
                <w:szCs w:val="18"/>
                <w:shd w:val="clear" w:color="auto" w:fill="FFFFFF"/>
              </w:rPr>
              <w:t>NM_000546.6</w:t>
            </w:r>
          </w:p>
          <w:p w14:paraId="470F7362" w14:textId="77777777" w:rsidR="002E1676" w:rsidRDefault="00000000">
            <w:pPr>
              <w:widowControl w:val="0"/>
              <w:spacing w:line="240" w:lineRule="exact"/>
              <w:jc w:val="center"/>
              <w:rPr>
                <w:rFonts w:cs="Arial" w:hint="eastAsia"/>
                <w:bCs/>
                <w:color w:val="000000" w:themeColor="text1"/>
                <w:sz w:val="18"/>
                <w:szCs w:val="18"/>
                <w:shd w:val="clear" w:color="auto" w:fill="FFFFFF"/>
              </w:rPr>
            </w:pPr>
            <w:r>
              <w:rPr>
                <w:rFonts w:cs="Arial"/>
                <w:bCs/>
                <w:color w:val="000000" w:themeColor="text1"/>
                <w:sz w:val="18"/>
                <w:szCs w:val="18"/>
                <w:shd w:val="clear" w:color="auto" w:fill="FFFFFF"/>
              </w:rPr>
              <w:t>c.470_494del</w:t>
            </w:r>
          </w:p>
          <w:p w14:paraId="36CA614D" w14:textId="77777777" w:rsidR="002E1676" w:rsidRDefault="00000000">
            <w:pPr>
              <w:widowControl w:val="0"/>
              <w:spacing w:line="240" w:lineRule="exact"/>
              <w:jc w:val="center"/>
              <w:rPr>
                <w:rFonts w:cs="Arial" w:hint="eastAsia"/>
                <w:bCs/>
                <w:color w:val="000000" w:themeColor="text1"/>
                <w:sz w:val="18"/>
                <w:szCs w:val="18"/>
                <w:shd w:val="clear" w:color="auto" w:fill="FFFFFF"/>
              </w:rPr>
            </w:pPr>
            <w:r>
              <w:rPr>
                <w:rFonts w:cs="Arial"/>
                <w:bCs/>
                <w:color w:val="000000" w:themeColor="text1"/>
                <w:sz w:val="18"/>
                <w:szCs w:val="18"/>
                <w:shd w:val="clear" w:color="auto" w:fill="FFFFFF"/>
              </w:rPr>
              <w:t>p.V157Gfs*5</w:t>
            </w:r>
          </w:p>
        </w:tc>
        <w:tc>
          <w:tcPr>
            <w:tcW w:w="1843" w:type="dxa"/>
            <w:tcBorders>
              <w:top w:val="single" w:sz="4" w:space="0" w:color="31849B"/>
              <w:left w:val="single" w:sz="4" w:space="0" w:color="31849B"/>
              <w:bottom w:val="single" w:sz="4" w:space="0" w:color="31849B"/>
              <w:right w:val="single" w:sz="4" w:space="0" w:color="31849B"/>
            </w:tcBorders>
            <w:vAlign w:val="center"/>
          </w:tcPr>
          <w:p w14:paraId="0D0393A1" w14:textId="77777777" w:rsidR="002E1676" w:rsidRDefault="00000000">
            <w:pPr>
              <w:widowControl w:val="0"/>
              <w:spacing w:line="240" w:lineRule="exact"/>
              <w:jc w:val="center"/>
              <w:rPr>
                <w:rFonts w:cs="Arial" w:hint="eastAsia"/>
                <w:bCs/>
                <w:color w:val="000000" w:themeColor="text1"/>
                <w:sz w:val="18"/>
                <w:szCs w:val="18"/>
                <w:shd w:val="clear" w:color="auto" w:fill="FFFFFF"/>
              </w:rPr>
            </w:pPr>
            <w:r>
              <w:rPr>
                <w:rFonts w:cs="Arial"/>
                <w:bCs/>
                <w:color w:val="000000" w:themeColor="text1"/>
                <w:sz w:val="18"/>
                <w:szCs w:val="18"/>
                <w:shd w:val="clear" w:color="auto" w:fill="FFFFFF"/>
              </w:rPr>
              <w:t>exon5</w:t>
            </w:r>
          </w:p>
        </w:tc>
        <w:tc>
          <w:tcPr>
            <w:tcW w:w="1417" w:type="dxa"/>
            <w:tcBorders>
              <w:top w:val="single" w:sz="4" w:space="0" w:color="31849B"/>
              <w:left w:val="single" w:sz="4" w:space="0" w:color="31849B"/>
              <w:bottom w:val="single" w:sz="4" w:space="0" w:color="31849B"/>
              <w:right w:val="single" w:sz="4" w:space="0" w:color="31849B"/>
            </w:tcBorders>
            <w:vAlign w:val="center"/>
          </w:tcPr>
          <w:p w14:paraId="5D4333FF" w14:textId="77777777" w:rsidR="002E1676" w:rsidRDefault="00000000">
            <w:pPr>
              <w:widowControl w:val="0"/>
              <w:spacing w:line="240" w:lineRule="exact"/>
              <w:jc w:val="center"/>
              <w:rPr>
                <w:rFonts w:cs="Arial" w:hint="eastAsia"/>
                <w:bCs/>
                <w:color w:val="000000" w:themeColor="text1"/>
                <w:sz w:val="18"/>
                <w:szCs w:val="18"/>
                <w:shd w:val="clear" w:color="auto" w:fill="FFFFFF"/>
              </w:rPr>
            </w:pPr>
            <w:r>
              <w:rPr>
                <w:rFonts w:cs="Arial"/>
                <w:bCs/>
                <w:color w:val="000000" w:themeColor="text1"/>
                <w:sz w:val="18"/>
                <w:szCs w:val="18"/>
                <w:shd w:val="clear" w:color="auto" w:fill="FFFFFF"/>
              </w:rPr>
              <w:t>移码突变</w:t>
            </w:r>
          </w:p>
        </w:tc>
        <w:tc>
          <w:tcPr>
            <w:tcW w:w="1418" w:type="dxa"/>
            <w:tcBorders>
              <w:top w:val="single" w:sz="4" w:space="0" w:color="31849B"/>
              <w:left w:val="single" w:sz="4" w:space="0" w:color="31849B"/>
              <w:bottom w:val="single" w:sz="4" w:space="0" w:color="31849B"/>
            </w:tcBorders>
            <w:vAlign w:val="center"/>
          </w:tcPr>
          <w:p w14:paraId="762E936D" w14:textId="77777777" w:rsidR="002E1676" w:rsidRDefault="00000000">
            <w:pPr>
              <w:widowControl w:val="0"/>
              <w:spacing w:line="240" w:lineRule="exact"/>
              <w:jc w:val="center"/>
              <w:rPr>
                <w:rFonts w:cs="Arial" w:hint="eastAsia"/>
                <w:bCs/>
                <w:color w:val="000000" w:themeColor="text1"/>
                <w:sz w:val="18"/>
                <w:szCs w:val="18"/>
                <w:shd w:val="clear" w:color="auto" w:fill="FFFFFF"/>
              </w:rPr>
            </w:pPr>
            <w:r>
              <w:rPr>
                <w:rFonts w:cs="Arial"/>
                <w:bCs/>
                <w:color w:val="000000" w:themeColor="text1"/>
                <w:sz w:val="18"/>
                <w:szCs w:val="18"/>
                <w:shd w:val="clear" w:color="auto" w:fill="FFFFFF"/>
              </w:rPr>
              <w:t>63.48%</w:t>
            </w:r>
          </w:p>
        </w:tc>
        <w:tc>
          <w:tcPr>
            <w:tcW w:w="1417" w:type="dxa"/>
            <w:tcBorders>
              <w:top w:val="single" w:sz="4" w:space="0" w:color="31849B"/>
              <w:left w:val="single" w:sz="4" w:space="0" w:color="31849B"/>
              <w:bottom w:val="single" w:sz="4" w:space="0" w:color="31849B"/>
            </w:tcBorders>
            <w:vAlign w:val="center"/>
          </w:tcPr>
          <w:p w14:paraId="73DABBF9" w14:textId="77777777" w:rsidR="002E1676" w:rsidRDefault="00000000">
            <w:pPr>
              <w:widowControl w:val="0"/>
              <w:spacing w:line="240" w:lineRule="exact"/>
              <w:jc w:val="center"/>
              <w:rPr>
                <w:rFonts w:cs="Arial" w:hint="eastAsia"/>
                <w:bCs/>
                <w:color w:val="000000" w:themeColor="text1"/>
                <w:sz w:val="18"/>
                <w:szCs w:val="18"/>
                <w:shd w:val="clear" w:color="auto" w:fill="FFFFFF"/>
              </w:rPr>
            </w:pPr>
            <w:r>
              <w:rPr>
                <w:rFonts w:cs="Arial"/>
                <w:bCs/>
                <w:color w:val="000000" w:themeColor="text1"/>
                <w:sz w:val="18"/>
                <w:szCs w:val="18"/>
                <w:shd w:val="clear" w:color="auto" w:fill="FFFFFF"/>
              </w:rPr>
              <w:t>有潜在临床意义（用药相关）</w:t>
            </w:r>
          </w:p>
        </w:tc>
      </w:tr>
      <w:tr w:rsidR="002E1676" w14:paraId="4CFFA648" w14:textId="77777777">
        <w:trPr>
          <w:trHeight w:val="907"/>
        </w:trPr>
        <w:tc>
          <w:tcPr>
            <w:tcW w:w="1384" w:type="dxa"/>
            <w:tcBorders>
              <w:top w:val="single" w:sz="4" w:space="0" w:color="31849B"/>
              <w:bottom w:val="single" w:sz="4" w:space="0" w:color="31849B"/>
              <w:right w:val="single" w:sz="4" w:space="0" w:color="31849B"/>
            </w:tcBorders>
            <w:vAlign w:val="center"/>
          </w:tcPr>
          <w:p w14:paraId="6AE2961B" w14:textId="77777777" w:rsidR="002E1676" w:rsidRDefault="00000000">
            <w:pPr>
              <w:widowControl w:val="0"/>
              <w:spacing w:line="240" w:lineRule="exact"/>
              <w:jc w:val="center"/>
              <w:rPr>
                <w:rFonts w:cs="Arial" w:hint="eastAsia"/>
                <w:bCs/>
                <w:color w:val="000000" w:themeColor="text1"/>
                <w:sz w:val="18"/>
                <w:szCs w:val="18"/>
                <w:shd w:val="clear" w:color="auto" w:fill="FFFFFF"/>
              </w:rPr>
            </w:pPr>
            <w:r>
              <w:rPr>
                <w:rFonts w:cs="Arial"/>
                <w:bCs/>
                <w:i/>
                <w:iCs/>
                <w:color w:val="000000" w:themeColor="text1"/>
                <w:sz w:val="18"/>
                <w:szCs w:val="18"/>
                <w:shd w:val="clear" w:color="auto" w:fill="FFFFFF"/>
              </w:rPr>
              <w:t>TBC1D5</w:t>
            </w:r>
            <w:r>
              <w:rPr>
                <w:rFonts w:cs="Arial"/>
                <w:bCs/>
                <w:color w:val="000000" w:themeColor="text1"/>
                <w:sz w:val="18"/>
                <w:szCs w:val="18"/>
                <w:shd w:val="clear" w:color="auto" w:fill="FFFFFF"/>
              </w:rPr>
              <w:t xml:space="preserve"> </w:t>
            </w:r>
          </w:p>
        </w:tc>
        <w:tc>
          <w:tcPr>
            <w:tcW w:w="2268" w:type="dxa"/>
            <w:tcBorders>
              <w:top w:val="single" w:sz="4" w:space="0" w:color="31849B"/>
              <w:left w:val="single" w:sz="4" w:space="0" w:color="31849B"/>
              <w:bottom w:val="single" w:sz="4" w:space="0" w:color="31849B"/>
              <w:right w:val="single" w:sz="4" w:space="0" w:color="31849B"/>
            </w:tcBorders>
            <w:vAlign w:val="center"/>
          </w:tcPr>
          <w:p w14:paraId="11A5813F" w14:textId="77777777" w:rsidR="002E1676" w:rsidRDefault="00000000">
            <w:pPr>
              <w:widowControl w:val="0"/>
              <w:spacing w:line="240" w:lineRule="exact"/>
              <w:jc w:val="center"/>
              <w:rPr>
                <w:rFonts w:cs="Arial" w:hint="eastAsia"/>
                <w:bCs/>
                <w:color w:val="000000" w:themeColor="text1"/>
                <w:sz w:val="18"/>
                <w:szCs w:val="18"/>
                <w:shd w:val="clear" w:color="auto" w:fill="FFFFFF"/>
              </w:rPr>
            </w:pPr>
            <w:r>
              <w:rPr>
                <w:rFonts w:cs="Arial"/>
                <w:bCs/>
                <w:color w:val="000000" w:themeColor="text1"/>
                <w:sz w:val="18"/>
                <w:szCs w:val="18"/>
                <w:shd w:val="clear" w:color="auto" w:fill="FFFFFF"/>
              </w:rPr>
              <w:t>NM_001349074.2/NM_152653.4</w:t>
            </w:r>
          </w:p>
          <w:p w14:paraId="155C160C" w14:textId="77777777" w:rsidR="002E1676" w:rsidRDefault="00000000">
            <w:pPr>
              <w:widowControl w:val="0"/>
              <w:spacing w:line="240" w:lineRule="exact"/>
              <w:jc w:val="center"/>
              <w:rPr>
                <w:rFonts w:cs="Arial" w:hint="eastAsia"/>
                <w:bCs/>
                <w:color w:val="000000" w:themeColor="text1"/>
                <w:sz w:val="18"/>
                <w:szCs w:val="18"/>
                <w:shd w:val="clear" w:color="auto" w:fill="FFFFFF"/>
              </w:rPr>
            </w:pPr>
            <w:r>
              <w:rPr>
                <w:rFonts w:cs="Arial"/>
                <w:bCs/>
                <w:i/>
                <w:iCs/>
                <w:color w:val="000000" w:themeColor="text1"/>
                <w:sz w:val="18"/>
                <w:szCs w:val="18"/>
                <w:shd w:val="clear" w:color="auto" w:fill="FFFFFF"/>
              </w:rPr>
              <w:t>TBC1D5</w:t>
            </w:r>
            <w:r>
              <w:rPr>
                <w:rFonts w:cs="Arial"/>
                <w:bCs/>
                <w:color w:val="000000" w:themeColor="text1"/>
                <w:sz w:val="18"/>
                <w:szCs w:val="18"/>
                <w:shd w:val="clear" w:color="auto" w:fill="FFFFFF"/>
              </w:rPr>
              <w:t>-</w:t>
            </w:r>
            <w:r>
              <w:rPr>
                <w:rFonts w:cs="Arial"/>
                <w:bCs/>
                <w:i/>
                <w:iCs/>
                <w:color w:val="000000" w:themeColor="text1"/>
                <w:sz w:val="18"/>
                <w:szCs w:val="18"/>
                <w:shd w:val="clear" w:color="auto" w:fill="FFFFFF"/>
              </w:rPr>
              <w:t>UBE2E2</w:t>
            </w:r>
            <w:r>
              <w:rPr>
                <w:rFonts w:cs="Arial"/>
                <w:bCs/>
                <w:color w:val="000000" w:themeColor="text1"/>
                <w:sz w:val="18"/>
                <w:szCs w:val="18"/>
                <w:shd w:val="clear" w:color="auto" w:fill="FFFFFF"/>
              </w:rPr>
              <w:t>融合</w:t>
            </w:r>
          </w:p>
        </w:tc>
        <w:tc>
          <w:tcPr>
            <w:tcW w:w="1843" w:type="dxa"/>
            <w:tcBorders>
              <w:top w:val="single" w:sz="4" w:space="0" w:color="31849B"/>
              <w:left w:val="single" w:sz="4" w:space="0" w:color="31849B"/>
              <w:bottom w:val="single" w:sz="4" w:space="0" w:color="31849B"/>
              <w:right w:val="single" w:sz="4" w:space="0" w:color="31849B"/>
            </w:tcBorders>
            <w:vAlign w:val="center"/>
          </w:tcPr>
          <w:p w14:paraId="08C67AC4" w14:textId="77777777" w:rsidR="002E1676" w:rsidRDefault="00000000">
            <w:pPr>
              <w:widowControl w:val="0"/>
              <w:spacing w:line="240" w:lineRule="exact"/>
              <w:jc w:val="center"/>
              <w:rPr>
                <w:rFonts w:cs="Arial" w:hint="eastAsia"/>
                <w:bCs/>
                <w:color w:val="000000" w:themeColor="text1"/>
                <w:sz w:val="18"/>
                <w:szCs w:val="18"/>
                <w:shd w:val="clear" w:color="auto" w:fill="FFFFFF"/>
              </w:rPr>
            </w:pPr>
            <w:r>
              <w:rPr>
                <w:rFonts w:cs="Arial"/>
                <w:bCs/>
                <w:color w:val="000000" w:themeColor="text1"/>
                <w:sz w:val="18"/>
                <w:szCs w:val="18"/>
                <w:shd w:val="clear" w:color="auto" w:fill="FFFFFF"/>
              </w:rPr>
              <w:t>exon13-exon6</w:t>
            </w:r>
          </w:p>
        </w:tc>
        <w:tc>
          <w:tcPr>
            <w:tcW w:w="1417" w:type="dxa"/>
            <w:tcBorders>
              <w:top w:val="single" w:sz="4" w:space="0" w:color="31849B"/>
              <w:left w:val="single" w:sz="4" w:space="0" w:color="31849B"/>
              <w:bottom w:val="single" w:sz="4" w:space="0" w:color="31849B"/>
              <w:right w:val="single" w:sz="4" w:space="0" w:color="31849B"/>
            </w:tcBorders>
            <w:vAlign w:val="center"/>
          </w:tcPr>
          <w:p w14:paraId="416071B7" w14:textId="77777777" w:rsidR="002E1676" w:rsidRDefault="00000000">
            <w:pPr>
              <w:widowControl w:val="0"/>
              <w:spacing w:line="240" w:lineRule="exact"/>
              <w:jc w:val="center"/>
              <w:rPr>
                <w:rFonts w:cs="Arial" w:hint="eastAsia"/>
                <w:bCs/>
                <w:color w:val="000000" w:themeColor="text1"/>
                <w:sz w:val="18"/>
                <w:szCs w:val="18"/>
                <w:shd w:val="clear" w:color="auto" w:fill="FFFFFF"/>
              </w:rPr>
            </w:pPr>
            <w:r>
              <w:rPr>
                <w:rFonts w:cs="Arial"/>
                <w:bCs/>
                <w:color w:val="000000" w:themeColor="text1"/>
                <w:sz w:val="18"/>
                <w:szCs w:val="18"/>
                <w:shd w:val="clear" w:color="auto" w:fill="FFFFFF"/>
              </w:rPr>
              <w:t>融合</w:t>
            </w:r>
          </w:p>
        </w:tc>
        <w:tc>
          <w:tcPr>
            <w:tcW w:w="1418" w:type="dxa"/>
            <w:tcBorders>
              <w:top w:val="single" w:sz="4" w:space="0" w:color="31849B"/>
              <w:left w:val="single" w:sz="4" w:space="0" w:color="31849B"/>
              <w:bottom w:val="single" w:sz="4" w:space="0" w:color="31849B"/>
            </w:tcBorders>
            <w:vAlign w:val="center"/>
          </w:tcPr>
          <w:p w14:paraId="2BF76262" w14:textId="77777777" w:rsidR="002E1676" w:rsidRDefault="00000000">
            <w:pPr>
              <w:widowControl w:val="0"/>
              <w:spacing w:line="240" w:lineRule="exact"/>
              <w:jc w:val="center"/>
              <w:rPr>
                <w:rFonts w:cs="Arial" w:hint="eastAsia"/>
                <w:bCs/>
                <w:color w:val="000000" w:themeColor="text1"/>
                <w:sz w:val="18"/>
                <w:szCs w:val="18"/>
                <w:shd w:val="clear" w:color="auto" w:fill="FFFFFF"/>
              </w:rPr>
            </w:pPr>
            <w:r>
              <w:rPr>
                <w:rFonts w:cs="Arial"/>
                <w:bCs/>
                <w:color w:val="000000" w:themeColor="text1"/>
                <w:sz w:val="18"/>
                <w:szCs w:val="18"/>
                <w:shd w:val="clear" w:color="auto" w:fill="FFFFFF"/>
              </w:rPr>
              <w:t>96copies</w:t>
            </w:r>
          </w:p>
        </w:tc>
        <w:tc>
          <w:tcPr>
            <w:tcW w:w="1417" w:type="dxa"/>
            <w:tcBorders>
              <w:top w:val="single" w:sz="4" w:space="0" w:color="31849B"/>
              <w:left w:val="single" w:sz="4" w:space="0" w:color="31849B"/>
              <w:bottom w:val="single" w:sz="4" w:space="0" w:color="31849B"/>
            </w:tcBorders>
            <w:vAlign w:val="center"/>
          </w:tcPr>
          <w:p w14:paraId="4C860877" w14:textId="77777777" w:rsidR="002E1676" w:rsidRDefault="00000000">
            <w:pPr>
              <w:widowControl w:val="0"/>
              <w:spacing w:line="240" w:lineRule="exact"/>
              <w:jc w:val="center"/>
              <w:rPr>
                <w:rFonts w:cs="Arial" w:hint="eastAsia"/>
                <w:bCs/>
                <w:color w:val="000000" w:themeColor="text1"/>
                <w:sz w:val="18"/>
                <w:szCs w:val="18"/>
                <w:shd w:val="clear" w:color="auto" w:fill="FFFFFF"/>
              </w:rPr>
            </w:pPr>
            <w:r>
              <w:rPr>
                <w:rFonts w:cs="Arial"/>
                <w:bCs/>
                <w:color w:val="000000" w:themeColor="text1"/>
                <w:sz w:val="18"/>
                <w:szCs w:val="18"/>
                <w:shd w:val="clear" w:color="auto" w:fill="FFFFFF"/>
              </w:rPr>
              <w:t>临床意义不明确</w:t>
            </w:r>
          </w:p>
        </w:tc>
      </w:tr>
      <w:tr w:rsidR="002E1676" w14:paraId="11196E48" w14:textId="77777777">
        <w:trPr>
          <w:trHeight w:val="907"/>
        </w:trPr>
        <w:tc>
          <w:tcPr>
            <w:tcW w:w="1384" w:type="dxa"/>
            <w:tcBorders>
              <w:top w:val="single" w:sz="4" w:space="0" w:color="31849B"/>
              <w:bottom w:val="single" w:sz="4" w:space="0" w:color="31849B"/>
              <w:right w:val="single" w:sz="4" w:space="0" w:color="31849B"/>
            </w:tcBorders>
            <w:vAlign w:val="center"/>
          </w:tcPr>
          <w:p w14:paraId="069AE4F6" w14:textId="77777777" w:rsidR="002E1676" w:rsidRDefault="00000000">
            <w:pPr>
              <w:widowControl w:val="0"/>
              <w:spacing w:line="240" w:lineRule="exact"/>
              <w:jc w:val="center"/>
              <w:rPr>
                <w:rFonts w:cs="Arial" w:hint="eastAsia"/>
                <w:bCs/>
                <w:color w:val="000000" w:themeColor="text1"/>
                <w:sz w:val="18"/>
                <w:szCs w:val="18"/>
                <w:shd w:val="clear" w:color="auto" w:fill="FFFFFF"/>
              </w:rPr>
            </w:pPr>
            <w:r>
              <w:rPr>
                <w:rFonts w:cs="Arial"/>
                <w:bCs/>
                <w:i/>
                <w:iCs/>
                <w:color w:val="000000" w:themeColor="text1"/>
                <w:sz w:val="18"/>
                <w:szCs w:val="18"/>
                <w:shd w:val="clear" w:color="auto" w:fill="FFFFFF"/>
              </w:rPr>
              <w:t>UBE2E2</w:t>
            </w:r>
            <w:r>
              <w:rPr>
                <w:rFonts w:cs="Arial"/>
                <w:bCs/>
                <w:color w:val="000000" w:themeColor="text1"/>
                <w:sz w:val="18"/>
                <w:szCs w:val="18"/>
                <w:shd w:val="clear" w:color="auto" w:fill="FFFFFF"/>
              </w:rPr>
              <w:t xml:space="preserve"> </w:t>
            </w:r>
          </w:p>
        </w:tc>
        <w:tc>
          <w:tcPr>
            <w:tcW w:w="2268" w:type="dxa"/>
            <w:tcBorders>
              <w:top w:val="single" w:sz="4" w:space="0" w:color="31849B"/>
              <w:left w:val="single" w:sz="4" w:space="0" w:color="31849B"/>
              <w:bottom w:val="single" w:sz="4" w:space="0" w:color="31849B"/>
              <w:right w:val="single" w:sz="4" w:space="0" w:color="31849B"/>
            </w:tcBorders>
            <w:vAlign w:val="center"/>
          </w:tcPr>
          <w:p w14:paraId="7F4E6BCF" w14:textId="77777777" w:rsidR="002E1676" w:rsidRDefault="00000000">
            <w:pPr>
              <w:widowControl w:val="0"/>
              <w:spacing w:line="240" w:lineRule="exact"/>
              <w:jc w:val="center"/>
              <w:rPr>
                <w:rFonts w:cs="Arial" w:hint="eastAsia"/>
                <w:bCs/>
                <w:color w:val="000000" w:themeColor="text1"/>
                <w:sz w:val="18"/>
                <w:szCs w:val="18"/>
                <w:shd w:val="clear" w:color="auto" w:fill="FFFFFF"/>
              </w:rPr>
            </w:pPr>
            <w:r>
              <w:rPr>
                <w:rFonts w:cs="Arial"/>
                <w:bCs/>
                <w:color w:val="000000" w:themeColor="text1"/>
                <w:sz w:val="18"/>
                <w:szCs w:val="18"/>
                <w:shd w:val="clear" w:color="auto" w:fill="FFFFFF"/>
              </w:rPr>
              <w:t>NM_152653.4/NM_001375462.1</w:t>
            </w:r>
          </w:p>
          <w:p w14:paraId="7E8AD81C" w14:textId="77777777" w:rsidR="002E1676" w:rsidRDefault="00000000">
            <w:pPr>
              <w:widowControl w:val="0"/>
              <w:spacing w:line="240" w:lineRule="exact"/>
              <w:jc w:val="center"/>
              <w:rPr>
                <w:rFonts w:cs="Arial" w:hint="eastAsia"/>
                <w:bCs/>
                <w:color w:val="000000" w:themeColor="text1"/>
                <w:sz w:val="18"/>
                <w:szCs w:val="18"/>
                <w:shd w:val="clear" w:color="auto" w:fill="FFFFFF"/>
              </w:rPr>
            </w:pPr>
            <w:r>
              <w:rPr>
                <w:rFonts w:cs="Arial"/>
                <w:bCs/>
                <w:i/>
                <w:iCs/>
                <w:color w:val="000000" w:themeColor="text1"/>
                <w:sz w:val="18"/>
                <w:szCs w:val="18"/>
                <w:shd w:val="clear" w:color="auto" w:fill="FFFFFF"/>
              </w:rPr>
              <w:t>UBE2E2</w:t>
            </w:r>
            <w:r>
              <w:rPr>
                <w:rFonts w:cs="Arial"/>
                <w:bCs/>
                <w:color w:val="000000" w:themeColor="text1"/>
                <w:sz w:val="18"/>
                <w:szCs w:val="18"/>
                <w:shd w:val="clear" w:color="auto" w:fill="FFFFFF"/>
              </w:rPr>
              <w:t>-</w:t>
            </w:r>
            <w:r>
              <w:rPr>
                <w:rFonts w:cs="Arial"/>
                <w:bCs/>
                <w:i/>
                <w:iCs/>
                <w:color w:val="000000" w:themeColor="text1"/>
                <w:sz w:val="18"/>
                <w:szCs w:val="18"/>
                <w:shd w:val="clear" w:color="auto" w:fill="FFFFFF"/>
              </w:rPr>
              <w:t>LPP</w:t>
            </w:r>
            <w:r>
              <w:rPr>
                <w:rFonts w:cs="Arial"/>
                <w:bCs/>
                <w:color w:val="000000" w:themeColor="text1"/>
                <w:sz w:val="18"/>
                <w:szCs w:val="18"/>
                <w:shd w:val="clear" w:color="auto" w:fill="FFFFFF"/>
              </w:rPr>
              <w:t>融合</w:t>
            </w:r>
          </w:p>
        </w:tc>
        <w:tc>
          <w:tcPr>
            <w:tcW w:w="1843" w:type="dxa"/>
            <w:tcBorders>
              <w:top w:val="single" w:sz="4" w:space="0" w:color="31849B"/>
              <w:left w:val="single" w:sz="4" w:space="0" w:color="31849B"/>
              <w:bottom w:val="single" w:sz="4" w:space="0" w:color="31849B"/>
              <w:right w:val="single" w:sz="4" w:space="0" w:color="31849B"/>
            </w:tcBorders>
            <w:vAlign w:val="center"/>
          </w:tcPr>
          <w:p w14:paraId="2F91AA60" w14:textId="77777777" w:rsidR="002E1676" w:rsidRDefault="00000000">
            <w:pPr>
              <w:widowControl w:val="0"/>
              <w:spacing w:line="240" w:lineRule="exact"/>
              <w:jc w:val="center"/>
              <w:rPr>
                <w:rFonts w:cs="Arial" w:hint="eastAsia"/>
                <w:bCs/>
                <w:color w:val="000000" w:themeColor="text1"/>
                <w:sz w:val="18"/>
                <w:szCs w:val="18"/>
                <w:shd w:val="clear" w:color="auto" w:fill="FFFFFF"/>
              </w:rPr>
            </w:pPr>
            <w:r>
              <w:rPr>
                <w:rFonts w:cs="Arial"/>
                <w:bCs/>
                <w:color w:val="000000" w:themeColor="text1"/>
                <w:sz w:val="18"/>
                <w:szCs w:val="18"/>
                <w:shd w:val="clear" w:color="auto" w:fill="FFFFFF"/>
              </w:rPr>
              <w:t>exon4-exon4</w:t>
            </w:r>
          </w:p>
        </w:tc>
        <w:tc>
          <w:tcPr>
            <w:tcW w:w="1417" w:type="dxa"/>
            <w:tcBorders>
              <w:top w:val="single" w:sz="4" w:space="0" w:color="31849B"/>
              <w:left w:val="single" w:sz="4" w:space="0" w:color="31849B"/>
              <w:bottom w:val="single" w:sz="4" w:space="0" w:color="31849B"/>
              <w:right w:val="single" w:sz="4" w:space="0" w:color="31849B"/>
            </w:tcBorders>
            <w:vAlign w:val="center"/>
          </w:tcPr>
          <w:p w14:paraId="0241F6A0" w14:textId="77777777" w:rsidR="002E1676" w:rsidRDefault="00000000">
            <w:pPr>
              <w:widowControl w:val="0"/>
              <w:spacing w:line="240" w:lineRule="exact"/>
              <w:jc w:val="center"/>
              <w:rPr>
                <w:rFonts w:cs="Arial" w:hint="eastAsia"/>
                <w:bCs/>
                <w:color w:val="000000" w:themeColor="text1"/>
                <w:sz w:val="18"/>
                <w:szCs w:val="18"/>
                <w:shd w:val="clear" w:color="auto" w:fill="FFFFFF"/>
              </w:rPr>
            </w:pPr>
            <w:r>
              <w:rPr>
                <w:rFonts w:cs="Arial"/>
                <w:bCs/>
                <w:color w:val="000000" w:themeColor="text1"/>
                <w:sz w:val="18"/>
                <w:szCs w:val="18"/>
                <w:shd w:val="clear" w:color="auto" w:fill="FFFFFF"/>
              </w:rPr>
              <w:t>融合</w:t>
            </w:r>
          </w:p>
        </w:tc>
        <w:tc>
          <w:tcPr>
            <w:tcW w:w="1418" w:type="dxa"/>
            <w:tcBorders>
              <w:top w:val="single" w:sz="4" w:space="0" w:color="31849B"/>
              <w:left w:val="single" w:sz="4" w:space="0" w:color="31849B"/>
              <w:bottom w:val="single" w:sz="4" w:space="0" w:color="31849B"/>
            </w:tcBorders>
            <w:vAlign w:val="center"/>
          </w:tcPr>
          <w:p w14:paraId="379F121F" w14:textId="77777777" w:rsidR="002E1676" w:rsidRDefault="00000000">
            <w:pPr>
              <w:widowControl w:val="0"/>
              <w:spacing w:line="240" w:lineRule="exact"/>
              <w:jc w:val="center"/>
              <w:rPr>
                <w:rFonts w:cs="Arial" w:hint="eastAsia"/>
                <w:bCs/>
                <w:color w:val="000000" w:themeColor="text1"/>
                <w:sz w:val="18"/>
                <w:szCs w:val="18"/>
                <w:shd w:val="clear" w:color="auto" w:fill="FFFFFF"/>
              </w:rPr>
            </w:pPr>
            <w:r>
              <w:rPr>
                <w:rFonts w:cs="Arial"/>
                <w:bCs/>
                <w:color w:val="000000" w:themeColor="text1"/>
                <w:sz w:val="18"/>
                <w:szCs w:val="18"/>
                <w:shd w:val="clear" w:color="auto" w:fill="FFFFFF"/>
              </w:rPr>
              <w:t>46copies</w:t>
            </w:r>
          </w:p>
        </w:tc>
        <w:tc>
          <w:tcPr>
            <w:tcW w:w="1417" w:type="dxa"/>
            <w:tcBorders>
              <w:top w:val="single" w:sz="4" w:space="0" w:color="31849B"/>
              <w:left w:val="single" w:sz="4" w:space="0" w:color="31849B"/>
              <w:bottom w:val="single" w:sz="4" w:space="0" w:color="31849B"/>
            </w:tcBorders>
            <w:vAlign w:val="center"/>
          </w:tcPr>
          <w:p w14:paraId="6C86F95E" w14:textId="77777777" w:rsidR="002E1676" w:rsidRDefault="00000000">
            <w:pPr>
              <w:widowControl w:val="0"/>
              <w:spacing w:line="240" w:lineRule="exact"/>
              <w:jc w:val="center"/>
              <w:rPr>
                <w:rFonts w:cs="Arial" w:hint="eastAsia"/>
                <w:bCs/>
                <w:color w:val="000000" w:themeColor="text1"/>
                <w:sz w:val="18"/>
                <w:szCs w:val="18"/>
                <w:shd w:val="clear" w:color="auto" w:fill="FFFFFF"/>
              </w:rPr>
            </w:pPr>
            <w:r>
              <w:rPr>
                <w:rFonts w:cs="Arial"/>
                <w:bCs/>
                <w:color w:val="000000" w:themeColor="text1"/>
                <w:sz w:val="18"/>
                <w:szCs w:val="18"/>
                <w:shd w:val="clear" w:color="auto" w:fill="FFFFFF"/>
              </w:rPr>
              <w:t>临床意义不明确</w:t>
            </w:r>
          </w:p>
        </w:tc>
      </w:tr>
      <w:tr w:rsidR="002E1676" w14:paraId="733CBB77" w14:textId="77777777">
        <w:trPr>
          <w:trHeight w:val="907"/>
        </w:trPr>
        <w:tc>
          <w:tcPr>
            <w:tcW w:w="1384" w:type="dxa"/>
            <w:tcBorders>
              <w:top w:val="single" w:sz="4" w:space="0" w:color="31849B"/>
              <w:bottom w:val="single" w:sz="4" w:space="0" w:color="31849B"/>
              <w:right w:val="single" w:sz="4" w:space="0" w:color="31849B"/>
            </w:tcBorders>
            <w:vAlign w:val="center"/>
          </w:tcPr>
          <w:p w14:paraId="17A87FA0" w14:textId="77777777" w:rsidR="002E1676" w:rsidRDefault="00000000">
            <w:pPr>
              <w:widowControl w:val="0"/>
              <w:spacing w:line="240" w:lineRule="exact"/>
              <w:jc w:val="center"/>
              <w:rPr>
                <w:rFonts w:cs="Arial" w:hint="eastAsia"/>
                <w:bCs/>
                <w:color w:val="000000" w:themeColor="text1"/>
                <w:sz w:val="18"/>
                <w:szCs w:val="18"/>
                <w:shd w:val="clear" w:color="auto" w:fill="FFFFFF"/>
              </w:rPr>
            </w:pPr>
            <w:r>
              <w:rPr>
                <w:rFonts w:cs="Arial"/>
                <w:bCs/>
                <w:i/>
                <w:iCs/>
                <w:color w:val="000000" w:themeColor="text1"/>
                <w:sz w:val="18"/>
                <w:szCs w:val="18"/>
                <w:shd w:val="clear" w:color="auto" w:fill="FFFFFF"/>
              </w:rPr>
              <w:t>CRBN</w:t>
            </w:r>
            <w:r>
              <w:rPr>
                <w:rFonts w:cs="Arial"/>
                <w:bCs/>
                <w:color w:val="000000" w:themeColor="text1"/>
                <w:sz w:val="18"/>
                <w:szCs w:val="18"/>
                <w:shd w:val="clear" w:color="auto" w:fill="FFFFFF"/>
              </w:rPr>
              <w:t xml:space="preserve"> </w:t>
            </w:r>
          </w:p>
        </w:tc>
        <w:tc>
          <w:tcPr>
            <w:tcW w:w="2268" w:type="dxa"/>
            <w:tcBorders>
              <w:top w:val="single" w:sz="4" w:space="0" w:color="31849B"/>
              <w:left w:val="single" w:sz="4" w:space="0" w:color="31849B"/>
              <w:bottom w:val="single" w:sz="4" w:space="0" w:color="31849B"/>
              <w:right w:val="single" w:sz="4" w:space="0" w:color="31849B"/>
            </w:tcBorders>
            <w:vAlign w:val="center"/>
          </w:tcPr>
          <w:p w14:paraId="3634CAD5" w14:textId="77777777" w:rsidR="002E1676" w:rsidRDefault="00000000">
            <w:pPr>
              <w:widowControl w:val="0"/>
              <w:spacing w:line="240" w:lineRule="exact"/>
              <w:jc w:val="center"/>
              <w:rPr>
                <w:rFonts w:cs="Arial" w:hint="eastAsia"/>
                <w:bCs/>
                <w:color w:val="000000" w:themeColor="text1"/>
                <w:sz w:val="18"/>
                <w:szCs w:val="18"/>
                <w:shd w:val="clear" w:color="auto" w:fill="FFFFFF"/>
              </w:rPr>
            </w:pPr>
            <w:r>
              <w:rPr>
                <w:rFonts w:cs="Arial"/>
                <w:bCs/>
                <w:color w:val="000000" w:themeColor="text1"/>
                <w:sz w:val="18"/>
                <w:szCs w:val="18"/>
                <w:shd w:val="clear" w:color="auto" w:fill="FFFFFF"/>
              </w:rPr>
              <w:t>NM_016302.4/NM_001289080.2</w:t>
            </w:r>
          </w:p>
          <w:p w14:paraId="22561F94" w14:textId="77777777" w:rsidR="002E1676" w:rsidRDefault="00000000">
            <w:pPr>
              <w:widowControl w:val="0"/>
              <w:spacing w:line="240" w:lineRule="exact"/>
              <w:jc w:val="center"/>
              <w:rPr>
                <w:rFonts w:cs="Arial" w:hint="eastAsia"/>
                <w:bCs/>
                <w:color w:val="000000" w:themeColor="text1"/>
                <w:sz w:val="18"/>
                <w:szCs w:val="18"/>
                <w:shd w:val="clear" w:color="auto" w:fill="FFFFFF"/>
              </w:rPr>
            </w:pPr>
            <w:r>
              <w:rPr>
                <w:rFonts w:cs="Arial"/>
                <w:bCs/>
                <w:i/>
                <w:iCs/>
                <w:color w:val="000000" w:themeColor="text1"/>
                <w:sz w:val="18"/>
                <w:szCs w:val="18"/>
                <w:shd w:val="clear" w:color="auto" w:fill="FFFFFF"/>
              </w:rPr>
              <w:t>CRBN</w:t>
            </w:r>
            <w:r>
              <w:rPr>
                <w:rFonts w:cs="Arial"/>
                <w:bCs/>
                <w:color w:val="000000" w:themeColor="text1"/>
                <w:sz w:val="18"/>
                <w:szCs w:val="18"/>
                <w:shd w:val="clear" w:color="auto" w:fill="FFFFFF"/>
              </w:rPr>
              <w:t>-</w:t>
            </w:r>
            <w:r>
              <w:rPr>
                <w:rFonts w:cs="Arial"/>
                <w:bCs/>
                <w:i/>
                <w:iCs/>
                <w:color w:val="000000" w:themeColor="text1"/>
                <w:sz w:val="18"/>
                <w:szCs w:val="18"/>
                <w:shd w:val="clear" w:color="auto" w:fill="FFFFFF"/>
              </w:rPr>
              <w:t>CNTN6</w:t>
            </w:r>
            <w:r>
              <w:rPr>
                <w:rFonts w:cs="Arial"/>
                <w:bCs/>
                <w:color w:val="000000" w:themeColor="text1"/>
                <w:sz w:val="18"/>
                <w:szCs w:val="18"/>
                <w:shd w:val="clear" w:color="auto" w:fill="FFFFFF"/>
              </w:rPr>
              <w:t>融合</w:t>
            </w:r>
          </w:p>
        </w:tc>
        <w:tc>
          <w:tcPr>
            <w:tcW w:w="1843" w:type="dxa"/>
            <w:tcBorders>
              <w:top w:val="single" w:sz="4" w:space="0" w:color="31849B"/>
              <w:left w:val="single" w:sz="4" w:space="0" w:color="31849B"/>
              <w:bottom w:val="single" w:sz="4" w:space="0" w:color="31849B"/>
              <w:right w:val="single" w:sz="4" w:space="0" w:color="31849B"/>
            </w:tcBorders>
            <w:vAlign w:val="center"/>
          </w:tcPr>
          <w:p w14:paraId="5D062E35" w14:textId="77777777" w:rsidR="002E1676" w:rsidRDefault="00000000">
            <w:pPr>
              <w:widowControl w:val="0"/>
              <w:spacing w:line="240" w:lineRule="exact"/>
              <w:jc w:val="center"/>
              <w:rPr>
                <w:rFonts w:cs="Arial" w:hint="eastAsia"/>
                <w:bCs/>
                <w:color w:val="000000" w:themeColor="text1"/>
                <w:sz w:val="18"/>
                <w:szCs w:val="18"/>
                <w:shd w:val="clear" w:color="auto" w:fill="FFFFFF"/>
              </w:rPr>
            </w:pPr>
            <w:r>
              <w:rPr>
                <w:rFonts w:cs="Arial"/>
                <w:bCs/>
                <w:color w:val="000000" w:themeColor="text1"/>
                <w:sz w:val="18"/>
                <w:szCs w:val="18"/>
                <w:shd w:val="clear" w:color="auto" w:fill="FFFFFF"/>
              </w:rPr>
              <w:t>exon1-exon2</w:t>
            </w:r>
          </w:p>
        </w:tc>
        <w:tc>
          <w:tcPr>
            <w:tcW w:w="1417" w:type="dxa"/>
            <w:tcBorders>
              <w:top w:val="single" w:sz="4" w:space="0" w:color="31849B"/>
              <w:left w:val="single" w:sz="4" w:space="0" w:color="31849B"/>
              <w:bottom w:val="single" w:sz="4" w:space="0" w:color="31849B"/>
              <w:right w:val="single" w:sz="4" w:space="0" w:color="31849B"/>
            </w:tcBorders>
            <w:vAlign w:val="center"/>
          </w:tcPr>
          <w:p w14:paraId="51277EFF" w14:textId="77777777" w:rsidR="002E1676" w:rsidRDefault="00000000">
            <w:pPr>
              <w:widowControl w:val="0"/>
              <w:spacing w:line="240" w:lineRule="exact"/>
              <w:jc w:val="center"/>
              <w:rPr>
                <w:rFonts w:cs="Arial" w:hint="eastAsia"/>
                <w:bCs/>
                <w:color w:val="000000" w:themeColor="text1"/>
                <w:sz w:val="18"/>
                <w:szCs w:val="18"/>
                <w:shd w:val="clear" w:color="auto" w:fill="FFFFFF"/>
              </w:rPr>
            </w:pPr>
            <w:r>
              <w:rPr>
                <w:rFonts w:cs="Arial"/>
                <w:bCs/>
                <w:color w:val="000000" w:themeColor="text1"/>
                <w:sz w:val="18"/>
                <w:szCs w:val="18"/>
                <w:shd w:val="clear" w:color="auto" w:fill="FFFFFF"/>
              </w:rPr>
              <w:t>融合</w:t>
            </w:r>
          </w:p>
        </w:tc>
        <w:tc>
          <w:tcPr>
            <w:tcW w:w="1418" w:type="dxa"/>
            <w:tcBorders>
              <w:top w:val="single" w:sz="4" w:space="0" w:color="31849B"/>
              <w:left w:val="single" w:sz="4" w:space="0" w:color="31849B"/>
              <w:bottom w:val="single" w:sz="4" w:space="0" w:color="31849B"/>
            </w:tcBorders>
            <w:vAlign w:val="center"/>
          </w:tcPr>
          <w:p w14:paraId="733FCB02" w14:textId="77777777" w:rsidR="002E1676" w:rsidRDefault="00000000">
            <w:pPr>
              <w:widowControl w:val="0"/>
              <w:spacing w:line="240" w:lineRule="exact"/>
              <w:jc w:val="center"/>
              <w:rPr>
                <w:rFonts w:cs="Arial" w:hint="eastAsia"/>
                <w:bCs/>
                <w:color w:val="000000" w:themeColor="text1"/>
                <w:sz w:val="18"/>
                <w:szCs w:val="18"/>
                <w:shd w:val="clear" w:color="auto" w:fill="FFFFFF"/>
              </w:rPr>
            </w:pPr>
            <w:r>
              <w:rPr>
                <w:rFonts w:cs="Arial"/>
                <w:bCs/>
                <w:color w:val="000000" w:themeColor="text1"/>
                <w:sz w:val="18"/>
                <w:szCs w:val="18"/>
                <w:shd w:val="clear" w:color="auto" w:fill="FFFFFF"/>
              </w:rPr>
              <w:t>23copies</w:t>
            </w:r>
          </w:p>
        </w:tc>
        <w:tc>
          <w:tcPr>
            <w:tcW w:w="1417" w:type="dxa"/>
            <w:tcBorders>
              <w:top w:val="single" w:sz="4" w:space="0" w:color="31849B"/>
              <w:left w:val="single" w:sz="4" w:space="0" w:color="31849B"/>
              <w:bottom w:val="single" w:sz="4" w:space="0" w:color="31849B"/>
            </w:tcBorders>
            <w:vAlign w:val="center"/>
          </w:tcPr>
          <w:p w14:paraId="715C0BC7" w14:textId="77777777" w:rsidR="002E1676" w:rsidRDefault="00000000">
            <w:pPr>
              <w:widowControl w:val="0"/>
              <w:spacing w:line="240" w:lineRule="exact"/>
              <w:jc w:val="center"/>
              <w:rPr>
                <w:rFonts w:cs="Arial" w:hint="eastAsia"/>
                <w:bCs/>
                <w:color w:val="000000" w:themeColor="text1"/>
                <w:sz w:val="18"/>
                <w:szCs w:val="18"/>
                <w:shd w:val="clear" w:color="auto" w:fill="FFFFFF"/>
              </w:rPr>
            </w:pPr>
            <w:r>
              <w:rPr>
                <w:rFonts w:cs="Arial"/>
                <w:bCs/>
                <w:color w:val="000000" w:themeColor="text1"/>
                <w:sz w:val="18"/>
                <w:szCs w:val="18"/>
                <w:shd w:val="clear" w:color="auto" w:fill="FFFFFF"/>
              </w:rPr>
              <w:t>临床意义不明确</w:t>
            </w:r>
          </w:p>
        </w:tc>
      </w:tr>
      <w:tr w:rsidR="002E1676" w14:paraId="020F74B9" w14:textId="77777777">
        <w:trPr>
          <w:trHeight w:val="907"/>
        </w:trPr>
        <w:tc>
          <w:tcPr>
            <w:tcW w:w="1384" w:type="dxa"/>
            <w:tcBorders>
              <w:top w:val="single" w:sz="4" w:space="0" w:color="31849B"/>
              <w:bottom w:val="single" w:sz="4" w:space="0" w:color="31849B"/>
              <w:right w:val="single" w:sz="4" w:space="0" w:color="31849B"/>
            </w:tcBorders>
            <w:vAlign w:val="center"/>
          </w:tcPr>
          <w:p w14:paraId="7BF0ACE7" w14:textId="77777777" w:rsidR="002E1676" w:rsidRDefault="00000000">
            <w:pPr>
              <w:widowControl w:val="0"/>
              <w:spacing w:line="240" w:lineRule="exact"/>
              <w:jc w:val="center"/>
              <w:rPr>
                <w:rFonts w:cs="Arial" w:hint="eastAsia"/>
                <w:bCs/>
                <w:color w:val="000000" w:themeColor="text1"/>
                <w:sz w:val="18"/>
                <w:szCs w:val="18"/>
                <w:shd w:val="clear" w:color="auto" w:fill="FFFFFF"/>
              </w:rPr>
            </w:pPr>
            <w:r>
              <w:rPr>
                <w:rFonts w:cs="Arial"/>
                <w:bCs/>
                <w:i/>
                <w:iCs/>
                <w:color w:val="000000" w:themeColor="text1"/>
                <w:sz w:val="18"/>
                <w:szCs w:val="18"/>
                <w:shd w:val="clear" w:color="auto" w:fill="FFFFFF"/>
              </w:rPr>
              <w:t>CNOT1</w:t>
            </w:r>
            <w:r>
              <w:rPr>
                <w:rFonts w:cs="Arial"/>
                <w:bCs/>
                <w:color w:val="000000" w:themeColor="text1"/>
                <w:sz w:val="18"/>
                <w:szCs w:val="18"/>
                <w:shd w:val="clear" w:color="auto" w:fill="FFFFFF"/>
              </w:rPr>
              <w:t xml:space="preserve"> </w:t>
            </w:r>
          </w:p>
        </w:tc>
        <w:tc>
          <w:tcPr>
            <w:tcW w:w="2268" w:type="dxa"/>
            <w:tcBorders>
              <w:top w:val="single" w:sz="4" w:space="0" w:color="31849B"/>
              <w:left w:val="single" w:sz="4" w:space="0" w:color="31849B"/>
              <w:bottom w:val="single" w:sz="4" w:space="0" w:color="31849B"/>
              <w:right w:val="single" w:sz="4" w:space="0" w:color="31849B"/>
            </w:tcBorders>
            <w:vAlign w:val="center"/>
          </w:tcPr>
          <w:p w14:paraId="5B2610AE" w14:textId="77777777" w:rsidR="002E1676" w:rsidRDefault="00000000">
            <w:pPr>
              <w:widowControl w:val="0"/>
              <w:spacing w:line="240" w:lineRule="exact"/>
              <w:jc w:val="center"/>
              <w:rPr>
                <w:rFonts w:cs="Arial" w:hint="eastAsia"/>
                <w:bCs/>
                <w:color w:val="000000" w:themeColor="text1"/>
                <w:sz w:val="18"/>
                <w:szCs w:val="18"/>
                <w:shd w:val="clear" w:color="auto" w:fill="FFFFFF"/>
              </w:rPr>
            </w:pPr>
            <w:r>
              <w:rPr>
                <w:rFonts w:cs="Arial"/>
                <w:bCs/>
                <w:color w:val="000000" w:themeColor="text1"/>
                <w:sz w:val="18"/>
                <w:szCs w:val="18"/>
                <w:shd w:val="clear" w:color="auto" w:fill="FFFFFF"/>
              </w:rPr>
              <w:t>NM_016284.5/NM_016284.5</w:t>
            </w:r>
          </w:p>
          <w:p w14:paraId="5E5AB94D" w14:textId="77777777" w:rsidR="002E1676" w:rsidRDefault="00000000">
            <w:pPr>
              <w:widowControl w:val="0"/>
              <w:spacing w:line="240" w:lineRule="exact"/>
              <w:jc w:val="center"/>
              <w:rPr>
                <w:rFonts w:cs="Arial" w:hint="eastAsia"/>
                <w:bCs/>
                <w:color w:val="000000" w:themeColor="text1"/>
                <w:sz w:val="18"/>
                <w:szCs w:val="18"/>
                <w:shd w:val="clear" w:color="auto" w:fill="FFFFFF"/>
              </w:rPr>
            </w:pPr>
            <w:r>
              <w:rPr>
                <w:rFonts w:cs="Arial"/>
                <w:bCs/>
                <w:i/>
                <w:iCs/>
                <w:color w:val="000000" w:themeColor="text1"/>
                <w:sz w:val="18"/>
                <w:szCs w:val="18"/>
                <w:shd w:val="clear" w:color="auto" w:fill="FFFFFF"/>
              </w:rPr>
              <w:t>CNOT1</w:t>
            </w:r>
            <w:r>
              <w:rPr>
                <w:rFonts w:cs="Arial"/>
                <w:bCs/>
                <w:color w:val="000000" w:themeColor="text1"/>
                <w:sz w:val="18"/>
                <w:szCs w:val="18"/>
                <w:shd w:val="clear" w:color="auto" w:fill="FFFFFF"/>
              </w:rPr>
              <w:t>-</w:t>
            </w:r>
            <w:r>
              <w:rPr>
                <w:rFonts w:cs="Arial"/>
                <w:bCs/>
                <w:i/>
                <w:iCs/>
                <w:color w:val="000000" w:themeColor="text1"/>
                <w:sz w:val="18"/>
                <w:szCs w:val="18"/>
                <w:shd w:val="clear" w:color="auto" w:fill="FFFFFF"/>
              </w:rPr>
              <w:t>CNOT1</w:t>
            </w:r>
            <w:r>
              <w:rPr>
                <w:rFonts w:cs="Arial"/>
                <w:bCs/>
                <w:color w:val="000000" w:themeColor="text1"/>
                <w:sz w:val="18"/>
                <w:szCs w:val="18"/>
                <w:shd w:val="clear" w:color="auto" w:fill="FFFFFF"/>
              </w:rPr>
              <w:t>融合</w:t>
            </w:r>
          </w:p>
        </w:tc>
        <w:tc>
          <w:tcPr>
            <w:tcW w:w="1843" w:type="dxa"/>
            <w:tcBorders>
              <w:top w:val="single" w:sz="4" w:space="0" w:color="31849B"/>
              <w:left w:val="single" w:sz="4" w:space="0" w:color="31849B"/>
              <w:bottom w:val="single" w:sz="4" w:space="0" w:color="31849B"/>
              <w:right w:val="single" w:sz="4" w:space="0" w:color="31849B"/>
            </w:tcBorders>
            <w:vAlign w:val="center"/>
          </w:tcPr>
          <w:p w14:paraId="5983B3DC" w14:textId="77777777" w:rsidR="002E1676" w:rsidRDefault="00000000">
            <w:pPr>
              <w:widowControl w:val="0"/>
              <w:spacing w:line="240" w:lineRule="exact"/>
              <w:jc w:val="center"/>
              <w:rPr>
                <w:rFonts w:cs="Arial" w:hint="eastAsia"/>
                <w:bCs/>
                <w:color w:val="000000" w:themeColor="text1"/>
                <w:sz w:val="18"/>
                <w:szCs w:val="18"/>
                <w:shd w:val="clear" w:color="auto" w:fill="FFFFFF"/>
              </w:rPr>
            </w:pPr>
            <w:r>
              <w:rPr>
                <w:rFonts w:cs="Arial"/>
                <w:bCs/>
                <w:color w:val="000000" w:themeColor="text1"/>
                <w:sz w:val="18"/>
                <w:szCs w:val="18"/>
                <w:shd w:val="clear" w:color="auto" w:fill="FFFFFF"/>
              </w:rPr>
              <w:t>exon17-exon17</w:t>
            </w:r>
          </w:p>
        </w:tc>
        <w:tc>
          <w:tcPr>
            <w:tcW w:w="1417" w:type="dxa"/>
            <w:tcBorders>
              <w:top w:val="single" w:sz="4" w:space="0" w:color="31849B"/>
              <w:left w:val="single" w:sz="4" w:space="0" w:color="31849B"/>
              <w:bottom w:val="single" w:sz="4" w:space="0" w:color="31849B"/>
              <w:right w:val="single" w:sz="4" w:space="0" w:color="31849B"/>
            </w:tcBorders>
            <w:vAlign w:val="center"/>
          </w:tcPr>
          <w:p w14:paraId="2C97E68D" w14:textId="77777777" w:rsidR="002E1676" w:rsidRDefault="00000000">
            <w:pPr>
              <w:widowControl w:val="0"/>
              <w:spacing w:line="240" w:lineRule="exact"/>
              <w:jc w:val="center"/>
              <w:rPr>
                <w:rFonts w:cs="Arial" w:hint="eastAsia"/>
                <w:bCs/>
                <w:color w:val="000000" w:themeColor="text1"/>
                <w:sz w:val="18"/>
                <w:szCs w:val="18"/>
                <w:shd w:val="clear" w:color="auto" w:fill="FFFFFF"/>
              </w:rPr>
            </w:pPr>
            <w:r>
              <w:rPr>
                <w:rFonts w:cs="Arial"/>
                <w:bCs/>
                <w:color w:val="000000" w:themeColor="text1"/>
                <w:sz w:val="18"/>
                <w:szCs w:val="18"/>
                <w:shd w:val="clear" w:color="auto" w:fill="FFFFFF"/>
              </w:rPr>
              <w:t>融合</w:t>
            </w:r>
          </w:p>
        </w:tc>
        <w:tc>
          <w:tcPr>
            <w:tcW w:w="1418" w:type="dxa"/>
            <w:tcBorders>
              <w:top w:val="single" w:sz="4" w:space="0" w:color="31849B"/>
              <w:left w:val="single" w:sz="4" w:space="0" w:color="31849B"/>
              <w:bottom w:val="single" w:sz="4" w:space="0" w:color="31849B"/>
            </w:tcBorders>
            <w:vAlign w:val="center"/>
          </w:tcPr>
          <w:p w14:paraId="5A746AB7" w14:textId="77777777" w:rsidR="002E1676" w:rsidRDefault="00000000">
            <w:pPr>
              <w:widowControl w:val="0"/>
              <w:spacing w:line="240" w:lineRule="exact"/>
              <w:jc w:val="center"/>
              <w:rPr>
                <w:rFonts w:cs="Arial" w:hint="eastAsia"/>
                <w:bCs/>
                <w:color w:val="000000" w:themeColor="text1"/>
                <w:sz w:val="18"/>
                <w:szCs w:val="18"/>
                <w:shd w:val="clear" w:color="auto" w:fill="FFFFFF"/>
              </w:rPr>
            </w:pPr>
            <w:r>
              <w:rPr>
                <w:rFonts w:cs="Arial"/>
                <w:bCs/>
                <w:color w:val="000000" w:themeColor="text1"/>
                <w:sz w:val="18"/>
                <w:szCs w:val="18"/>
                <w:shd w:val="clear" w:color="auto" w:fill="FFFFFF"/>
              </w:rPr>
              <w:t>20copies</w:t>
            </w:r>
          </w:p>
        </w:tc>
        <w:tc>
          <w:tcPr>
            <w:tcW w:w="1417" w:type="dxa"/>
            <w:tcBorders>
              <w:top w:val="single" w:sz="4" w:space="0" w:color="31849B"/>
              <w:left w:val="single" w:sz="4" w:space="0" w:color="31849B"/>
              <w:bottom w:val="single" w:sz="4" w:space="0" w:color="31849B"/>
            </w:tcBorders>
            <w:vAlign w:val="center"/>
          </w:tcPr>
          <w:p w14:paraId="3F2ED0DD" w14:textId="77777777" w:rsidR="002E1676" w:rsidRDefault="00000000">
            <w:pPr>
              <w:widowControl w:val="0"/>
              <w:spacing w:line="240" w:lineRule="exact"/>
              <w:jc w:val="center"/>
              <w:rPr>
                <w:rFonts w:cs="Arial" w:hint="eastAsia"/>
                <w:bCs/>
                <w:color w:val="000000" w:themeColor="text1"/>
                <w:sz w:val="18"/>
                <w:szCs w:val="18"/>
                <w:shd w:val="clear" w:color="auto" w:fill="FFFFFF"/>
              </w:rPr>
            </w:pPr>
            <w:r>
              <w:rPr>
                <w:rFonts w:cs="Arial"/>
                <w:bCs/>
                <w:color w:val="000000" w:themeColor="text1"/>
                <w:sz w:val="18"/>
                <w:szCs w:val="18"/>
                <w:shd w:val="clear" w:color="auto" w:fill="FFFFFF"/>
              </w:rPr>
              <w:t>临床意义不明确</w:t>
            </w:r>
          </w:p>
        </w:tc>
      </w:tr>
      <w:tr w:rsidR="002E1676" w14:paraId="10FCF2F9" w14:textId="77777777">
        <w:trPr>
          <w:trHeight w:val="907"/>
        </w:trPr>
        <w:tc>
          <w:tcPr>
            <w:tcW w:w="1384" w:type="dxa"/>
            <w:tcBorders>
              <w:top w:val="single" w:sz="4" w:space="0" w:color="31849B"/>
              <w:bottom w:val="single" w:sz="4" w:space="0" w:color="31849B"/>
              <w:right w:val="single" w:sz="4" w:space="0" w:color="31849B"/>
            </w:tcBorders>
            <w:vAlign w:val="center"/>
          </w:tcPr>
          <w:p w14:paraId="25FD86CB" w14:textId="77777777" w:rsidR="002E1676" w:rsidRDefault="00000000">
            <w:pPr>
              <w:widowControl w:val="0"/>
              <w:spacing w:line="240" w:lineRule="exact"/>
              <w:jc w:val="center"/>
              <w:rPr>
                <w:rFonts w:cs="Arial" w:hint="eastAsia"/>
                <w:bCs/>
                <w:color w:val="000000" w:themeColor="text1"/>
                <w:sz w:val="18"/>
                <w:szCs w:val="18"/>
                <w:shd w:val="clear" w:color="auto" w:fill="FFFFFF"/>
              </w:rPr>
            </w:pPr>
            <w:r>
              <w:rPr>
                <w:rFonts w:cs="Arial"/>
                <w:bCs/>
                <w:i/>
                <w:iCs/>
                <w:color w:val="000000" w:themeColor="text1"/>
                <w:sz w:val="18"/>
                <w:szCs w:val="18"/>
                <w:shd w:val="clear" w:color="auto" w:fill="FFFFFF"/>
              </w:rPr>
              <w:t>RORA</w:t>
            </w:r>
            <w:r>
              <w:rPr>
                <w:rFonts w:cs="Arial"/>
                <w:bCs/>
                <w:color w:val="000000" w:themeColor="text1"/>
                <w:sz w:val="18"/>
                <w:szCs w:val="18"/>
                <w:shd w:val="clear" w:color="auto" w:fill="FFFFFF"/>
              </w:rPr>
              <w:t xml:space="preserve"> </w:t>
            </w:r>
          </w:p>
        </w:tc>
        <w:tc>
          <w:tcPr>
            <w:tcW w:w="2268" w:type="dxa"/>
            <w:tcBorders>
              <w:top w:val="single" w:sz="4" w:space="0" w:color="31849B"/>
              <w:left w:val="single" w:sz="4" w:space="0" w:color="31849B"/>
              <w:bottom w:val="single" w:sz="4" w:space="0" w:color="31849B"/>
              <w:right w:val="single" w:sz="4" w:space="0" w:color="31849B"/>
            </w:tcBorders>
            <w:vAlign w:val="center"/>
          </w:tcPr>
          <w:p w14:paraId="0A28EC53" w14:textId="77777777" w:rsidR="002E1676" w:rsidRDefault="00000000">
            <w:pPr>
              <w:widowControl w:val="0"/>
              <w:spacing w:line="240" w:lineRule="exact"/>
              <w:jc w:val="center"/>
              <w:rPr>
                <w:rFonts w:cs="Arial" w:hint="eastAsia"/>
                <w:bCs/>
                <w:color w:val="000000" w:themeColor="text1"/>
                <w:sz w:val="18"/>
                <w:szCs w:val="18"/>
                <w:shd w:val="clear" w:color="auto" w:fill="FFFFFF"/>
              </w:rPr>
            </w:pPr>
            <w:r>
              <w:rPr>
                <w:rFonts w:cs="Arial"/>
                <w:bCs/>
                <w:color w:val="000000" w:themeColor="text1"/>
                <w:sz w:val="18"/>
                <w:szCs w:val="18"/>
                <w:shd w:val="clear" w:color="auto" w:fill="FFFFFF"/>
              </w:rPr>
              <w:t>NM_134261.3/NM_001218.5</w:t>
            </w:r>
          </w:p>
          <w:p w14:paraId="5EFED6B6" w14:textId="77777777" w:rsidR="002E1676" w:rsidRDefault="00000000">
            <w:pPr>
              <w:widowControl w:val="0"/>
              <w:spacing w:line="240" w:lineRule="exact"/>
              <w:jc w:val="center"/>
              <w:rPr>
                <w:rFonts w:cs="Arial" w:hint="eastAsia"/>
                <w:bCs/>
                <w:color w:val="000000" w:themeColor="text1"/>
                <w:sz w:val="18"/>
                <w:szCs w:val="18"/>
                <w:shd w:val="clear" w:color="auto" w:fill="FFFFFF"/>
              </w:rPr>
            </w:pPr>
            <w:r>
              <w:rPr>
                <w:rFonts w:cs="Arial"/>
                <w:bCs/>
                <w:i/>
                <w:iCs/>
                <w:color w:val="000000" w:themeColor="text1"/>
                <w:sz w:val="18"/>
                <w:szCs w:val="18"/>
                <w:shd w:val="clear" w:color="auto" w:fill="FFFFFF"/>
              </w:rPr>
              <w:t>RORA</w:t>
            </w:r>
            <w:r>
              <w:rPr>
                <w:rFonts w:cs="Arial"/>
                <w:bCs/>
                <w:color w:val="000000" w:themeColor="text1"/>
                <w:sz w:val="18"/>
                <w:szCs w:val="18"/>
                <w:shd w:val="clear" w:color="auto" w:fill="FFFFFF"/>
              </w:rPr>
              <w:t>-</w:t>
            </w:r>
            <w:r>
              <w:rPr>
                <w:rFonts w:cs="Arial"/>
                <w:bCs/>
                <w:i/>
                <w:iCs/>
                <w:color w:val="000000" w:themeColor="text1"/>
                <w:sz w:val="18"/>
                <w:szCs w:val="18"/>
                <w:shd w:val="clear" w:color="auto" w:fill="FFFFFF"/>
              </w:rPr>
              <w:t>CA12</w:t>
            </w:r>
            <w:r>
              <w:rPr>
                <w:rFonts w:cs="Arial"/>
                <w:bCs/>
                <w:color w:val="000000" w:themeColor="text1"/>
                <w:sz w:val="18"/>
                <w:szCs w:val="18"/>
                <w:shd w:val="clear" w:color="auto" w:fill="FFFFFF"/>
              </w:rPr>
              <w:t>融合</w:t>
            </w:r>
          </w:p>
        </w:tc>
        <w:tc>
          <w:tcPr>
            <w:tcW w:w="1843" w:type="dxa"/>
            <w:tcBorders>
              <w:top w:val="single" w:sz="4" w:space="0" w:color="31849B"/>
              <w:left w:val="single" w:sz="4" w:space="0" w:color="31849B"/>
              <w:bottom w:val="single" w:sz="4" w:space="0" w:color="31849B"/>
              <w:right w:val="single" w:sz="4" w:space="0" w:color="31849B"/>
            </w:tcBorders>
            <w:vAlign w:val="center"/>
          </w:tcPr>
          <w:p w14:paraId="717FE48C" w14:textId="77777777" w:rsidR="002E1676" w:rsidRDefault="00000000">
            <w:pPr>
              <w:widowControl w:val="0"/>
              <w:spacing w:line="240" w:lineRule="exact"/>
              <w:jc w:val="center"/>
              <w:rPr>
                <w:rFonts w:cs="Arial" w:hint="eastAsia"/>
                <w:bCs/>
                <w:color w:val="000000" w:themeColor="text1"/>
                <w:sz w:val="18"/>
                <w:szCs w:val="18"/>
                <w:shd w:val="clear" w:color="auto" w:fill="FFFFFF"/>
              </w:rPr>
            </w:pPr>
            <w:r>
              <w:rPr>
                <w:rFonts w:cs="Arial"/>
                <w:bCs/>
                <w:color w:val="000000" w:themeColor="text1"/>
                <w:sz w:val="18"/>
                <w:szCs w:val="18"/>
                <w:shd w:val="clear" w:color="auto" w:fill="FFFFFF"/>
              </w:rPr>
              <w:t>exon1-exon3</w:t>
            </w:r>
          </w:p>
        </w:tc>
        <w:tc>
          <w:tcPr>
            <w:tcW w:w="1417" w:type="dxa"/>
            <w:tcBorders>
              <w:top w:val="single" w:sz="4" w:space="0" w:color="31849B"/>
              <w:left w:val="single" w:sz="4" w:space="0" w:color="31849B"/>
              <w:bottom w:val="single" w:sz="4" w:space="0" w:color="31849B"/>
              <w:right w:val="single" w:sz="4" w:space="0" w:color="31849B"/>
            </w:tcBorders>
            <w:vAlign w:val="center"/>
          </w:tcPr>
          <w:p w14:paraId="526FC64B" w14:textId="77777777" w:rsidR="002E1676" w:rsidRDefault="00000000">
            <w:pPr>
              <w:widowControl w:val="0"/>
              <w:spacing w:line="240" w:lineRule="exact"/>
              <w:jc w:val="center"/>
              <w:rPr>
                <w:rFonts w:cs="Arial" w:hint="eastAsia"/>
                <w:bCs/>
                <w:color w:val="000000" w:themeColor="text1"/>
                <w:sz w:val="18"/>
                <w:szCs w:val="18"/>
                <w:shd w:val="clear" w:color="auto" w:fill="FFFFFF"/>
              </w:rPr>
            </w:pPr>
            <w:r>
              <w:rPr>
                <w:rFonts w:cs="Arial"/>
                <w:bCs/>
                <w:color w:val="000000" w:themeColor="text1"/>
                <w:sz w:val="18"/>
                <w:szCs w:val="18"/>
                <w:shd w:val="clear" w:color="auto" w:fill="FFFFFF"/>
              </w:rPr>
              <w:t>融合</w:t>
            </w:r>
          </w:p>
        </w:tc>
        <w:tc>
          <w:tcPr>
            <w:tcW w:w="1418" w:type="dxa"/>
            <w:tcBorders>
              <w:top w:val="single" w:sz="4" w:space="0" w:color="31849B"/>
              <w:left w:val="single" w:sz="4" w:space="0" w:color="31849B"/>
              <w:bottom w:val="single" w:sz="4" w:space="0" w:color="31849B"/>
            </w:tcBorders>
            <w:vAlign w:val="center"/>
          </w:tcPr>
          <w:p w14:paraId="251719C4" w14:textId="77777777" w:rsidR="002E1676" w:rsidRDefault="00000000">
            <w:pPr>
              <w:widowControl w:val="0"/>
              <w:spacing w:line="240" w:lineRule="exact"/>
              <w:jc w:val="center"/>
              <w:rPr>
                <w:rFonts w:cs="Arial" w:hint="eastAsia"/>
                <w:bCs/>
                <w:color w:val="000000" w:themeColor="text1"/>
                <w:sz w:val="18"/>
                <w:szCs w:val="18"/>
                <w:shd w:val="clear" w:color="auto" w:fill="FFFFFF"/>
              </w:rPr>
            </w:pPr>
            <w:r>
              <w:rPr>
                <w:rFonts w:cs="Arial"/>
                <w:bCs/>
                <w:color w:val="000000" w:themeColor="text1"/>
                <w:sz w:val="18"/>
                <w:szCs w:val="18"/>
                <w:shd w:val="clear" w:color="auto" w:fill="FFFFFF"/>
              </w:rPr>
              <w:t>14copies</w:t>
            </w:r>
          </w:p>
        </w:tc>
        <w:tc>
          <w:tcPr>
            <w:tcW w:w="1417" w:type="dxa"/>
            <w:tcBorders>
              <w:top w:val="single" w:sz="4" w:space="0" w:color="31849B"/>
              <w:left w:val="single" w:sz="4" w:space="0" w:color="31849B"/>
              <w:bottom w:val="single" w:sz="4" w:space="0" w:color="31849B"/>
            </w:tcBorders>
            <w:vAlign w:val="center"/>
          </w:tcPr>
          <w:p w14:paraId="02444AF9" w14:textId="77777777" w:rsidR="002E1676" w:rsidRDefault="00000000">
            <w:pPr>
              <w:widowControl w:val="0"/>
              <w:spacing w:line="240" w:lineRule="exact"/>
              <w:jc w:val="center"/>
              <w:rPr>
                <w:rFonts w:cs="Arial" w:hint="eastAsia"/>
                <w:bCs/>
                <w:color w:val="000000" w:themeColor="text1"/>
                <w:sz w:val="18"/>
                <w:szCs w:val="18"/>
                <w:shd w:val="clear" w:color="auto" w:fill="FFFFFF"/>
              </w:rPr>
            </w:pPr>
            <w:r>
              <w:rPr>
                <w:rFonts w:cs="Arial"/>
                <w:bCs/>
                <w:color w:val="000000" w:themeColor="text1"/>
                <w:sz w:val="18"/>
                <w:szCs w:val="18"/>
                <w:shd w:val="clear" w:color="auto" w:fill="FFFFFF"/>
              </w:rPr>
              <w:t>临床意义不明确</w:t>
            </w:r>
          </w:p>
        </w:tc>
      </w:tr>
      <w:tr w:rsidR="002E1676" w14:paraId="093C67B8" w14:textId="77777777">
        <w:trPr>
          <w:trHeight w:val="907"/>
        </w:trPr>
        <w:tc>
          <w:tcPr>
            <w:tcW w:w="1384" w:type="dxa"/>
            <w:tcBorders>
              <w:top w:val="single" w:sz="4" w:space="0" w:color="31849B"/>
              <w:bottom w:val="single" w:sz="4" w:space="0" w:color="31849B"/>
              <w:right w:val="single" w:sz="4" w:space="0" w:color="31849B"/>
            </w:tcBorders>
            <w:vAlign w:val="center"/>
          </w:tcPr>
          <w:p w14:paraId="5301FCFF" w14:textId="77777777" w:rsidR="002E1676" w:rsidRDefault="00000000">
            <w:pPr>
              <w:widowControl w:val="0"/>
              <w:spacing w:line="240" w:lineRule="exact"/>
              <w:jc w:val="center"/>
              <w:rPr>
                <w:rFonts w:cs="Arial" w:hint="eastAsia"/>
                <w:bCs/>
                <w:color w:val="000000" w:themeColor="text1"/>
                <w:sz w:val="18"/>
                <w:szCs w:val="18"/>
                <w:shd w:val="clear" w:color="auto" w:fill="FFFFFF"/>
              </w:rPr>
            </w:pPr>
            <w:r>
              <w:rPr>
                <w:rFonts w:cs="Arial"/>
                <w:bCs/>
                <w:i/>
                <w:iCs/>
                <w:color w:val="000000" w:themeColor="text1"/>
                <w:sz w:val="18"/>
                <w:szCs w:val="18"/>
                <w:shd w:val="clear" w:color="auto" w:fill="FFFFFF"/>
              </w:rPr>
              <w:t>SPRED2</w:t>
            </w:r>
            <w:r>
              <w:rPr>
                <w:rFonts w:cs="Arial"/>
                <w:bCs/>
                <w:color w:val="000000" w:themeColor="text1"/>
                <w:sz w:val="18"/>
                <w:szCs w:val="18"/>
                <w:shd w:val="clear" w:color="auto" w:fill="FFFFFF"/>
              </w:rPr>
              <w:t xml:space="preserve"> </w:t>
            </w:r>
          </w:p>
        </w:tc>
        <w:tc>
          <w:tcPr>
            <w:tcW w:w="2268" w:type="dxa"/>
            <w:tcBorders>
              <w:top w:val="single" w:sz="4" w:space="0" w:color="31849B"/>
              <w:left w:val="single" w:sz="4" w:space="0" w:color="31849B"/>
              <w:bottom w:val="single" w:sz="4" w:space="0" w:color="31849B"/>
              <w:right w:val="single" w:sz="4" w:space="0" w:color="31849B"/>
            </w:tcBorders>
            <w:vAlign w:val="center"/>
          </w:tcPr>
          <w:p w14:paraId="0E539882" w14:textId="77777777" w:rsidR="002E1676" w:rsidRDefault="00000000">
            <w:pPr>
              <w:widowControl w:val="0"/>
              <w:spacing w:line="240" w:lineRule="exact"/>
              <w:jc w:val="center"/>
              <w:rPr>
                <w:rFonts w:cs="Arial" w:hint="eastAsia"/>
                <w:bCs/>
                <w:color w:val="000000" w:themeColor="text1"/>
                <w:sz w:val="18"/>
                <w:szCs w:val="18"/>
                <w:shd w:val="clear" w:color="auto" w:fill="FFFFFF"/>
              </w:rPr>
            </w:pPr>
            <w:r>
              <w:rPr>
                <w:rFonts w:cs="Arial"/>
                <w:bCs/>
                <w:color w:val="000000" w:themeColor="text1"/>
                <w:sz w:val="18"/>
                <w:szCs w:val="18"/>
                <w:shd w:val="clear" w:color="auto" w:fill="FFFFFF"/>
              </w:rPr>
              <w:t>NM_181784.3/NM_018062.4</w:t>
            </w:r>
          </w:p>
          <w:p w14:paraId="380E6CD9" w14:textId="77777777" w:rsidR="002E1676" w:rsidRDefault="00000000">
            <w:pPr>
              <w:widowControl w:val="0"/>
              <w:spacing w:line="240" w:lineRule="exact"/>
              <w:jc w:val="center"/>
              <w:rPr>
                <w:rFonts w:cs="Arial" w:hint="eastAsia"/>
                <w:bCs/>
                <w:color w:val="000000" w:themeColor="text1"/>
                <w:sz w:val="18"/>
                <w:szCs w:val="18"/>
                <w:shd w:val="clear" w:color="auto" w:fill="FFFFFF"/>
              </w:rPr>
            </w:pPr>
            <w:r>
              <w:rPr>
                <w:rFonts w:cs="Arial"/>
                <w:bCs/>
                <w:i/>
                <w:iCs/>
                <w:color w:val="000000" w:themeColor="text1"/>
                <w:sz w:val="18"/>
                <w:szCs w:val="18"/>
                <w:shd w:val="clear" w:color="auto" w:fill="FFFFFF"/>
              </w:rPr>
              <w:t>SPRED2</w:t>
            </w:r>
            <w:r>
              <w:rPr>
                <w:rFonts w:cs="Arial"/>
                <w:bCs/>
                <w:color w:val="000000" w:themeColor="text1"/>
                <w:sz w:val="18"/>
                <w:szCs w:val="18"/>
                <w:shd w:val="clear" w:color="auto" w:fill="FFFFFF"/>
              </w:rPr>
              <w:t>-</w:t>
            </w:r>
            <w:r>
              <w:rPr>
                <w:rFonts w:cs="Arial"/>
                <w:bCs/>
                <w:i/>
                <w:iCs/>
                <w:color w:val="000000" w:themeColor="text1"/>
                <w:sz w:val="18"/>
                <w:szCs w:val="18"/>
                <w:shd w:val="clear" w:color="auto" w:fill="FFFFFF"/>
              </w:rPr>
              <w:t>FANCL</w:t>
            </w:r>
            <w:r>
              <w:rPr>
                <w:rFonts w:cs="Arial"/>
                <w:bCs/>
                <w:color w:val="000000" w:themeColor="text1"/>
                <w:sz w:val="18"/>
                <w:szCs w:val="18"/>
                <w:shd w:val="clear" w:color="auto" w:fill="FFFFFF"/>
              </w:rPr>
              <w:t>融合</w:t>
            </w:r>
          </w:p>
        </w:tc>
        <w:tc>
          <w:tcPr>
            <w:tcW w:w="1843" w:type="dxa"/>
            <w:tcBorders>
              <w:top w:val="single" w:sz="4" w:space="0" w:color="31849B"/>
              <w:left w:val="single" w:sz="4" w:space="0" w:color="31849B"/>
              <w:bottom w:val="single" w:sz="4" w:space="0" w:color="31849B"/>
              <w:right w:val="single" w:sz="4" w:space="0" w:color="31849B"/>
            </w:tcBorders>
            <w:vAlign w:val="center"/>
          </w:tcPr>
          <w:p w14:paraId="1C728E76" w14:textId="77777777" w:rsidR="002E1676" w:rsidRDefault="00000000">
            <w:pPr>
              <w:widowControl w:val="0"/>
              <w:spacing w:line="240" w:lineRule="exact"/>
              <w:jc w:val="center"/>
              <w:rPr>
                <w:rFonts w:cs="Arial" w:hint="eastAsia"/>
                <w:bCs/>
                <w:color w:val="000000" w:themeColor="text1"/>
                <w:sz w:val="18"/>
                <w:szCs w:val="18"/>
                <w:shd w:val="clear" w:color="auto" w:fill="FFFFFF"/>
              </w:rPr>
            </w:pPr>
            <w:r>
              <w:rPr>
                <w:rFonts w:cs="Arial"/>
                <w:bCs/>
                <w:color w:val="000000" w:themeColor="text1"/>
                <w:sz w:val="18"/>
                <w:szCs w:val="18"/>
                <w:shd w:val="clear" w:color="auto" w:fill="FFFFFF"/>
              </w:rPr>
              <w:t>exon1-exon2</w:t>
            </w:r>
          </w:p>
        </w:tc>
        <w:tc>
          <w:tcPr>
            <w:tcW w:w="1417" w:type="dxa"/>
            <w:tcBorders>
              <w:top w:val="single" w:sz="4" w:space="0" w:color="31849B"/>
              <w:left w:val="single" w:sz="4" w:space="0" w:color="31849B"/>
              <w:bottom w:val="single" w:sz="4" w:space="0" w:color="31849B"/>
              <w:right w:val="single" w:sz="4" w:space="0" w:color="31849B"/>
            </w:tcBorders>
            <w:vAlign w:val="center"/>
          </w:tcPr>
          <w:p w14:paraId="71CFFF3C" w14:textId="77777777" w:rsidR="002E1676" w:rsidRDefault="00000000">
            <w:pPr>
              <w:widowControl w:val="0"/>
              <w:spacing w:line="240" w:lineRule="exact"/>
              <w:jc w:val="center"/>
              <w:rPr>
                <w:rFonts w:cs="Arial" w:hint="eastAsia"/>
                <w:bCs/>
                <w:color w:val="000000" w:themeColor="text1"/>
                <w:sz w:val="18"/>
                <w:szCs w:val="18"/>
                <w:shd w:val="clear" w:color="auto" w:fill="FFFFFF"/>
              </w:rPr>
            </w:pPr>
            <w:r>
              <w:rPr>
                <w:rFonts w:cs="Arial"/>
                <w:bCs/>
                <w:color w:val="000000" w:themeColor="text1"/>
                <w:sz w:val="18"/>
                <w:szCs w:val="18"/>
                <w:shd w:val="clear" w:color="auto" w:fill="FFFFFF"/>
              </w:rPr>
              <w:t>融合</w:t>
            </w:r>
          </w:p>
        </w:tc>
        <w:tc>
          <w:tcPr>
            <w:tcW w:w="1418" w:type="dxa"/>
            <w:tcBorders>
              <w:top w:val="single" w:sz="4" w:space="0" w:color="31849B"/>
              <w:left w:val="single" w:sz="4" w:space="0" w:color="31849B"/>
              <w:bottom w:val="single" w:sz="4" w:space="0" w:color="31849B"/>
            </w:tcBorders>
            <w:vAlign w:val="center"/>
          </w:tcPr>
          <w:p w14:paraId="537F8DBE" w14:textId="77777777" w:rsidR="002E1676" w:rsidRDefault="00000000">
            <w:pPr>
              <w:widowControl w:val="0"/>
              <w:spacing w:line="240" w:lineRule="exact"/>
              <w:jc w:val="center"/>
              <w:rPr>
                <w:rFonts w:cs="Arial" w:hint="eastAsia"/>
                <w:bCs/>
                <w:color w:val="000000" w:themeColor="text1"/>
                <w:sz w:val="18"/>
                <w:szCs w:val="18"/>
                <w:shd w:val="clear" w:color="auto" w:fill="FFFFFF"/>
              </w:rPr>
            </w:pPr>
            <w:r>
              <w:rPr>
                <w:rFonts w:cs="Arial"/>
                <w:bCs/>
                <w:color w:val="000000" w:themeColor="text1"/>
                <w:sz w:val="18"/>
                <w:szCs w:val="18"/>
                <w:shd w:val="clear" w:color="auto" w:fill="FFFFFF"/>
              </w:rPr>
              <w:t>14copies</w:t>
            </w:r>
          </w:p>
        </w:tc>
        <w:tc>
          <w:tcPr>
            <w:tcW w:w="1417" w:type="dxa"/>
            <w:tcBorders>
              <w:top w:val="single" w:sz="4" w:space="0" w:color="31849B"/>
              <w:left w:val="single" w:sz="4" w:space="0" w:color="31849B"/>
              <w:bottom w:val="single" w:sz="4" w:space="0" w:color="31849B"/>
            </w:tcBorders>
            <w:vAlign w:val="center"/>
          </w:tcPr>
          <w:p w14:paraId="5F6D900F" w14:textId="77777777" w:rsidR="002E1676" w:rsidRDefault="00000000">
            <w:pPr>
              <w:widowControl w:val="0"/>
              <w:spacing w:line="240" w:lineRule="exact"/>
              <w:jc w:val="center"/>
              <w:rPr>
                <w:rFonts w:cs="Arial" w:hint="eastAsia"/>
                <w:bCs/>
                <w:color w:val="000000" w:themeColor="text1"/>
                <w:sz w:val="18"/>
                <w:szCs w:val="18"/>
                <w:shd w:val="clear" w:color="auto" w:fill="FFFFFF"/>
              </w:rPr>
            </w:pPr>
            <w:r>
              <w:rPr>
                <w:rFonts w:cs="Arial"/>
                <w:bCs/>
                <w:color w:val="000000" w:themeColor="text1"/>
                <w:sz w:val="18"/>
                <w:szCs w:val="18"/>
                <w:shd w:val="clear" w:color="auto" w:fill="FFFFFF"/>
              </w:rPr>
              <w:t>临床意义不明确</w:t>
            </w:r>
          </w:p>
        </w:tc>
      </w:tr>
      <w:tr w:rsidR="002E1676" w14:paraId="46FA9235" w14:textId="77777777">
        <w:trPr>
          <w:trHeight w:val="907"/>
        </w:trPr>
        <w:tc>
          <w:tcPr>
            <w:tcW w:w="1384" w:type="dxa"/>
            <w:tcBorders>
              <w:top w:val="single" w:sz="4" w:space="0" w:color="31849B"/>
              <w:bottom w:val="single" w:sz="4" w:space="0" w:color="31849B"/>
              <w:right w:val="single" w:sz="4" w:space="0" w:color="31849B"/>
            </w:tcBorders>
            <w:vAlign w:val="center"/>
          </w:tcPr>
          <w:p w14:paraId="6D63B045" w14:textId="77777777" w:rsidR="002E1676" w:rsidRDefault="00000000">
            <w:pPr>
              <w:widowControl w:val="0"/>
              <w:spacing w:line="240" w:lineRule="exact"/>
              <w:jc w:val="center"/>
              <w:rPr>
                <w:rFonts w:cs="Arial" w:hint="eastAsia"/>
                <w:bCs/>
                <w:color w:val="000000" w:themeColor="text1"/>
                <w:sz w:val="18"/>
                <w:szCs w:val="18"/>
                <w:shd w:val="clear" w:color="auto" w:fill="FFFFFF"/>
              </w:rPr>
            </w:pPr>
            <w:r>
              <w:rPr>
                <w:rFonts w:cs="Arial"/>
                <w:bCs/>
                <w:i/>
                <w:iCs/>
                <w:color w:val="000000" w:themeColor="text1"/>
                <w:sz w:val="18"/>
                <w:szCs w:val="18"/>
                <w:shd w:val="clear" w:color="auto" w:fill="FFFFFF"/>
              </w:rPr>
              <w:t>MGAT5</w:t>
            </w:r>
            <w:r>
              <w:rPr>
                <w:rFonts w:cs="Arial"/>
                <w:bCs/>
                <w:color w:val="000000" w:themeColor="text1"/>
                <w:sz w:val="18"/>
                <w:szCs w:val="18"/>
                <w:shd w:val="clear" w:color="auto" w:fill="FFFFFF"/>
              </w:rPr>
              <w:t xml:space="preserve"> </w:t>
            </w:r>
          </w:p>
        </w:tc>
        <w:tc>
          <w:tcPr>
            <w:tcW w:w="2268" w:type="dxa"/>
            <w:tcBorders>
              <w:top w:val="single" w:sz="4" w:space="0" w:color="31849B"/>
              <w:left w:val="single" w:sz="4" w:space="0" w:color="31849B"/>
              <w:bottom w:val="single" w:sz="4" w:space="0" w:color="31849B"/>
              <w:right w:val="single" w:sz="4" w:space="0" w:color="31849B"/>
            </w:tcBorders>
            <w:vAlign w:val="center"/>
          </w:tcPr>
          <w:p w14:paraId="246E2A46" w14:textId="77777777" w:rsidR="002E1676" w:rsidRDefault="00000000">
            <w:pPr>
              <w:widowControl w:val="0"/>
              <w:spacing w:line="240" w:lineRule="exact"/>
              <w:jc w:val="center"/>
              <w:rPr>
                <w:rFonts w:cs="Arial" w:hint="eastAsia"/>
                <w:bCs/>
                <w:color w:val="000000" w:themeColor="text1"/>
                <w:sz w:val="18"/>
                <w:szCs w:val="18"/>
                <w:shd w:val="clear" w:color="auto" w:fill="FFFFFF"/>
              </w:rPr>
            </w:pPr>
            <w:r>
              <w:rPr>
                <w:rFonts w:cs="Arial"/>
                <w:bCs/>
                <w:color w:val="000000" w:themeColor="text1"/>
                <w:sz w:val="18"/>
                <w:szCs w:val="18"/>
                <w:shd w:val="clear" w:color="auto" w:fill="FFFFFF"/>
              </w:rPr>
              <w:t>NM_002410.5/NM_030923.5</w:t>
            </w:r>
          </w:p>
          <w:p w14:paraId="315885CA" w14:textId="77777777" w:rsidR="002E1676" w:rsidRDefault="00000000">
            <w:pPr>
              <w:widowControl w:val="0"/>
              <w:spacing w:line="240" w:lineRule="exact"/>
              <w:jc w:val="center"/>
              <w:rPr>
                <w:rFonts w:cs="Arial" w:hint="eastAsia"/>
                <w:bCs/>
                <w:color w:val="000000" w:themeColor="text1"/>
                <w:sz w:val="18"/>
                <w:szCs w:val="18"/>
                <w:shd w:val="clear" w:color="auto" w:fill="FFFFFF"/>
              </w:rPr>
            </w:pPr>
            <w:r>
              <w:rPr>
                <w:rFonts w:cs="Arial"/>
                <w:bCs/>
                <w:i/>
                <w:iCs/>
                <w:color w:val="000000" w:themeColor="text1"/>
                <w:sz w:val="18"/>
                <w:szCs w:val="18"/>
                <w:shd w:val="clear" w:color="auto" w:fill="FFFFFF"/>
              </w:rPr>
              <w:t>MGAT5</w:t>
            </w:r>
            <w:r>
              <w:rPr>
                <w:rFonts w:cs="Arial"/>
                <w:bCs/>
                <w:color w:val="000000" w:themeColor="text1"/>
                <w:sz w:val="18"/>
                <w:szCs w:val="18"/>
                <w:shd w:val="clear" w:color="auto" w:fill="FFFFFF"/>
              </w:rPr>
              <w:t>-</w:t>
            </w:r>
            <w:r>
              <w:rPr>
                <w:rFonts w:cs="Arial"/>
                <w:bCs/>
                <w:i/>
                <w:iCs/>
                <w:color w:val="000000" w:themeColor="text1"/>
                <w:sz w:val="18"/>
                <w:szCs w:val="18"/>
                <w:shd w:val="clear" w:color="auto" w:fill="FFFFFF"/>
              </w:rPr>
              <w:t>TMEM163</w:t>
            </w:r>
            <w:r>
              <w:rPr>
                <w:rFonts w:cs="Arial"/>
                <w:bCs/>
                <w:color w:val="000000" w:themeColor="text1"/>
                <w:sz w:val="18"/>
                <w:szCs w:val="18"/>
                <w:shd w:val="clear" w:color="auto" w:fill="FFFFFF"/>
              </w:rPr>
              <w:t>融合</w:t>
            </w:r>
          </w:p>
        </w:tc>
        <w:tc>
          <w:tcPr>
            <w:tcW w:w="1843" w:type="dxa"/>
            <w:tcBorders>
              <w:top w:val="single" w:sz="4" w:space="0" w:color="31849B"/>
              <w:left w:val="single" w:sz="4" w:space="0" w:color="31849B"/>
              <w:bottom w:val="single" w:sz="4" w:space="0" w:color="31849B"/>
              <w:right w:val="single" w:sz="4" w:space="0" w:color="31849B"/>
            </w:tcBorders>
            <w:vAlign w:val="center"/>
          </w:tcPr>
          <w:p w14:paraId="2C115F5D" w14:textId="77777777" w:rsidR="002E1676" w:rsidRDefault="00000000">
            <w:pPr>
              <w:widowControl w:val="0"/>
              <w:spacing w:line="240" w:lineRule="exact"/>
              <w:jc w:val="center"/>
              <w:rPr>
                <w:rFonts w:cs="Arial" w:hint="eastAsia"/>
                <w:bCs/>
                <w:color w:val="000000" w:themeColor="text1"/>
                <w:sz w:val="18"/>
                <w:szCs w:val="18"/>
                <w:shd w:val="clear" w:color="auto" w:fill="FFFFFF"/>
              </w:rPr>
            </w:pPr>
            <w:r>
              <w:rPr>
                <w:rFonts w:cs="Arial"/>
                <w:bCs/>
                <w:color w:val="000000" w:themeColor="text1"/>
                <w:sz w:val="18"/>
                <w:szCs w:val="18"/>
                <w:shd w:val="clear" w:color="auto" w:fill="FFFFFF"/>
              </w:rPr>
              <w:t>exon2-exon5</w:t>
            </w:r>
          </w:p>
        </w:tc>
        <w:tc>
          <w:tcPr>
            <w:tcW w:w="1417" w:type="dxa"/>
            <w:tcBorders>
              <w:top w:val="single" w:sz="4" w:space="0" w:color="31849B"/>
              <w:left w:val="single" w:sz="4" w:space="0" w:color="31849B"/>
              <w:bottom w:val="single" w:sz="4" w:space="0" w:color="31849B"/>
              <w:right w:val="single" w:sz="4" w:space="0" w:color="31849B"/>
            </w:tcBorders>
            <w:vAlign w:val="center"/>
          </w:tcPr>
          <w:p w14:paraId="3184497A" w14:textId="77777777" w:rsidR="002E1676" w:rsidRDefault="00000000">
            <w:pPr>
              <w:widowControl w:val="0"/>
              <w:spacing w:line="240" w:lineRule="exact"/>
              <w:jc w:val="center"/>
              <w:rPr>
                <w:rFonts w:cs="Arial" w:hint="eastAsia"/>
                <w:bCs/>
                <w:color w:val="000000" w:themeColor="text1"/>
                <w:sz w:val="18"/>
                <w:szCs w:val="18"/>
                <w:shd w:val="clear" w:color="auto" w:fill="FFFFFF"/>
              </w:rPr>
            </w:pPr>
            <w:r>
              <w:rPr>
                <w:rFonts w:cs="Arial"/>
                <w:bCs/>
                <w:color w:val="000000" w:themeColor="text1"/>
                <w:sz w:val="18"/>
                <w:szCs w:val="18"/>
                <w:shd w:val="clear" w:color="auto" w:fill="FFFFFF"/>
              </w:rPr>
              <w:t>融合</w:t>
            </w:r>
          </w:p>
        </w:tc>
        <w:tc>
          <w:tcPr>
            <w:tcW w:w="1418" w:type="dxa"/>
            <w:tcBorders>
              <w:top w:val="single" w:sz="4" w:space="0" w:color="31849B"/>
              <w:left w:val="single" w:sz="4" w:space="0" w:color="31849B"/>
              <w:bottom w:val="single" w:sz="4" w:space="0" w:color="31849B"/>
            </w:tcBorders>
            <w:vAlign w:val="center"/>
          </w:tcPr>
          <w:p w14:paraId="3B03AD3B" w14:textId="77777777" w:rsidR="002E1676" w:rsidRDefault="00000000">
            <w:pPr>
              <w:widowControl w:val="0"/>
              <w:spacing w:line="240" w:lineRule="exact"/>
              <w:jc w:val="center"/>
              <w:rPr>
                <w:rFonts w:cs="Arial" w:hint="eastAsia"/>
                <w:bCs/>
                <w:color w:val="000000" w:themeColor="text1"/>
                <w:sz w:val="18"/>
                <w:szCs w:val="18"/>
                <w:shd w:val="clear" w:color="auto" w:fill="FFFFFF"/>
              </w:rPr>
            </w:pPr>
            <w:r>
              <w:rPr>
                <w:rFonts w:cs="Arial"/>
                <w:bCs/>
                <w:color w:val="000000" w:themeColor="text1"/>
                <w:sz w:val="18"/>
                <w:szCs w:val="18"/>
                <w:shd w:val="clear" w:color="auto" w:fill="FFFFFF"/>
              </w:rPr>
              <w:t>12copies</w:t>
            </w:r>
          </w:p>
        </w:tc>
        <w:tc>
          <w:tcPr>
            <w:tcW w:w="1417" w:type="dxa"/>
            <w:tcBorders>
              <w:top w:val="single" w:sz="4" w:space="0" w:color="31849B"/>
              <w:left w:val="single" w:sz="4" w:space="0" w:color="31849B"/>
              <w:bottom w:val="single" w:sz="4" w:space="0" w:color="31849B"/>
            </w:tcBorders>
            <w:vAlign w:val="center"/>
          </w:tcPr>
          <w:p w14:paraId="17197718" w14:textId="77777777" w:rsidR="002E1676" w:rsidRDefault="00000000">
            <w:pPr>
              <w:widowControl w:val="0"/>
              <w:spacing w:line="240" w:lineRule="exact"/>
              <w:jc w:val="center"/>
              <w:rPr>
                <w:rFonts w:cs="Arial" w:hint="eastAsia"/>
                <w:bCs/>
                <w:color w:val="000000" w:themeColor="text1"/>
                <w:sz w:val="18"/>
                <w:szCs w:val="18"/>
                <w:shd w:val="clear" w:color="auto" w:fill="FFFFFF"/>
              </w:rPr>
            </w:pPr>
            <w:r>
              <w:rPr>
                <w:rFonts w:cs="Arial"/>
                <w:bCs/>
                <w:color w:val="000000" w:themeColor="text1"/>
                <w:sz w:val="18"/>
                <w:szCs w:val="18"/>
                <w:shd w:val="clear" w:color="auto" w:fill="FFFFFF"/>
              </w:rPr>
              <w:t>临床意义不明确</w:t>
            </w:r>
          </w:p>
        </w:tc>
      </w:tr>
      <w:tr w:rsidR="002E1676" w14:paraId="7F65EF26" w14:textId="77777777">
        <w:trPr>
          <w:trHeight w:val="907"/>
        </w:trPr>
        <w:tc>
          <w:tcPr>
            <w:tcW w:w="1384" w:type="dxa"/>
            <w:tcBorders>
              <w:top w:val="single" w:sz="4" w:space="0" w:color="31849B"/>
              <w:bottom w:val="single" w:sz="4" w:space="0" w:color="31849B"/>
              <w:right w:val="single" w:sz="4" w:space="0" w:color="31849B"/>
            </w:tcBorders>
            <w:vAlign w:val="center"/>
          </w:tcPr>
          <w:p w14:paraId="15C7E7D4" w14:textId="77777777" w:rsidR="002E1676" w:rsidRDefault="00000000">
            <w:pPr>
              <w:widowControl w:val="0"/>
              <w:spacing w:line="240" w:lineRule="exact"/>
              <w:jc w:val="center"/>
              <w:rPr>
                <w:rFonts w:cs="Arial" w:hint="eastAsia"/>
                <w:bCs/>
                <w:color w:val="000000" w:themeColor="text1"/>
                <w:sz w:val="18"/>
                <w:szCs w:val="18"/>
                <w:shd w:val="clear" w:color="auto" w:fill="FFFFFF"/>
              </w:rPr>
            </w:pPr>
            <w:r>
              <w:rPr>
                <w:rFonts w:cs="Arial"/>
                <w:bCs/>
                <w:i/>
                <w:iCs/>
                <w:color w:val="000000" w:themeColor="text1"/>
                <w:sz w:val="18"/>
                <w:szCs w:val="18"/>
                <w:shd w:val="clear" w:color="auto" w:fill="FFFFFF"/>
              </w:rPr>
              <w:t>GABRG3</w:t>
            </w:r>
            <w:r>
              <w:rPr>
                <w:rFonts w:cs="Arial"/>
                <w:bCs/>
                <w:color w:val="000000" w:themeColor="text1"/>
                <w:sz w:val="18"/>
                <w:szCs w:val="18"/>
                <w:shd w:val="clear" w:color="auto" w:fill="FFFFFF"/>
              </w:rPr>
              <w:t xml:space="preserve"> </w:t>
            </w:r>
          </w:p>
        </w:tc>
        <w:tc>
          <w:tcPr>
            <w:tcW w:w="2268" w:type="dxa"/>
            <w:tcBorders>
              <w:top w:val="single" w:sz="4" w:space="0" w:color="31849B"/>
              <w:left w:val="single" w:sz="4" w:space="0" w:color="31849B"/>
              <w:bottom w:val="single" w:sz="4" w:space="0" w:color="31849B"/>
              <w:right w:val="single" w:sz="4" w:space="0" w:color="31849B"/>
            </w:tcBorders>
            <w:vAlign w:val="center"/>
          </w:tcPr>
          <w:p w14:paraId="31156B0F" w14:textId="77777777" w:rsidR="002E1676" w:rsidRDefault="00000000">
            <w:pPr>
              <w:widowControl w:val="0"/>
              <w:spacing w:line="240" w:lineRule="exact"/>
              <w:jc w:val="center"/>
              <w:rPr>
                <w:rFonts w:cs="Arial" w:hint="eastAsia"/>
                <w:bCs/>
                <w:color w:val="000000" w:themeColor="text1"/>
                <w:sz w:val="18"/>
                <w:szCs w:val="18"/>
                <w:shd w:val="clear" w:color="auto" w:fill="FFFFFF"/>
              </w:rPr>
            </w:pPr>
            <w:r>
              <w:rPr>
                <w:rFonts w:cs="Arial"/>
                <w:bCs/>
                <w:color w:val="000000" w:themeColor="text1"/>
                <w:sz w:val="18"/>
                <w:szCs w:val="18"/>
                <w:shd w:val="clear" w:color="auto" w:fill="FFFFFF"/>
              </w:rPr>
              <w:t>NM_033223.5/NM_015059.3</w:t>
            </w:r>
          </w:p>
          <w:p w14:paraId="1DB8FD63" w14:textId="77777777" w:rsidR="002E1676" w:rsidRDefault="00000000">
            <w:pPr>
              <w:widowControl w:val="0"/>
              <w:spacing w:line="240" w:lineRule="exact"/>
              <w:jc w:val="center"/>
              <w:rPr>
                <w:rFonts w:cs="Arial" w:hint="eastAsia"/>
                <w:bCs/>
                <w:color w:val="000000" w:themeColor="text1"/>
                <w:sz w:val="18"/>
                <w:szCs w:val="18"/>
                <w:shd w:val="clear" w:color="auto" w:fill="FFFFFF"/>
              </w:rPr>
            </w:pPr>
            <w:r>
              <w:rPr>
                <w:rFonts w:cs="Arial"/>
                <w:bCs/>
                <w:i/>
                <w:iCs/>
                <w:color w:val="000000" w:themeColor="text1"/>
                <w:sz w:val="18"/>
                <w:szCs w:val="18"/>
                <w:shd w:val="clear" w:color="auto" w:fill="FFFFFF"/>
              </w:rPr>
              <w:t>GABRG3</w:t>
            </w:r>
            <w:r>
              <w:rPr>
                <w:rFonts w:cs="Arial"/>
                <w:bCs/>
                <w:color w:val="000000" w:themeColor="text1"/>
                <w:sz w:val="18"/>
                <w:szCs w:val="18"/>
                <w:shd w:val="clear" w:color="auto" w:fill="FFFFFF"/>
              </w:rPr>
              <w:t>-</w:t>
            </w:r>
            <w:r>
              <w:rPr>
                <w:rFonts w:cs="Arial"/>
                <w:bCs/>
                <w:i/>
                <w:iCs/>
                <w:color w:val="000000" w:themeColor="text1"/>
                <w:sz w:val="18"/>
                <w:szCs w:val="18"/>
                <w:shd w:val="clear" w:color="auto" w:fill="FFFFFF"/>
              </w:rPr>
              <w:t>TLN2</w:t>
            </w:r>
            <w:r>
              <w:rPr>
                <w:rFonts w:cs="Arial"/>
                <w:bCs/>
                <w:color w:val="000000" w:themeColor="text1"/>
                <w:sz w:val="18"/>
                <w:szCs w:val="18"/>
                <w:shd w:val="clear" w:color="auto" w:fill="FFFFFF"/>
              </w:rPr>
              <w:t>融合</w:t>
            </w:r>
          </w:p>
        </w:tc>
        <w:tc>
          <w:tcPr>
            <w:tcW w:w="1843" w:type="dxa"/>
            <w:tcBorders>
              <w:top w:val="single" w:sz="4" w:space="0" w:color="31849B"/>
              <w:left w:val="single" w:sz="4" w:space="0" w:color="31849B"/>
              <w:bottom w:val="single" w:sz="4" w:space="0" w:color="31849B"/>
              <w:right w:val="single" w:sz="4" w:space="0" w:color="31849B"/>
            </w:tcBorders>
            <w:vAlign w:val="center"/>
          </w:tcPr>
          <w:p w14:paraId="5CDD77C2" w14:textId="77777777" w:rsidR="002E1676" w:rsidRDefault="00000000">
            <w:pPr>
              <w:widowControl w:val="0"/>
              <w:spacing w:line="240" w:lineRule="exact"/>
              <w:jc w:val="center"/>
              <w:rPr>
                <w:rFonts w:cs="Arial" w:hint="eastAsia"/>
                <w:bCs/>
                <w:color w:val="000000" w:themeColor="text1"/>
                <w:sz w:val="18"/>
                <w:szCs w:val="18"/>
                <w:shd w:val="clear" w:color="auto" w:fill="FFFFFF"/>
              </w:rPr>
            </w:pPr>
            <w:r>
              <w:rPr>
                <w:rFonts w:cs="Arial"/>
                <w:bCs/>
                <w:color w:val="000000" w:themeColor="text1"/>
                <w:sz w:val="18"/>
                <w:szCs w:val="18"/>
                <w:shd w:val="clear" w:color="auto" w:fill="FFFFFF"/>
              </w:rPr>
              <w:t>exon3-exon16</w:t>
            </w:r>
          </w:p>
        </w:tc>
        <w:tc>
          <w:tcPr>
            <w:tcW w:w="1417" w:type="dxa"/>
            <w:tcBorders>
              <w:top w:val="single" w:sz="4" w:space="0" w:color="31849B"/>
              <w:left w:val="single" w:sz="4" w:space="0" w:color="31849B"/>
              <w:bottom w:val="single" w:sz="4" w:space="0" w:color="31849B"/>
              <w:right w:val="single" w:sz="4" w:space="0" w:color="31849B"/>
            </w:tcBorders>
            <w:vAlign w:val="center"/>
          </w:tcPr>
          <w:p w14:paraId="3748418B" w14:textId="77777777" w:rsidR="002E1676" w:rsidRDefault="00000000">
            <w:pPr>
              <w:widowControl w:val="0"/>
              <w:spacing w:line="240" w:lineRule="exact"/>
              <w:jc w:val="center"/>
              <w:rPr>
                <w:rFonts w:cs="Arial" w:hint="eastAsia"/>
                <w:bCs/>
                <w:color w:val="000000" w:themeColor="text1"/>
                <w:sz w:val="18"/>
                <w:szCs w:val="18"/>
                <w:shd w:val="clear" w:color="auto" w:fill="FFFFFF"/>
              </w:rPr>
            </w:pPr>
            <w:r>
              <w:rPr>
                <w:rFonts w:cs="Arial"/>
                <w:bCs/>
                <w:color w:val="000000" w:themeColor="text1"/>
                <w:sz w:val="18"/>
                <w:szCs w:val="18"/>
                <w:shd w:val="clear" w:color="auto" w:fill="FFFFFF"/>
              </w:rPr>
              <w:t>融合</w:t>
            </w:r>
          </w:p>
        </w:tc>
        <w:tc>
          <w:tcPr>
            <w:tcW w:w="1418" w:type="dxa"/>
            <w:tcBorders>
              <w:top w:val="single" w:sz="4" w:space="0" w:color="31849B"/>
              <w:left w:val="single" w:sz="4" w:space="0" w:color="31849B"/>
              <w:bottom w:val="single" w:sz="4" w:space="0" w:color="31849B"/>
            </w:tcBorders>
            <w:vAlign w:val="center"/>
          </w:tcPr>
          <w:p w14:paraId="6A0732D5" w14:textId="77777777" w:rsidR="002E1676" w:rsidRDefault="00000000">
            <w:pPr>
              <w:widowControl w:val="0"/>
              <w:spacing w:line="240" w:lineRule="exact"/>
              <w:jc w:val="center"/>
              <w:rPr>
                <w:rFonts w:cs="Arial" w:hint="eastAsia"/>
                <w:bCs/>
                <w:color w:val="000000" w:themeColor="text1"/>
                <w:sz w:val="18"/>
                <w:szCs w:val="18"/>
                <w:shd w:val="clear" w:color="auto" w:fill="FFFFFF"/>
              </w:rPr>
            </w:pPr>
            <w:r>
              <w:rPr>
                <w:rFonts w:cs="Arial"/>
                <w:bCs/>
                <w:color w:val="000000" w:themeColor="text1"/>
                <w:sz w:val="18"/>
                <w:szCs w:val="18"/>
                <w:shd w:val="clear" w:color="auto" w:fill="FFFFFF"/>
              </w:rPr>
              <w:t>10copies</w:t>
            </w:r>
          </w:p>
        </w:tc>
        <w:tc>
          <w:tcPr>
            <w:tcW w:w="1417" w:type="dxa"/>
            <w:tcBorders>
              <w:top w:val="single" w:sz="4" w:space="0" w:color="31849B"/>
              <w:left w:val="single" w:sz="4" w:space="0" w:color="31849B"/>
              <w:bottom w:val="single" w:sz="4" w:space="0" w:color="31849B"/>
            </w:tcBorders>
            <w:vAlign w:val="center"/>
          </w:tcPr>
          <w:p w14:paraId="3135FE34" w14:textId="77777777" w:rsidR="002E1676" w:rsidRDefault="00000000">
            <w:pPr>
              <w:widowControl w:val="0"/>
              <w:spacing w:line="240" w:lineRule="exact"/>
              <w:jc w:val="center"/>
              <w:rPr>
                <w:rFonts w:cs="Arial" w:hint="eastAsia"/>
                <w:bCs/>
                <w:color w:val="000000" w:themeColor="text1"/>
                <w:sz w:val="18"/>
                <w:szCs w:val="18"/>
                <w:shd w:val="clear" w:color="auto" w:fill="FFFFFF"/>
              </w:rPr>
            </w:pPr>
            <w:r>
              <w:rPr>
                <w:rFonts w:cs="Arial"/>
                <w:bCs/>
                <w:color w:val="000000" w:themeColor="text1"/>
                <w:sz w:val="18"/>
                <w:szCs w:val="18"/>
                <w:shd w:val="clear" w:color="auto" w:fill="FFFFFF"/>
              </w:rPr>
              <w:t>临床意义不明确</w:t>
            </w:r>
          </w:p>
        </w:tc>
      </w:tr>
      <w:tr w:rsidR="002E1676" w14:paraId="66FE3275" w14:textId="77777777">
        <w:trPr>
          <w:trHeight w:val="907"/>
        </w:trPr>
        <w:tc>
          <w:tcPr>
            <w:tcW w:w="1384" w:type="dxa"/>
            <w:tcBorders>
              <w:top w:val="single" w:sz="4" w:space="0" w:color="31849B"/>
              <w:bottom w:val="single" w:sz="4" w:space="0" w:color="31849B"/>
              <w:right w:val="single" w:sz="4" w:space="0" w:color="31849B"/>
            </w:tcBorders>
            <w:vAlign w:val="center"/>
          </w:tcPr>
          <w:p w14:paraId="049471FB" w14:textId="77777777" w:rsidR="002E1676" w:rsidRDefault="00000000">
            <w:pPr>
              <w:widowControl w:val="0"/>
              <w:spacing w:line="240" w:lineRule="exact"/>
              <w:jc w:val="center"/>
              <w:rPr>
                <w:rFonts w:cs="Arial" w:hint="eastAsia"/>
                <w:bCs/>
                <w:color w:val="000000" w:themeColor="text1"/>
                <w:sz w:val="18"/>
                <w:szCs w:val="18"/>
                <w:shd w:val="clear" w:color="auto" w:fill="FFFFFF"/>
              </w:rPr>
            </w:pPr>
            <w:r>
              <w:rPr>
                <w:rFonts w:cs="Arial"/>
                <w:bCs/>
                <w:i/>
                <w:iCs/>
                <w:color w:val="000000" w:themeColor="text1"/>
                <w:sz w:val="18"/>
                <w:szCs w:val="18"/>
                <w:shd w:val="clear" w:color="auto" w:fill="FFFFFF"/>
              </w:rPr>
              <w:t>SMIM27</w:t>
            </w:r>
            <w:r>
              <w:rPr>
                <w:rFonts w:cs="Arial"/>
                <w:bCs/>
                <w:color w:val="000000" w:themeColor="text1"/>
                <w:sz w:val="18"/>
                <w:szCs w:val="18"/>
                <w:shd w:val="clear" w:color="auto" w:fill="FFFFFF"/>
              </w:rPr>
              <w:t xml:space="preserve"> </w:t>
            </w:r>
          </w:p>
        </w:tc>
        <w:tc>
          <w:tcPr>
            <w:tcW w:w="2268" w:type="dxa"/>
            <w:tcBorders>
              <w:top w:val="single" w:sz="4" w:space="0" w:color="31849B"/>
              <w:left w:val="single" w:sz="4" w:space="0" w:color="31849B"/>
              <w:bottom w:val="single" w:sz="4" w:space="0" w:color="31849B"/>
              <w:right w:val="single" w:sz="4" w:space="0" w:color="31849B"/>
            </w:tcBorders>
            <w:vAlign w:val="center"/>
          </w:tcPr>
          <w:p w14:paraId="4DE55052" w14:textId="77777777" w:rsidR="002E1676" w:rsidRDefault="00000000">
            <w:pPr>
              <w:widowControl w:val="0"/>
              <w:spacing w:line="240" w:lineRule="exact"/>
              <w:jc w:val="center"/>
              <w:rPr>
                <w:rFonts w:cs="Arial" w:hint="eastAsia"/>
                <w:bCs/>
                <w:color w:val="000000" w:themeColor="text1"/>
                <w:sz w:val="18"/>
                <w:szCs w:val="18"/>
                <w:shd w:val="clear" w:color="auto" w:fill="FFFFFF"/>
              </w:rPr>
            </w:pPr>
            <w:r>
              <w:rPr>
                <w:rFonts w:cs="Arial"/>
                <w:bCs/>
                <w:color w:val="000000" w:themeColor="text1"/>
                <w:sz w:val="18"/>
                <w:szCs w:val="18"/>
                <w:shd w:val="clear" w:color="auto" w:fill="FFFFFF"/>
              </w:rPr>
              <w:t>NM_001387564.1/NM_006444.3</w:t>
            </w:r>
          </w:p>
          <w:p w14:paraId="71474515" w14:textId="77777777" w:rsidR="002E1676" w:rsidRDefault="00000000">
            <w:pPr>
              <w:widowControl w:val="0"/>
              <w:spacing w:line="240" w:lineRule="exact"/>
              <w:jc w:val="center"/>
              <w:rPr>
                <w:rFonts w:cs="Arial" w:hint="eastAsia"/>
                <w:bCs/>
                <w:color w:val="000000" w:themeColor="text1"/>
                <w:sz w:val="18"/>
                <w:szCs w:val="18"/>
                <w:shd w:val="clear" w:color="auto" w:fill="FFFFFF"/>
              </w:rPr>
            </w:pPr>
            <w:r>
              <w:rPr>
                <w:rFonts w:cs="Arial"/>
                <w:bCs/>
                <w:i/>
                <w:iCs/>
                <w:color w:val="000000" w:themeColor="text1"/>
                <w:sz w:val="18"/>
                <w:szCs w:val="18"/>
                <w:shd w:val="clear" w:color="auto" w:fill="FFFFFF"/>
              </w:rPr>
              <w:t>SMIM27</w:t>
            </w:r>
            <w:r>
              <w:rPr>
                <w:rFonts w:cs="Arial"/>
                <w:bCs/>
                <w:color w:val="000000" w:themeColor="text1"/>
                <w:sz w:val="18"/>
                <w:szCs w:val="18"/>
                <w:shd w:val="clear" w:color="auto" w:fill="FFFFFF"/>
              </w:rPr>
              <w:t>-</w:t>
            </w:r>
            <w:r>
              <w:rPr>
                <w:rFonts w:cs="Arial"/>
                <w:bCs/>
                <w:i/>
                <w:iCs/>
                <w:color w:val="000000" w:themeColor="text1"/>
                <w:sz w:val="18"/>
                <w:szCs w:val="18"/>
                <w:shd w:val="clear" w:color="auto" w:fill="FFFFFF"/>
              </w:rPr>
              <w:t>SMC2</w:t>
            </w:r>
            <w:r>
              <w:rPr>
                <w:rFonts w:cs="Arial"/>
                <w:bCs/>
                <w:color w:val="000000" w:themeColor="text1"/>
                <w:sz w:val="18"/>
                <w:szCs w:val="18"/>
                <w:shd w:val="clear" w:color="auto" w:fill="FFFFFF"/>
              </w:rPr>
              <w:t>融合</w:t>
            </w:r>
          </w:p>
        </w:tc>
        <w:tc>
          <w:tcPr>
            <w:tcW w:w="1843" w:type="dxa"/>
            <w:tcBorders>
              <w:top w:val="single" w:sz="4" w:space="0" w:color="31849B"/>
              <w:left w:val="single" w:sz="4" w:space="0" w:color="31849B"/>
              <w:bottom w:val="single" w:sz="4" w:space="0" w:color="31849B"/>
              <w:right w:val="single" w:sz="4" w:space="0" w:color="31849B"/>
            </w:tcBorders>
            <w:vAlign w:val="center"/>
          </w:tcPr>
          <w:p w14:paraId="56323B07" w14:textId="77777777" w:rsidR="002E1676" w:rsidRDefault="00000000">
            <w:pPr>
              <w:widowControl w:val="0"/>
              <w:spacing w:line="240" w:lineRule="exact"/>
              <w:jc w:val="center"/>
              <w:rPr>
                <w:rFonts w:cs="Arial" w:hint="eastAsia"/>
                <w:bCs/>
                <w:color w:val="000000" w:themeColor="text1"/>
                <w:sz w:val="18"/>
                <w:szCs w:val="18"/>
                <w:shd w:val="clear" w:color="auto" w:fill="FFFFFF"/>
              </w:rPr>
            </w:pPr>
            <w:r>
              <w:rPr>
                <w:rFonts w:cs="Arial"/>
                <w:bCs/>
                <w:color w:val="000000" w:themeColor="text1"/>
                <w:sz w:val="18"/>
                <w:szCs w:val="18"/>
                <w:shd w:val="clear" w:color="auto" w:fill="FFFFFF"/>
              </w:rPr>
              <w:t>exon2-exon2</w:t>
            </w:r>
          </w:p>
        </w:tc>
        <w:tc>
          <w:tcPr>
            <w:tcW w:w="1417" w:type="dxa"/>
            <w:tcBorders>
              <w:top w:val="single" w:sz="4" w:space="0" w:color="31849B"/>
              <w:left w:val="single" w:sz="4" w:space="0" w:color="31849B"/>
              <w:bottom w:val="single" w:sz="4" w:space="0" w:color="31849B"/>
              <w:right w:val="single" w:sz="4" w:space="0" w:color="31849B"/>
            </w:tcBorders>
            <w:vAlign w:val="center"/>
          </w:tcPr>
          <w:p w14:paraId="600F53E2" w14:textId="77777777" w:rsidR="002E1676" w:rsidRDefault="00000000">
            <w:pPr>
              <w:widowControl w:val="0"/>
              <w:spacing w:line="240" w:lineRule="exact"/>
              <w:jc w:val="center"/>
              <w:rPr>
                <w:rFonts w:cs="Arial" w:hint="eastAsia"/>
                <w:bCs/>
                <w:color w:val="000000" w:themeColor="text1"/>
                <w:sz w:val="18"/>
                <w:szCs w:val="18"/>
                <w:shd w:val="clear" w:color="auto" w:fill="FFFFFF"/>
              </w:rPr>
            </w:pPr>
            <w:r>
              <w:rPr>
                <w:rFonts w:cs="Arial"/>
                <w:bCs/>
                <w:color w:val="000000" w:themeColor="text1"/>
                <w:sz w:val="18"/>
                <w:szCs w:val="18"/>
                <w:shd w:val="clear" w:color="auto" w:fill="FFFFFF"/>
              </w:rPr>
              <w:t>融合</w:t>
            </w:r>
          </w:p>
        </w:tc>
        <w:tc>
          <w:tcPr>
            <w:tcW w:w="1418" w:type="dxa"/>
            <w:tcBorders>
              <w:top w:val="single" w:sz="4" w:space="0" w:color="31849B"/>
              <w:left w:val="single" w:sz="4" w:space="0" w:color="31849B"/>
              <w:bottom w:val="single" w:sz="4" w:space="0" w:color="31849B"/>
            </w:tcBorders>
            <w:vAlign w:val="center"/>
          </w:tcPr>
          <w:p w14:paraId="4711E4DC" w14:textId="77777777" w:rsidR="002E1676" w:rsidRDefault="00000000">
            <w:pPr>
              <w:widowControl w:val="0"/>
              <w:spacing w:line="240" w:lineRule="exact"/>
              <w:jc w:val="center"/>
              <w:rPr>
                <w:rFonts w:cs="Arial" w:hint="eastAsia"/>
                <w:bCs/>
                <w:color w:val="000000" w:themeColor="text1"/>
                <w:sz w:val="18"/>
                <w:szCs w:val="18"/>
                <w:shd w:val="clear" w:color="auto" w:fill="FFFFFF"/>
              </w:rPr>
            </w:pPr>
            <w:r>
              <w:rPr>
                <w:rFonts w:cs="Arial"/>
                <w:bCs/>
                <w:color w:val="000000" w:themeColor="text1"/>
                <w:sz w:val="18"/>
                <w:szCs w:val="18"/>
                <w:shd w:val="clear" w:color="auto" w:fill="FFFFFF"/>
              </w:rPr>
              <w:t>9copies</w:t>
            </w:r>
          </w:p>
        </w:tc>
        <w:tc>
          <w:tcPr>
            <w:tcW w:w="1417" w:type="dxa"/>
            <w:tcBorders>
              <w:top w:val="single" w:sz="4" w:space="0" w:color="31849B"/>
              <w:left w:val="single" w:sz="4" w:space="0" w:color="31849B"/>
              <w:bottom w:val="single" w:sz="4" w:space="0" w:color="31849B"/>
            </w:tcBorders>
            <w:vAlign w:val="center"/>
          </w:tcPr>
          <w:p w14:paraId="1485AB02" w14:textId="77777777" w:rsidR="002E1676" w:rsidRDefault="00000000">
            <w:pPr>
              <w:widowControl w:val="0"/>
              <w:spacing w:line="240" w:lineRule="exact"/>
              <w:jc w:val="center"/>
              <w:rPr>
                <w:rFonts w:cs="Arial" w:hint="eastAsia"/>
                <w:bCs/>
                <w:color w:val="000000" w:themeColor="text1"/>
                <w:sz w:val="18"/>
                <w:szCs w:val="18"/>
                <w:shd w:val="clear" w:color="auto" w:fill="FFFFFF"/>
              </w:rPr>
            </w:pPr>
            <w:r>
              <w:rPr>
                <w:rFonts w:cs="Arial"/>
                <w:bCs/>
                <w:color w:val="000000" w:themeColor="text1"/>
                <w:sz w:val="18"/>
                <w:szCs w:val="18"/>
                <w:shd w:val="clear" w:color="auto" w:fill="FFFFFF"/>
              </w:rPr>
              <w:t>临床意义不明确</w:t>
            </w:r>
          </w:p>
        </w:tc>
      </w:tr>
      <w:tr w:rsidR="002E1676" w14:paraId="26D03FEF" w14:textId="77777777">
        <w:trPr>
          <w:trHeight w:val="907"/>
        </w:trPr>
        <w:tc>
          <w:tcPr>
            <w:tcW w:w="1384" w:type="dxa"/>
            <w:tcBorders>
              <w:top w:val="single" w:sz="4" w:space="0" w:color="31849B"/>
              <w:bottom w:val="single" w:sz="4" w:space="0" w:color="31849B"/>
              <w:right w:val="single" w:sz="4" w:space="0" w:color="31849B"/>
            </w:tcBorders>
            <w:vAlign w:val="center"/>
          </w:tcPr>
          <w:p w14:paraId="40E29E53" w14:textId="77777777" w:rsidR="002E1676" w:rsidRDefault="00000000">
            <w:pPr>
              <w:widowControl w:val="0"/>
              <w:spacing w:line="240" w:lineRule="exact"/>
              <w:jc w:val="center"/>
              <w:rPr>
                <w:rFonts w:cs="Arial" w:hint="eastAsia"/>
                <w:bCs/>
                <w:color w:val="000000" w:themeColor="text1"/>
                <w:sz w:val="18"/>
                <w:szCs w:val="18"/>
                <w:shd w:val="clear" w:color="auto" w:fill="FFFFFF"/>
              </w:rPr>
            </w:pPr>
            <w:r>
              <w:rPr>
                <w:rFonts w:cs="Arial"/>
                <w:bCs/>
                <w:i/>
                <w:iCs/>
                <w:color w:val="000000" w:themeColor="text1"/>
                <w:sz w:val="18"/>
                <w:szCs w:val="18"/>
                <w:shd w:val="clear" w:color="auto" w:fill="FFFFFF"/>
              </w:rPr>
              <w:t>SMIM27</w:t>
            </w:r>
            <w:r>
              <w:rPr>
                <w:rFonts w:cs="Arial"/>
                <w:bCs/>
                <w:color w:val="000000" w:themeColor="text1"/>
                <w:sz w:val="18"/>
                <w:szCs w:val="18"/>
                <w:shd w:val="clear" w:color="auto" w:fill="FFFFFF"/>
              </w:rPr>
              <w:t xml:space="preserve"> </w:t>
            </w:r>
          </w:p>
        </w:tc>
        <w:tc>
          <w:tcPr>
            <w:tcW w:w="2268" w:type="dxa"/>
            <w:tcBorders>
              <w:top w:val="single" w:sz="4" w:space="0" w:color="31849B"/>
              <w:left w:val="single" w:sz="4" w:space="0" w:color="31849B"/>
              <w:bottom w:val="single" w:sz="4" w:space="0" w:color="31849B"/>
              <w:right w:val="single" w:sz="4" w:space="0" w:color="31849B"/>
            </w:tcBorders>
            <w:vAlign w:val="center"/>
          </w:tcPr>
          <w:p w14:paraId="50E0BE9A" w14:textId="77777777" w:rsidR="002E1676" w:rsidRDefault="00000000">
            <w:pPr>
              <w:widowControl w:val="0"/>
              <w:spacing w:line="240" w:lineRule="exact"/>
              <w:jc w:val="center"/>
              <w:rPr>
                <w:rFonts w:cs="Arial" w:hint="eastAsia"/>
                <w:bCs/>
                <w:color w:val="000000" w:themeColor="text1"/>
                <w:sz w:val="18"/>
                <w:szCs w:val="18"/>
                <w:shd w:val="clear" w:color="auto" w:fill="FFFFFF"/>
              </w:rPr>
            </w:pPr>
            <w:r>
              <w:rPr>
                <w:rFonts w:cs="Arial"/>
                <w:bCs/>
                <w:color w:val="000000" w:themeColor="text1"/>
                <w:sz w:val="18"/>
                <w:szCs w:val="18"/>
                <w:shd w:val="clear" w:color="auto" w:fill="FFFFFF"/>
              </w:rPr>
              <w:t>NM_001387564.1/NM_006444.3</w:t>
            </w:r>
          </w:p>
          <w:p w14:paraId="58FCFBBA" w14:textId="77777777" w:rsidR="002E1676" w:rsidRDefault="00000000">
            <w:pPr>
              <w:widowControl w:val="0"/>
              <w:spacing w:line="240" w:lineRule="exact"/>
              <w:jc w:val="center"/>
              <w:rPr>
                <w:rFonts w:cs="Arial" w:hint="eastAsia"/>
                <w:bCs/>
                <w:color w:val="000000" w:themeColor="text1"/>
                <w:sz w:val="18"/>
                <w:szCs w:val="18"/>
                <w:shd w:val="clear" w:color="auto" w:fill="FFFFFF"/>
              </w:rPr>
            </w:pPr>
            <w:r>
              <w:rPr>
                <w:rFonts w:cs="Arial"/>
                <w:bCs/>
                <w:i/>
                <w:iCs/>
                <w:color w:val="000000" w:themeColor="text1"/>
                <w:sz w:val="18"/>
                <w:szCs w:val="18"/>
                <w:shd w:val="clear" w:color="auto" w:fill="FFFFFF"/>
              </w:rPr>
              <w:t>SMIM27</w:t>
            </w:r>
            <w:r>
              <w:rPr>
                <w:rFonts w:cs="Arial"/>
                <w:bCs/>
                <w:color w:val="000000" w:themeColor="text1"/>
                <w:sz w:val="18"/>
                <w:szCs w:val="18"/>
                <w:shd w:val="clear" w:color="auto" w:fill="FFFFFF"/>
              </w:rPr>
              <w:t>-</w:t>
            </w:r>
            <w:r>
              <w:rPr>
                <w:rFonts w:cs="Arial"/>
                <w:bCs/>
                <w:i/>
                <w:iCs/>
                <w:color w:val="000000" w:themeColor="text1"/>
                <w:sz w:val="18"/>
                <w:szCs w:val="18"/>
                <w:shd w:val="clear" w:color="auto" w:fill="FFFFFF"/>
              </w:rPr>
              <w:t>SMC2</w:t>
            </w:r>
            <w:r>
              <w:rPr>
                <w:rFonts w:cs="Arial"/>
                <w:bCs/>
                <w:color w:val="000000" w:themeColor="text1"/>
                <w:sz w:val="18"/>
                <w:szCs w:val="18"/>
                <w:shd w:val="clear" w:color="auto" w:fill="FFFFFF"/>
              </w:rPr>
              <w:t>融合</w:t>
            </w:r>
          </w:p>
        </w:tc>
        <w:tc>
          <w:tcPr>
            <w:tcW w:w="1843" w:type="dxa"/>
            <w:tcBorders>
              <w:top w:val="single" w:sz="4" w:space="0" w:color="31849B"/>
              <w:left w:val="single" w:sz="4" w:space="0" w:color="31849B"/>
              <w:bottom w:val="single" w:sz="4" w:space="0" w:color="31849B"/>
              <w:right w:val="single" w:sz="4" w:space="0" w:color="31849B"/>
            </w:tcBorders>
            <w:vAlign w:val="center"/>
          </w:tcPr>
          <w:p w14:paraId="7C51E9FB" w14:textId="77777777" w:rsidR="002E1676" w:rsidRDefault="00000000">
            <w:pPr>
              <w:widowControl w:val="0"/>
              <w:spacing w:line="240" w:lineRule="exact"/>
              <w:jc w:val="center"/>
              <w:rPr>
                <w:rFonts w:cs="Arial" w:hint="eastAsia"/>
                <w:bCs/>
                <w:color w:val="000000" w:themeColor="text1"/>
                <w:sz w:val="18"/>
                <w:szCs w:val="18"/>
                <w:shd w:val="clear" w:color="auto" w:fill="FFFFFF"/>
              </w:rPr>
            </w:pPr>
            <w:r>
              <w:rPr>
                <w:rFonts w:cs="Arial"/>
                <w:bCs/>
                <w:color w:val="000000" w:themeColor="text1"/>
                <w:sz w:val="18"/>
                <w:szCs w:val="18"/>
                <w:shd w:val="clear" w:color="auto" w:fill="FFFFFF"/>
              </w:rPr>
              <w:t>exon1-exon2</w:t>
            </w:r>
          </w:p>
        </w:tc>
        <w:tc>
          <w:tcPr>
            <w:tcW w:w="1417" w:type="dxa"/>
            <w:tcBorders>
              <w:top w:val="single" w:sz="4" w:space="0" w:color="31849B"/>
              <w:left w:val="single" w:sz="4" w:space="0" w:color="31849B"/>
              <w:bottom w:val="single" w:sz="4" w:space="0" w:color="31849B"/>
              <w:right w:val="single" w:sz="4" w:space="0" w:color="31849B"/>
            </w:tcBorders>
            <w:vAlign w:val="center"/>
          </w:tcPr>
          <w:p w14:paraId="6D8A3319" w14:textId="77777777" w:rsidR="002E1676" w:rsidRDefault="00000000">
            <w:pPr>
              <w:widowControl w:val="0"/>
              <w:spacing w:line="240" w:lineRule="exact"/>
              <w:jc w:val="center"/>
              <w:rPr>
                <w:rFonts w:cs="Arial" w:hint="eastAsia"/>
                <w:bCs/>
                <w:color w:val="000000" w:themeColor="text1"/>
                <w:sz w:val="18"/>
                <w:szCs w:val="18"/>
                <w:shd w:val="clear" w:color="auto" w:fill="FFFFFF"/>
              </w:rPr>
            </w:pPr>
            <w:r>
              <w:rPr>
                <w:rFonts w:cs="Arial"/>
                <w:bCs/>
                <w:color w:val="000000" w:themeColor="text1"/>
                <w:sz w:val="18"/>
                <w:szCs w:val="18"/>
                <w:shd w:val="clear" w:color="auto" w:fill="FFFFFF"/>
              </w:rPr>
              <w:t>融合</w:t>
            </w:r>
          </w:p>
        </w:tc>
        <w:tc>
          <w:tcPr>
            <w:tcW w:w="1418" w:type="dxa"/>
            <w:tcBorders>
              <w:top w:val="single" w:sz="4" w:space="0" w:color="31849B"/>
              <w:left w:val="single" w:sz="4" w:space="0" w:color="31849B"/>
              <w:bottom w:val="single" w:sz="4" w:space="0" w:color="31849B"/>
            </w:tcBorders>
            <w:vAlign w:val="center"/>
          </w:tcPr>
          <w:p w14:paraId="69D73C18" w14:textId="77777777" w:rsidR="002E1676" w:rsidRDefault="00000000">
            <w:pPr>
              <w:widowControl w:val="0"/>
              <w:spacing w:line="240" w:lineRule="exact"/>
              <w:jc w:val="center"/>
              <w:rPr>
                <w:rFonts w:cs="Arial" w:hint="eastAsia"/>
                <w:bCs/>
                <w:color w:val="000000" w:themeColor="text1"/>
                <w:sz w:val="18"/>
                <w:szCs w:val="18"/>
                <w:shd w:val="clear" w:color="auto" w:fill="FFFFFF"/>
              </w:rPr>
            </w:pPr>
            <w:r>
              <w:rPr>
                <w:rFonts w:cs="Arial"/>
                <w:bCs/>
                <w:color w:val="000000" w:themeColor="text1"/>
                <w:sz w:val="18"/>
                <w:szCs w:val="18"/>
                <w:shd w:val="clear" w:color="auto" w:fill="FFFFFF"/>
              </w:rPr>
              <w:t>8copies</w:t>
            </w:r>
          </w:p>
        </w:tc>
        <w:tc>
          <w:tcPr>
            <w:tcW w:w="1417" w:type="dxa"/>
            <w:tcBorders>
              <w:top w:val="single" w:sz="4" w:space="0" w:color="31849B"/>
              <w:left w:val="single" w:sz="4" w:space="0" w:color="31849B"/>
              <w:bottom w:val="single" w:sz="4" w:space="0" w:color="31849B"/>
            </w:tcBorders>
            <w:vAlign w:val="center"/>
          </w:tcPr>
          <w:p w14:paraId="012941DC" w14:textId="77777777" w:rsidR="002E1676" w:rsidRDefault="00000000">
            <w:pPr>
              <w:widowControl w:val="0"/>
              <w:spacing w:line="240" w:lineRule="exact"/>
              <w:jc w:val="center"/>
              <w:rPr>
                <w:rFonts w:cs="Arial" w:hint="eastAsia"/>
                <w:bCs/>
                <w:color w:val="000000" w:themeColor="text1"/>
                <w:sz w:val="18"/>
                <w:szCs w:val="18"/>
                <w:shd w:val="clear" w:color="auto" w:fill="FFFFFF"/>
              </w:rPr>
            </w:pPr>
            <w:r>
              <w:rPr>
                <w:rFonts w:cs="Arial"/>
                <w:bCs/>
                <w:color w:val="000000" w:themeColor="text1"/>
                <w:sz w:val="18"/>
                <w:szCs w:val="18"/>
                <w:shd w:val="clear" w:color="auto" w:fill="FFFFFF"/>
              </w:rPr>
              <w:t>临床意义不明确</w:t>
            </w:r>
          </w:p>
        </w:tc>
      </w:tr>
    </w:tbl>
    <w:p w14:paraId="1E317158" w14:textId="77777777" w:rsidR="002E1676" w:rsidRDefault="00000000">
      <w:pPr>
        <w:pStyle w:val="41"/>
        <w:spacing w:line="300" w:lineRule="exact"/>
        <w:ind w:left="-120" w:firstLine="0"/>
        <w:jc w:val="both"/>
        <w:rPr>
          <w:rFonts w:hint="eastAsia"/>
          <w:sz w:val="16"/>
          <w:szCs w:val="16"/>
        </w:rPr>
      </w:pPr>
      <w:r>
        <w:rPr>
          <w:sz w:val="16"/>
          <w:szCs w:val="16"/>
        </w:rPr>
        <w:t>注：</w:t>
      </w:r>
    </w:p>
    <w:p w14:paraId="69D600D0" w14:textId="77777777" w:rsidR="002E1676" w:rsidRDefault="00000000">
      <w:pPr>
        <w:pStyle w:val="41"/>
        <w:numPr>
          <w:ilvl w:val="0"/>
          <w:numId w:val="2"/>
        </w:numPr>
        <w:spacing w:line="300" w:lineRule="exact"/>
        <w:jc w:val="both"/>
        <w:rPr>
          <w:rFonts w:hint="eastAsia"/>
          <w:sz w:val="16"/>
          <w:szCs w:val="16"/>
        </w:rPr>
      </w:pPr>
      <w:r>
        <w:rPr>
          <w:sz w:val="16"/>
          <w:szCs w:val="16"/>
        </w:rPr>
        <w:t>上表中变异仅包含临床意义明确、有潜在临床意义和临床意义不明确的检测结果。</w:t>
      </w:r>
    </w:p>
    <w:p w14:paraId="51EA2AD4" w14:textId="77777777" w:rsidR="002E1676" w:rsidRDefault="00000000">
      <w:pPr>
        <w:pStyle w:val="41"/>
        <w:numPr>
          <w:ilvl w:val="0"/>
          <w:numId w:val="2"/>
        </w:numPr>
        <w:spacing w:line="300" w:lineRule="exact"/>
        <w:jc w:val="both"/>
        <w:rPr>
          <w:rFonts w:hint="eastAsia"/>
          <w:sz w:val="16"/>
          <w:szCs w:val="16"/>
        </w:rPr>
      </w:pPr>
      <w:r>
        <w:rPr>
          <w:sz w:val="16"/>
          <w:szCs w:val="16"/>
        </w:rPr>
        <w:t>检出变异为点突变或小片段插入缺失突变时，提示丰度，指突变型占野生型和突变型之和的比例。</w:t>
      </w:r>
    </w:p>
    <w:p w14:paraId="1F79E188" w14:textId="77777777" w:rsidR="002E1676" w:rsidRDefault="00000000">
      <w:pPr>
        <w:pStyle w:val="41"/>
        <w:numPr>
          <w:ilvl w:val="0"/>
          <w:numId w:val="2"/>
        </w:numPr>
        <w:spacing w:line="300" w:lineRule="exact"/>
        <w:jc w:val="both"/>
        <w:rPr>
          <w:rFonts w:hint="eastAsia"/>
          <w:sz w:val="16"/>
          <w:szCs w:val="16"/>
        </w:rPr>
      </w:pPr>
      <w:r>
        <w:rPr>
          <w:sz w:val="16"/>
          <w:szCs w:val="16"/>
        </w:rPr>
        <w:t>检出变异为基因扩增时，提示DNA拷贝数，正常细胞中基因拷贝数为2。</w:t>
      </w:r>
    </w:p>
    <w:p w14:paraId="21CDE212" w14:textId="77777777" w:rsidR="002E1676" w:rsidRDefault="00000000">
      <w:pPr>
        <w:pStyle w:val="41"/>
        <w:numPr>
          <w:ilvl w:val="0"/>
          <w:numId w:val="2"/>
        </w:numPr>
        <w:spacing w:line="300" w:lineRule="exact"/>
        <w:jc w:val="both"/>
        <w:rPr>
          <w:rFonts w:hint="eastAsia"/>
          <w:sz w:val="16"/>
          <w:szCs w:val="16"/>
        </w:rPr>
      </w:pPr>
      <w:r>
        <w:rPr>
          <w:sz w:val="16"/>
          <w:szCs w:val="16"/>
        </w:rPr>
        <w:t>检出变异为基因融合时，提示融合上下游基因，提示RNA拷贝数，指融合区域片段支持序列数值。</w:t>
      </w:r>
    </w:p>
    <w:p w14:paraId="726680D6" w14:textId="77777777" w:rsidR="002E1676" w:rsidRDefault="002E1676">
      <w:pPr>
        <w:pStyle w:val="41"/>
        <w:spacing w:line="300" w:lineRule="exact"/>
        <w:ind w:left="320" w:firstLine="0"/>
        <w:jc w:val="both"/>
        <w:rPr>
          <w:rFonts w:hint="eastAsia"/>
          <w:color w:val="595959" w:themeColor="text1" w:themeTint="A6"/>
          <w:sz w:val="16"/>
          <w:szCs w:val="16"/>
        </w:rPr>
      </w:pPr>
    </w:p>
    <w:p w14:paraId="616989B3" w14:textId="77777777" w:rsidR="002E1676" w:rsidRDefault="00000000">
      <w:pPr>
        <w:rPr>
          <w:rFonts w:hint="eastAsia"/>
          <w:b/>
          <w:bCs/>
          <w:sz w:val="18"/>
          <w:szCs w:val="18"/>
          <w:shd w:val="clear" w:color="auto" w:fill="FFFFFF"/>
        </w:rPr>
      </w:pPr>
      <w:r>
        <w:br w:type="page"/>
      </w:r>
    </w:p>
    <w:p w14:paraId="28D490E3" w14:textId="77777777" w:rsidR="002E1676" w:rsidRDefault="00000000">
      <w:pPr>
        <w:pStyle w:val="2"/>
        <w:keepNext w:val="0"/>
        <w:keepLines w:val="0"/>
        <w:spacing w:after="156"/>
        <w:ind w:left="-170"/>
        <w:jc w:val="both"/>
        <w:rPr>
          <w:rFonts w:cs="Arial" w:hint="eastAsia"/>
          <w:bCs w:val="0"/>
          <w:sz w:val="22"/>
          <w:szCs w:val="18"/>
          <w:shd w:val="clear" w:color="auto" w:fill="FFFFFF"/>
        </w:rPr>
      </w:pPr>
      <w:r>
        <w:rPr>
          <w:rFonts w:cs="Arial"/>
          <w:bCs w:val="0"/>
          <w:sz w:val="22"/>
          <w:szCs w:val="18"/>
          <w:shd w:val="clear" w:color="auto" w:fill="FFFFFF"/>
        </w:rPr>
        <w:lastRenderedPageBreak/>
        <w:t>3 变异临床意义提示</w:t>
      </w:r>
    </w:p>
    <w:p w14:paraId="7DC72DC7" w14:textId="77777777" w:rsidR="002E1676" w:rsidRDefault="00000000">
      <w:pPr>
        <w:pStyle w:val="3"/>
        <w:keepNext w:val="0"/>
        <w:keepLines w:val="0"/>
        <w:numPr>
          <w:ilvl w:val="0"/>
          <w:numId w:val="0"/>
        </w:numPr>
        <w:spacing w:before="156" w:after="156"/>
        <w:ind w:left="-170"/>
        <w:rPr>
          <w:rFonts w:hint="eastAsia"/>
          <w:szCs w:val="21"/>
          <w:shd w:val="clear" w:color="auto" w:fill="FFFFFF"/>
        </w:rPr>
      </w:pPr>
      <w:r>
        <w:rPr>
          <w:szCs w:val="21"/>
          <w:shd w:val="clear" w:color="auto" w:fill="FFFFFF"/>
        </w:rPr>
        <w:t>3.1 诊断相关变异提示</w:t>
      </w:r>
    </w:p>
    <w:tbl>
      <w:tblPr>
        <w:tblW w:w="9639" w:type="dxa"/>
        <w:tblLayout w:type="fixed"/>
        <w:tblLook w:val="04A0" w:firstRow="1" w:lastRow="0" w:firstColumn="1" w:lastColumn="0" w:noHBand="0" w:noVBand="1"/>
      </w:tblPr>
      <w:tblGrid>
        <w:gridCol w:w="1242"/>
        <w:gridCol w:w="2410"/>
        <w:gridCol w:w="5987"/>
      </w:tblGrid>
      <w:tr w:rsidR="002E1676" w14:paraId="743304AF" w14:textId="77777777">
        <w:trPr>
          <w:trHeight w:val="409"/>
        </w:trPr>
        <w:tc>
          <w:tcPr>
            <w:tcW w:w="1242" w:type="dxa"/>
            <w:tcBorders>
              <w:top w:val="single" w:sz="4" w:space="0" w:color="31849B"/>
              <w:bottom w:val="single" w:sz="4" w:space="0" w:color="31849B"/>
              <w:right w:val="single" w:sz="4" w:space="0" w:color="31849B"/>
            </w:tcBorders>
            <w:shd w:val="clear" w:color="auto" w:fill="DAEEF3"/>
            <w:vAlign w:val="center"/>
          </w:tcPr>
          <w:p w14:paraId="5D3418E9" w14:textId="77777777" w:rsidR="002E1676" w:rsidRDefault="00000000">
            <w:pPr>
              <w:widowControl w:val="0"/>
              <w:jc w:val="center"/>
              <w:rPr>
                <w:rFonts w:hint="eastAsia"/>
                <w:b/>
                <w:color w:val="31849B"/>
                <w:sz w:val="20"/>
                <w:szCs w:val="20"/>
              </w:rPr>
            </w:pPr>
            <w:r>
              <w:rPr>
                <w:b/>
                <w:color w:val="31849B"/>
                <w:sz w:val="20"/>
                <w:szCs w:val="20"/>
              </w:rPr>
              <w:t>基因</w:t>
            </w:r>
          </w:p>
        </w:tc>
        <w:tc>
          <w:tcPr>
            <w:tcW w:w="2410"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32AC98F5" w14:textId="77777777" w:rsidR="002E1676" w:rsidRDefault="00000000">
            <w:pPr>
              <w:widowControl w:val="0"/>
              <w:jc w:val="center"/>
              <w:rPr>
                <w:rFonts w:hint="eastAsia"/>
                <w:b/>
                <w:color w:val="31849B"/>
                <w:sz w:val="20"/>
                <w:szCs w:val="20"/>
              </w:rPr>
            </w:pPr>
            <w:r>
              <w:rPr>
                <w:b/>
                <w:color w:val="31849B"/>
                <w:sz w:val="20"/>
                <w:szCs w:val="20"/>
              </w:rPr>
              <w:t>检测结果</w:t>
            </w:r>
          </w:p>
        </w:tc>
        <w:tc>
          <w:tcPr>
            <w:tcW w:w="5987" w:type="dxa"/>
            <w:tcBorders>
              <w:top w:val="single" w:sz="4" w:space="0" w:color="31849B"/>
              <w:left w:val="single" w:sz="4" w:space="0" w:color="31849B"/>
              <w:bottom w:val="single" w:sz="4" w:space="0" w:color="31849B"/>
            </w:tcBorders>
            <w:shd w:val="clear" w:color="auto" w:fill="DAEEF3"/>
            <w:vAlign w:val="center"/>
          </w:tcPr>
          <w:p w14:paraId="2274C194" w14:textId="77777777" w:rsidR="002E1676" w:rsidRDefault="00000000">
            <w:pPr>
              <w:widowControl w:val="0"/>
              <w:jc w:val="center"/>
              <w:rPr>
                <w:rFonts w:hint="eastAsia"/>
                <w:b/>
                <w:color w:val="31849B"/>
                <w:sz w:val="20"/>
                <w:szCs w:val="20"/>
                <w:highlight w:val="yellow"/>
              </w:rPr>
            </w:pPr>
            <w:r>
              <w:rPr>
                <w:b/>
                <w:color w:val="31849B"/>
                <w:sz w:val="20"/>
                <w:szCs w:val="20"/>
              </w:rPr>
              <w:t>临床意义提示</w:t>
            </w:r>
          </w:p>
        </w:tc>
      </w:tr>
      <w:tr w:rsidR="002E1676" w14:paraId="297B8427" w14:textId="77777777">
        <w:trPr>
          <w:trHeight w:val="557"/>
        </w:trPr>
        <w:tc>
          <w:tcPr>
            <w:tcW w:w="9639" w:type="dxa"/>
            <w:gridSpan w:val="3"/>
            <w:tcBorders>
              <w:top w:val="single" w:sz="4" w:space="0" w:color="31849B"/>
              <w:bottom w:val="single" w:sz="4" w:space="0" w:color="31849B"/>
            </w:tcBorders>
            <w:vAlign w:val="center"/>
          </w:tcPr>
          <w:p w14:paraId="64479712" w14:textId="77777777" w:rsidR="002E1676" w:rsidRDefault="00000000">
            <w:pPr>
              <w:widowControl w:val="0"/>
              <w:spacing w:line="240" w:lineRule="exact"/>
              <w:jc w:val="center"/>
              <w:rPr>
                <w:rFonts w:cs="Arial" w:hint="eastAsia"/>
                <w:bCs/>
                <w:color w:val="000000" w:themeColor="text1"/>
                <w:sz w:val="18"/>
                <w:szCs w:val="18"/>
                <w:shd w:val="clear" w:color="auto" w:fill="FFFFFF"/>
              </w:rPr>
            </w:pPr>
            <w:r>
              <w:rPr>
                <w:sz w:val="18"/>
                <w:szCs w:val="18"/>
              </w:rPr>
              <w:t>未检测到诊断相关变异</w:t>
            </w:r>
          </w:p>
        </w:tc>
      </w:tr>
    </w:tbl>
    <w:p w14:paraId="02899441" w14:textId="77777777" w:rsidR="002E1676" w:rsidRDefault="00000000">
      <w:pPr>
        <w:pStyle w:val="3"/>
        <w:keepNext w:val="0"/>
        <w:keepLines w:val="0"/>
        <w:numPr>
          <w:ilvl w:val="0"/>
          <w:numId w:val="0"/>
        </w:numPr>
        <w:spacing w:before="156" w:after="156"/>
        <w:ind w:left="-170"/>
        <w:rPr>
          <w:rFonts w:hint="eastAsia"/>
          <w:szCs w:val="21"/>
          <w:shd w:val="clear" w:color="auto" w:fill="FFFFFF"/>
        </w:rPr>
      </w:pPr>
      <w:r>
        <w:rPr>
          <w:szCs w:val="21"/>
          <w:shd w:val="clear" w:color="auto" w:fill="FFFFFF"/>
        </w:rPr>
        <w:t>3.2 靶向用药相关变异提示</w:t>
      </w:r>
    </w:p>
    <w:tbl>
      <w:tblPr>
        <w:tblW w:w="9639" w:type="dxa"/>
        <w:tblLayout w:type="fixed"/>
        <w:tblLook w:val="04A0" w:firstRow="1" w:lastRow="0" w:firstColumn="1" w:lastColumn="0" w:noHBand="0" w:noVBand="1"/>
      </w:tblPr>
      <w:tblGrid>
        <w:gridCol w:w="4503"/>
        <w:gridCol w:w="5136"/>
      </w:tblGrid>
      <w:tr w:rsidR="002E1676" w14:paraId="4A8EE0A9" w14:textId="77777777">
        <w:trPr>
          <w:trHeight w:val="409"/>
        </w:trPr>
        <w:tc>
          <w:tcPr>
            <w:tcW w:w="4503" w:type="dxa"/>
            <w:tcBorders>
              <w:top w:val="single" w:sz="4" w:space="0" w:color="31849B"/>
              <w:bottom w:val="single" w:sz="4" w:space="0" w:color="31849B"/>
              <w:right w:val="single" w:sz="4" w:space="0" w:color="31849B"/>
            </w:tcBorders>
            <w:shd w:val="clear" w:color="auto" w:fill="DAEEF3"/>
            <w:vAlign w:val="center"/>
          </w:tcPr>
          <w:p w14:paraId="73092B0C" w14:textId="77777777" w:rsidR="002E1676" w:rsidRDefault="00000000">
            <w:pPr>
              <w:widowControl w:val="0"/>
              <w:jc w:val="center"/>
              <w:rPr>
                <w:rFonts w:hint="eastAsia"/>
                <w:b/>
                <w:color w:val="31849B"/>
                <w:sz w:val="20"/>
                <w:szCs w:val="20"/>
              </w:rPr>
            </w:pPr>
            <w:r>
              <w:rPr>
                <w:b/>
                <w:color w:val="31849B"/>
                <w:sz w:val="20"/>
                <w:szCs w:val="20"/>
              </w:rPr>
              <w:t>基因</w:t>
            </w:r>
            <w:r>
              <w:rPr>
                <w:rFonts w:hint="eastAsia"/>
                <w:b/>
                <w:color w:val="31849B"/>
                <w:sz w:val="20"/>
                <w:szCs w:val="20"/>
              </w:rPr>
              <w:t>变异</w:t>
            </w:r>
          </w:p>
        </w:tc>
        <w:tc>
          <w:tcPr>
            <w:tcW w:w="5136" w:type="dxa"/>
            <w:tcBorders>
              <w:top w:val="single" w:sz="4" w:space="0" w:color="31849B"/>
              <w:left w:val="single" w:sz="4" w:space="0" w:color="31849B"/>
              <w:bottom w:val="single" w:sz="4" w:space="0" w:color="31849B"/>
            </w:tcBorders>
            <w:shd w:val="clear" w:color="auto" w:fill="DAEEF3"/>
            <w:vAlign w:val="center"/>
          </w:tcPr>
          <w:p w14:paraId="41C5565C" w14:textId="77777777" w:rsidR="002E1676" w:rsidRDefault="00000000">
            <w:pPr>
              <w:widowControl w:val="0"/>
              <w:jc w:val="center"/>
              <w:rPr>
                <w:rFonts w:hint="eastAsia"/>
                <w:b/>
                <w:color w:val="31849B"/>
                <w:sz w:val="20"/>
                <w:szCs w:val="20"/>
                <w:highlight w:val="yellow"/>
              </w:rPr>
            </w:pPr>
            <w:r>
              <w:rPr>
                <w:rFonts w:hint="eastAsia"/>
                <w:b/>
                <w:color w:val="31849B"/>
                <w:sz w:val="20"/>
                <w:szCs w:val="20"/>
              </w:rPr>
              <w:t>靶向药物（敏感性，证据等级，证据来源）</w:t>
            </w:r>
          </w:p>
        </w:tc>
      </w:tr>
      <w:tr w:rsidR="00555E1E" w14:paraId="1ECA784A" w14:textId="77777777" w:rsidTr="00D956B9">
        <w:trPr>
          <w:trHeight w:val="409"/>
        </w:trPr>
        <w:tc>
          <w:tcPr>
            <w:tcW w:w="4503" w:type="dxa"/>
            <w:vMerge w:val="restart"/>
            <w:tcBorders>
              <w:top w:val="single" w:sz="4" w:space="0" w:color="31849B"/>
              <w:right w:val="single" w:sz="4" w:space="0" w:color="31849B"/>
            </w:tcBorders>
            <w:vAlign w:val="center"/>
          </w:tcPr>
          <w:p w14:paraId="664D9A0B" w14:textId="1A181B60" w:rsidR="00555E1E" w:rsidRDefault="00555E1E" w:rsidP="00555E1E">
            <w:pPr>
              <w:widowControl w:val="0"/>
              <w:jc w:val="center"/>
              <w:rPr>
                <w:rFonts w:cs="Arial" w:hint="eastAsia"/>
                <w:bCs/>
                <w:color w:val="000000" w:themeColor="text1"/>
                <w:sz w:val="18"/>
                <w:szCs w:val="18"/>
                <w:shd w:val="clear" w:color="auto" w:fill="FFFFFF"/>
              </w:rPr>
            </w:pPr>
            <w:r>
              <w:rPr>
                <w:rFonts w:cs="Arial"/>
                <w:bCs/>
                <w:i/>
                <w:iCs/>
                <w:color w:val="000000" w:themeColor="text1"/>
                <w:sz w:val="18"/>
                <w:szCs w:val="18"/>
                <w:shd w:val="clear" w:color="auto" w:fill="FFFFFF"/>
              </w:rPr>
              <w:t>TP53</w:t>
            </w:r>
            <w:r>
              <w:rPr>
                <w:rFonts w:cs="Arial"/>
                <w:bCs/>
                <w:color w:val="000000" w:themeColor="text1"/>
                <w:sz w:val="18"/>
                <w:szCs w:val="18"/>
                <w:shd w:val="clear" w:color="auto" w:fill="FFFFFF"/>
              </w:rPr>
              <w:t>:NM_000546.6:exon5:c.470_494del:p.V157Gfs*5</w:t>
            </w:r>
          </w:p>
        </w:tc>
        <w:tc>
          <w:tcPr>
            <w:tcW w:w="5136" w:type="dxa"/>
            <w:tcBorders>
              <w:top w:val="single" w:sz="4" w:space="0" w:color="31849B"/>
              <w:left w:val="single" w:sz="4" w:space="0" w:color="31849B"/>
              <w:bottom w:val="single" w:sz="4" w:space="0" w:color="31849B"/>
            </w:tcBorders>
            <w:vAlign w:val="center"/>
          </w:tcPr>
          <w:p w14:paraId="4A1B925B" w14:textId="77777777" w:rsidR="00555E1E" w:rsidRDefault="00555E1E">
            <w:pPr>
              <w:widowControl w:val="0"/>
              <w:rPr>
                <w:rFonts w:cs="Arial" w:hint="eastAsia"/>
                <w:bCs/>
                <w:color w:val="000000" w:themeColor="text1"/>
                <w:kern w:val="2"/>
                <w:sz w:val="18"/>
                <w:szCs w:val="18"/>
                <w:shd w:val="clear" w:color="auto" w:fill="FFFFFF"/>
              </w:rPr>
            </w:pPr>
            <w:proofErr w:type="spellStart"/>
            <w:r>
              <w:rPr>
                <w:rFonts w:cs="Arial"/>
                <w:bCs/>
                <w:color w:val="000000" w:themeColor="text1"/>
                <w:kern w:val="2"/>
                <w:sz w:val="18"/>
                <w:szCs w:val="18"/>
                <w:shd w:val="clear" w:color="auto" w:fill="FFFFFF"/>
              </w:rPr>
              <w:t>Adavosertib</w:t>
            </w:r>
            <w:proofErr w:type="spellEnd"/>
            <w:r>
              <w:rPr>
                <w:rFonts w:cs="Arial"/>
                <w:bCs/>
                <w:color w:val="000000" w:themeColor="text1"/>
                <w:kern w:val="2"/>
                <w:sz w:val="18"/>
                <w:szCs w:val="18"/>
                <w:shd w:val="clear" w:color="auto" w:fill="FFFFFF"/>
              </w:rPr>
              <w:t>+卡铂+紫杉醇 (敏感</w:t>
            </w:r>
            <w:r>
              <w:rPr>
                <w:rFonts w:cs="Arial" w:hint="eastAsia"/>
                <w:bCs/>
                <w:color w:val="000000" w:themeColor="text1"/>
                <w:kern w:val="2"/>
                <w:sz w:val="18"/>
                <w:szCs w:val="18"/>
                <w:shd w:val="clear" w:color="auto" w:fill="FFFFFF"/>
              </w:rPr>
              <w:t>，C级，临床试验)</w:t>
            </w:r>
          </w:p>
        </w:tc>
      </w:tr>
      <w:tr w:rsidR="00555E1E" w14:paraId="1DF6768E" w14:textId="77777777" w:rsidTr="00D956B9">
        <w:trPr>
          <w:trHeight w:val="409"/>
        </w:trPr>
        <w:tc>
          <w:tcPr>
            <w:tcW w:w="4503" w:type="dxa"/>
            <w:vMerge/>
            <w:tcBorders>
              <w:right w:val="single" w:sz="4" w:space="0" w:color="31849B"/>
            </w:tcBorders>
            <w:vAlign w:val="center"/>
          </w:tcPr>
          <w:p w14:paraId="58757072" w14:textId="7B74D26E" w:rsidR="00555E1E" w:rsidRDefault="00555E1E" w:rsidP="00D956B9">
            <w:pPr>
              <w:widowControl w:val="0"/>
              <w:jc w:val="center"/>
              <w:rPr>
                <w:rFonts w:cs="Arial" w:hint="eastAsia"/>
                <w:bCs/>
                <w:color w:val="000000" w:themeColor="text1"/>
                <w:sz w:val="18"/>
                <w:szCs w:val="18"/>
                <w:shd w:val="clear" w:color="auto" w:fill="FFFFFF"/>
              </w:rPr>
            </w:pPr>
          </w:p>
        </w:tc>
        <w:tc>
          <w:tcPr>
            <w:tcW w:w="5136" w:type="dxa"/>
            <w:tcBorders>
              <w:top w:val="single" w:sz="4" w:space="0" w:color="31849B"/>
              <w:left w:val="single" w:sz="4" w:space="0" w:color="31849B"/>
              <w:bottom w:val="single" w:sz="4" w:space="0" w:color="31849B"/>
            </w:tcBorders>
            <w:vAlign w:val="center"/>
          </w:tcPr>
          <w:p w14:paraId="2C679CC8" w14:textId="77777777" w:rsidR="00555E1E" w:rsidRDefault="00555E1E">
            <w:pPr>
              <w:widowControl w:val="0"/>
              <w:rPr>
                <w:rFonts w:cs="Arial" w:hint="eastAsia"/>
                <w:bCs/>
                <w:color w:val="000000" w:themeColor="text1"/>
                <w:kern w:val="2"/>
                <w:sz w:val="18"/>
                <w:szCs w:val="18"/>
                <w:shd w:val="clear" w:color="auto" w:fill="FFFFFF"/>
              </w:rPr>
            </w:pPr>
            <w:r>
              <w:rPr>
                <w:rFonts w:cs="Arial"/>
                <w:bCs/>
                <w:color w:val="000000" w:themeColor="text1"/>
                <w:kern w:val="2"/>
                <w:sz w:val="18"/>
                <w:szCs w:val="18"/>
                <w:shd w:val="clear" w:color="auto" w:fill="FFFFFF"/>
              </w:rPr>
              <w:t>APR-246+阿扎胞苷 (敏感</w:t>
            </w:r>
            <w:r>
              <w:rPr>
                <w:rFonts w:cs="Arial" w:hint="eastAsia"/>
                <w:bCs/>
                <w:color w:val="000000" w:themeColor="text1"/>
                <w:kern w:val="2"/>
                <w:sz w:val="18"/>
                <w:szCs w:val="18"/>
                <w:shd w:val="clear" w:color="auto" w:fill="FFFFFF"/>
              </w:rPr>
              <w:t>，C级，临床试验)</w:t>
            </w:r>
          </w:p>
        </w:tc>
      </w:tr>
      <w:tr w:rsidR="00555E1E" w14:paraId="57E4B696" w14:textId="77777777" w:rsidTr="00D956B9">
        <w:trPr>
          <w:trHeight w:val="409"/>
        </w:trPr>
        <w:tc>
          <w:tcPr>
            <w:tcW w:w="4503" w:type="dxa"/>
            <w:vMerge/>
            <w:tcBorders>
              <w:right w:val="single" w:sz="4" w:space="0" w:color="31849B"/>
            </w:tcBorders>
            <w:vAlign w:val="center"/>
          </w:tcPr>
          <w:p w14:paraId="132EED85" w14:textId="3005D7D4" w:rsidR="00555E1E" w:rsidRDefault="00555E1E" w:rsidP="00D956B9">
            <w:pPr>
              <w:widowControl w:val="0"/>
              <w:jc w:val="center"/>
              <w:rPr>
                <w:rFonts w:cs="Arial" w:hint="eastAsia"/>
                <w:bCs/>
                <w:color w:val="000000" w:themeColor="text1"/>
                <w:sz w:val="18"/>
                <w:szCs w:val="18"/>
                <w:shd w:val="clear" w:color="auto" w:fill="FFFFFF"/>
              </w:rPr>
            </w:pPr>
          </w:p>
        </w:tc>
        <w:tc>
          <w:tcPr>
            <w:tcW w:w="5136" w:type="dxa"/>
            <w:tcBorders>
              <w:top w:val="single" w:sz="4" w:space="0" w:color="31849B"/>
              <w:left w:val="single" w:sz="4" w:space="0" w:color="31849B"/>
              <w:bottom w:val="single" w:sz="4" w:space="0" w:color="31849B"/>
            </w:tcBorders>
            <w:vAlign w:val="center"/>
          </w:tcPr>
          <w:p w14:paraId="0A5AC92F" w14:textId="77777777" w:rsidR="00555E1E" w:rsidRDefault="00555E1E">
            <w:pPr>
              <w:widowControl w:val="0"/>
              <w:rPr>
                <w:rFonts w:cs="Arial" w:hint="eastAsia"/>
                <w:bCs/>
                <w:color w:val="000000" w:themeColor="text1"/>
                <w:kern w:val="2"/>
                <w:sz w:val="18"/>
                <w:szCs w:val="18"/>
                <w:shd w:val="clear" w:color="auto" w:fill="FFFFFF"/>
              </w:rPr>
            </w:pPr>
            <w:r>
              <w:rPr>
                <w:rFonts w:cs="Arial"/>
                <w:bCs/>
                <w:color w:val="000000" w:themeColor="text1"/>
                <w:kern w:val="2"/>
                <w:sz w:val="18"/>
                <w:szCs w:val="18"/>
                <w:shd w:val="clear" w:color="auto" w:fill="FFFFFF"/>
              </w:rPr>
              <w:t>卡铂+</w:t>
            </w:r>
            <w:proofErr w:type="spellStart"/>
            <w:r>
              <w:rPr>
                <w:rFonts w:cs="Arial"/>
                <w:bCs/>
                <w:color w:val="000000" w:themeColor="text1"/>
                <w:kern w:val="2"/>
                <w:sz w:val="18"/>
                <w:szCs w:val="18"/>
                <w:shd w:val="clear" w:color="auto" w:fill="FFFFFF"/>
              </w:rPr>
              <w:t>Adavosertib</w:t>
            </w:r>
            <w:proofErr w:type="spellEnd"/>
            <w:r>
              <w:rPr>
                <w:rFonts w:cs="Arial"/>
                <w:bCs/>
                <w:color w:val="000000" w:themeColor="text1"/>
                <w:kern w:val="2"/>
                <w:sz w:val="18"/>
                <w:szCs w:val="18"/>
                <w:shd w:val="clear" w:color="auto" w:fill="FFFFFF"/>
              </w:rPr>
              <w:t xml:space="preserve"> (敏感</w:t>
            </w:r>
            <w:r>
              <w:rPr>
                <w:rFonts w:cs="Arial" w:hint="eastAsia"/>
                <w:bCs/>
                <w:color w:val="000000" w:themeColor="text1"/>
                <w:kern w:val="2"/>
                <w:sz w:val="18"/>
                <w:szCs w:val="18"/>
                <w:shd w:val="clear" w:color="auto" w:fill="FFFFFF"/>
              </w:rPr>
              <w:t>，C级，临床试验)</w:t>
            </w:r>
          </w:p>
        </w:tc>
      </w:tr>
      <w:tr w:rsidR="00555E1E" w14:paraId="55100246" w14:textId="77777777" w:rsidTr="00D956B9">
        <w:trPr>
          <w:trHeight w:val="409"/>
        </w:trPr>
        <w:tc>
          <w:tcPr>
            <w:tcW w:w="4503" w:type="dxa"/>
            <w:vMerge/>
            <w:tcBorders>
              <w:bottom w:val="single" w:sz="4" w:space="0" w:color="31849B"/>
              <w:right w:val="single" w:sz="4" w:space="0" w:color="31849B"/>
            </w:tcBorders>
            <w:vAlign w:val="center"/>
          </w:tcPr>
          <w:p w14:paraId="7C3D8044" w14:textId="3A540B8C" w:rsidR="00555E1E" w:rsidRDefault="00555E1E">
            <w:pPr>
              <w:widowControl w:val="0"/>
              <w:jc w:val="center"/>
              <w:rPr>
                <w:rFonts w:cs="Arial" w:hint="eastAsia"/>
                <w:bCs/>
                <w:color w:val="000000" w:themeColor="text1"/>
                <w:sz w:val="18"/>
                <w:szCs w:val="18"/>
                <w:shd w:val="clear" w:color="auto" w:fill="FFFFFF"/>
              </w:rPr>
            </w:pPr>
          </w:p>
        </w:tc>
        <w:tc>
          <w:tcPr>
            <w:tcW w:w="5136" w:type="dxa"/>
            <w:tcBorders>
              <w:top w:val="single" w:sz="4" w:space="0" w:color="31849B"/>
              <w:left w:val="single" w:sz="4" w:space="0" w:color="31849B"/>
              <w:bottom w:val="single" w:sz="4" w:space="0" w:color="31849B"/>
            </w:tcBorders>
            <w:vAlign w:val="center"/>
          </w:tcPr>
          <w:p w14:paraId="5E6EA07F" w14:textId="77777777" w:rsidR="00555E1E" w:rsidRDefault="00555E1E">
            <w:pPr>
              <w:widowControl w:val="0"/>
              <w:rPr>
                <w:rFonts w:cs="Arial" w:hint="eastAsia"/>
                <w:bCs/>
                <w:color w:val="000000" w:themeColor="text1"/>
                <w:kern w:val="2"/>
                <w:sz w:val="18"/>
                <w:szCs w:val="18"/>
                <w:shd w:val="clear" w:color="auto" w:fill="FFFFFF"/>
              </w:rPr>
            </w:pPr>
            <w:r>
              <w:rPr>
                <w:rFonts w:cs="Arial"/>
                <w:bCs/>
                <w:color w:val="000000" w:themeColor="text1"/>
                <w:kern w:val="2"/>
                <w:sz w:val="18"/>
                <w:szCs w:val="18"/>
                <w:shd w:val="clear" w:color="auto" w:fill="FFFFFF"/>
              </w:rPr>
              <w:t>培唑帕尼+伏立诺他 (敏感</w:t>
            </w:r>
            <w:r>
              <w:rPr>
                <w:rFonts w:cs="Arial" w:hint="eastAsia"/>
                <w:bCs/>
                <w:color w:val="000000" w:themeColor="text1"/>
                <w:kern w:val="2"/>
                <w:sz w:val="18"/>
                <w:szCs w:val="18"/>
                <w:shd w:val="clear" w:color="auto" w:fill="FFFFFF"/>
              </w:rPr>
              <w:t>，C级，临床试验)</w:t>
            </w:r>
          </w:p>
        </w:tc>
      </w:tr>
    </w:tbl>
    <w:p w14:paraId="623424F9" w14:textId="77777777" w:rsidR="002E1676" w:rsidRDefault="00000000">
      <w:pPr>
        <w:pStyle w:val="41"/>
        <w:spacing w:line="300" w:lineRule="exact"/>
        <w:ind w:left="-120" w:firstLine="0"/>
        <w:jc w:val="both"/>
        <w:rPr>
          <w:rFonts w:hint="eastAsia"/>
          <w:sz w:val="16"/>
          <w:szCs w:val="16"/>
        </w:rPr>
      </w:pPr>
      <w:r>
        <w:rPr>
          <w:sz w:val="16"/>
          <w:szCs w:val="16"/>
        </w:rPr>
        <w:t>注：</w:t>
      </w:r>
    </w:p>
    <w:p w14:paraId="057B53BB" w14:textId="77777777" w:rsidR="002E1676" w:rsidRDefault="00000000">
      <w:pPr>
        <w:pStyle w:val="41"/>
        <w:numPr>
          <w:ilvl w:val="0"/>
          <w:numId w:val="3"/>
        </w:numPr>
        <w:spacing w:line="300" w:lineRule="exact"/>
        <w:jc w:val="both"/>
        <w:rPr>
          <w:rFonts w:hint="eastAsia"/>
          <w:sz w:val="16"/>
          <w:szCs w:val="16"/>
        </w:rPr>
      </w:pPr>
      <w:r>
        <w:rPr>
          <w:sz w:val="16"/>
          <w:szCs w:val="16"/>
        </w:rPr>
        <w:t>检测结果与临床意义相关性的证据水平分为A、B、C、D 4个等级，A级：对应癌种中FDA/NMPA批准或指南推荐的治疗、诊断和（或）预后的相关标志物; 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w:t>
      </w:r>
    </w:p>
    <w:p w14:paraId="6747D64B" w14:textId="77777777" w:rsidR="002E1676" w:rsidRDefault="00000000">
      <w:pPr>
        <w:pStyle w:val="41"/>
        <w:numPr>
          <w:ilvl w:val="0"/>
          <w:numId w:val="3"/>
        </w:numPr>
        <w:spacing w:line="300" w:lineRule="exact"/>
        <w:jc w:val="both"/>
        <w:rPr>
          <w:rFonts w:hint="eastAsia"/>
          <w:sz w:val="16"/>
          <w:szCs w:val="16"/>
        </w:rPr>
      </w:pPr>
      <w:r>
        <w:rPr>
          <w:sz w:val="16"/>
          <w:szCs w:val="16"/>
        </w:rPr>
        <w:t>上表仅包含临床意义明确和潜在临床意义的变异。</w:t>
      </w:r>
    </w:p>
    <w:p w14:paraId="49F4DF46" w14:textId="77777777" w:rsidR="002E1676" w:rsidRDefault="00000000">
      <w:pPr>
        <w:pStyle w:val="41"/>
        <w:numPr>
          <w:ilvl w:val="0"/>
          <w:numId w:val="3"/>
        </w:numPr>
        <w:spacing w:line="300" w:lineRule="exact"/>
        <w:jc w:val="both"/>
        <w:rPr>
          <w:rFonts w:hint="eastAsia"/>
          <w:sz w:val="16"/>
          <w:szCs w:val="16"/>
        </w:rPr>
      </w:pPr>
      <w:r>
        <w:rPr>
          <w:sz w:val="16"/>
          <w:szCs w:val="16"/>
        </w:rPr>
        <w:t>“</w:t>
      </w:r>
      <w:r>
        <w:rPr>
          <w:iCs/>
          <w:sz w:val="18"/>
          <w:szCs w:val="18"/>
          <w:shd w:val="clear" w:color="auto" w:fill="FFFFFF"/>
        </w:rPr>
        <w:t>-</w:t>
      </w:r>
      <w:r>
        <w:rPr>
          <w:sz w:val="16"/>
          <w:szCs w:val="16"/>
        </w:rPr>
        <w:t>”表示暂未有相关信息。</w:t>
      </w:r>
    </w:p>
    <w:p w14:paraId="52266D13" w14:textId="77777777" w:rsidR="002E1676" w:rsidRDefault="00000000">
      <w:pPr>
        <w:rPr>
          <w:rFonts w:hint="eastAsia"/>
        </w:rPr>
      </w:pPr>
      <w:bookmarkStart w:id="5" w:name="_Hlk99059050"/>
      <w:r>
        <w:br w:type="page"/>
      </w:r>
    </w:p>
    <w:p w14:paraId="27335A47" w14:textId="77777777" w:rsidR="002E1676" w:rsidRDefault="00000000">
      <w:pPr>
        <w:pStyle w:val="2"/>
        <w:keepNext w:val="0"/>
        <w:keepLines w:val="0"/>
        <w:spacing w:after="156"/>
        <w:ind w:left="-170"/>
        <w:jc w:val="both"/>
        <w:rPr>
          <w:rFonts w:cs="Arial" w:hint="eastAsia"/>
          <w:bCs w:val="0"/>
          <w:sz w:val="22"/>
          <w:szCs w:val="18"/>
          <w:shd w:val="clear" w:color="auto" w:fill="FFFFFF"/>
        </w:rPr>
      </w:pPr>
      <w:r>
        <w:rPr>
          <w:rFonts w:cs="Arial"/>
          <w:bCs w:val="0"/>
          <w:sz w:val="22"/>
          <w:szCs w:val="18"/>
          <w:shd w:val="clear" w:color="auto" w:fill="FFFFFF"/>
        </w:rPr>
        <w:lastRenderedPageBreak/>
        <w:t>4变异解析</w:t>
      </w:r>
    </w:p>
    <w:p w14:paraId="781B309A" w14:textId="77777777" w:rsidR="002E1676" w:rsidRDefault="00000000">
      <w:pPr>
        <w:pStyle w:val="3"/>
        <w:keepNext w:val="0"/>
        <w:keepLines w:val="0"/>
        <w:numPr>
          <w:ilvl w:val="0"/>
          <w:numId w:val="0"/>
        </w:numPr>
        <w:spacing w:before="156" w:after="156"/>
        <w:ind w:left="-170"/>
        <w:rPr>
          <w:rFonts w:hint="eastAsia"/>
          <w:szCs w:val="21"/>
          <w:shd w:val="clear" w:color="auto" w:fill="FFFFFF"/>
        </w:rPr>
      </w:pPr>
      <w:r>
        <w:rPr>
          <w:szCs w:val="21"/>
          <w:shd w:val="clear" w:color="auto" w:fill="FFFFFF"/>
        </w:rPr>
        <w:t>4.1 临床意义明确或具有潜在临床意义的变异解析</w:t>
      </w:r>
      <w:bookmarkEnd w:id="5"/>
    </w:p>
    <w:tbl>
      <w:tblPr>
        <w:tblStyle w:val="af"/>
        <w:tblW w:w="9639" w:type="dxa"/>
        <w:tblLayout w:type="fixed"/>
        <w:tblLook w:val="04A0" w:firstRow="1" w:lastRow="0" w:firstColumn="1" w:lastColumn="0" w:noHBand="0" w:noVBand="1"/>
      </w:tblPr>
      <w:tblGrid>
        <w:gridCol w:w="2497"/>
        <w:gridCol w:w="7142"/>
      </w:tblGrid>
      <w:tr w:rsidR="002E1676" w14:paraId="7154AC45" w14:textId="77777777">
        <w:trPr>
          <w:trHeight w:val="372"/>
        </w:trPr>
        <w:tc>
          <w:tcPr>
            <w:tcW w:w="2497" w:type="dxa"/>
            <w:tcBorders>
              <w:top w:val="single" w:sz="4" w:space="0" w:color="31849B"/>
              <w:left w:val="nil"/>
              <w:bottom w:val="single" w:sz="4" w:space="0" w:color="31849B"/>
              <w:right w:val="single" w:sz="4" w:space="0" w:color="31849B"/>
            </w:tcBorders>
            <w:shd w:val="clear" w:color="auto" w:fill="DAEEF3"/>
            <w:vAlign w:val="center"/>
          </w:tcPr>
          <w:p w14:paraId="462489D8" w14:textId="77777777" w:rsidR="002E1676" w:rsidRDefault="00000000">
            <w:pPr>
              <w:jc w:val="center"/>
              <w:rPr>
                <w:rFonts w:hint="eastAsia"/>
                <w:b/>
                <w:color w:val="31849B"/>
                <w:sz w:val="20"/>
                <w:szCs w:val="20"/>
              </w:rPr>
            </w:pPr>
            <w:r>
              <w:rPr>
                <w:b/>
                <w:color w:val="31849B"/>
                <w:sz w:val="20"/>
                <w:szCs w:val="20"/>
              </w:rPr>
              <w:t>基因组变异</w:t>
            </w:r>
          </w:p>
        </w:tc>
        <w:tc>
          <w:tcPr>
            <w:tcW w:w="7141" w:type="dxa"/>
            <w:tcBorders>
              <w:top w:val="single" w:sz="4" w:space="0" w:color="31849B"/>
              <w:left w:val="single" w:sz="4" w:space="0" w:color="31849B"/>
              <w:bottom w:val="single" w:sz="4" w:space="0" w:color="31849B"/>
              <w:right w:val="nil"/>
            </w:tcBorders>
            <w:shd w:val="clear" w:color="auto" w:fill="DAEEF3"/>
            <w:vAlign w:val="center"/>
          </w:tcPr>
          <w:p w14:paraId="02C8EDBA" w14:textId="77777777" w:rsidR="002E1676" w:rsidRDefault="00000000">
            <w:pPr>
              <w:jc w:val="center"/>
              <w:rPr>
                <w:rFonts w:hint="eastAsia"/>
                <w:b/>
                <w:color w:val="31849B"/>
                <w:sz w:val="20"/>
                <w:szCs w:val="20"/>
              </w:rPr>
            </w:pPr>
            <w:r>
              <w:rPr>
                <w:b/>
                <w:color w:val="31849B"/>
                <w:sz w:val="20"/>
                <w:szCs w:val="20"/>
              </w:rPr>
              <w:t>详细解析</w:t>
            </w:r>
          </w:p>
        </w:tc>
      </w:tr>
      <w:tr w:rsidR="002E1676" w14:paraId="27B76382" w14:textId="77777777">
        <w:tc>
          <w:tcPr>
            <w:tcW w:w="2497" w:type="dxa"/>
            <w:tcBorders>
              <w:top w:val="single" w:sz="4" w:space="0" w:color="31849B"/>
              <w:left w:val="nil"/>
              <w:bottom w:val="single" w:sz="4" w:space="0" w:color="31849B"/>
              <w:right w:val="single" w:sz="4" w:space="0" w:color="31849B"/>
            </w:tcBorders>
            <w:vAlign w:val="center"/>
          </w:tcPr>
          <w:p w14:paraId="5861B9A5" w14:textId="77777777" w:rsidR="002E1676" w:rsidRDefault="00000000">
            <w:pPr>
              <w:spacing w:line="300" w:lineRule="exact"/>
              <w:jc w:val="center"/>
              <w:rPr>
                <w:rFonts w:cs="Arial" w:hint="eastAsia"/>
                <w:bCs/>
                <w:color w:val="000000" w:themeColor="text1"/>
                <w:sz w:val="18"/>
                <w:szCs w:val="18"/>
                <w:shd w:val="clear" w:color="auto" w:fill="FFFFFF"/>
              </w:rPr>
            </w:pPr>
            <w:r>
              <w:rPr>
                <w:rFonts w:cs="Arial"/>
                <w:bCs/>
                <w:i/>
                <w:iCs/>
                <w:color w:val="000000" w:themeColor="text1"/>
                <w:sz w:val="18"/>
                <w:szCs w:val="18"/>
                <w:shd w:val="clear" w:color="auto" w:fill="FFFFFF"/>
              </w:rPr>
              <w:t>TP53</w:t>
            </w:r>
          </w:p>
          <w:p w14:paraId="381BD2F9" w14:textId="77777777" w:rsidR="002E1676" w:rsidRDefault="00000000">
            <w:pPr>
              <w:spacing w:line="300" w:lineRule="exact"/>
              <w:jc w:val="center"/>
              <w:rPr>
                <w:rFonts w:cs="Arial" w:hint="eastAsia"/>
                <w:bCs/>
                <w:color w:val="000000" w:themeColor="text1"/>
                <w:sz w:val="18"/>
                <w:szCs w:val="18"/>
                <w:shd w:val="clear" w:color="auto" w:fill="FFFFFF"/>
              </w:rPr>
            </w:pPr>
            <w:r>
              <w:rPr>
                <w:rFonts w:cs="Arial"/>
                <w:bCs/>
                <w:color w:val="000000" w:themeColor="text1"/>
                <w:sz w:val="18"/>
                <w:szCs w:val="18"/>
                <w:shd w:val="clear" w:color="auto" w:fill="FFFFFF"/>
              </w:rPr>
              <w:t>c.470_494del</w:t>
            </w:r>
          </w:p>
          <w:p w14:paraId="1E7960BE" w14:textId="77777777" w:rsidR="002E1676" w:rsidRDefault="00000000">
            <w:pPr>
              <w:spacing w:line="300" w:lineRule="exact"/>
              <w:jc w:val="center"/>
              <w:rPr>
                <w:rFonts w:cs="Arial" w:hint="eastAsia"/>
                <w:bCs/>
                <w:color w:val="000000" w:themeColor="text1"/>
                <w:sz w:val="18"/>
                <w:szCs w:val="18"/>
                <w:shd w:val="clear" w:color="auto" w:fill="FFFFFF"/>
              </w:rPr>
            </w:pPr>
            <w:r>
              <w:rPr>
                <w:rFonts w:cs="Arial"/>
                <w:bCs/>
                <w:color w:val="000000" w:themeColor="text1"/>
                <w:sz w:val="18"/>
                <w:szCs w:val="18"/>
                <w:shd w:val="clear" w:color="auto" w:fill="FFFFFF"/>
              </w:rPr>
              <w:t>p.V157Gfs*5</w:t>
            </w:r>
          </w:p>
        </w:tc>
        <w:tc>
          <w:tcPr>
            <w:tcW w:w="7141" w:type="dxa"/>
            <w:tcBorders>
              <w:top w:val="single" w:sz="4" w:space="0" w:color="31849B"/>
              <w:left w:val="single" w:sz="4" w:space="0" w:color="31849B"/>
              <w:bottom w:val="single" w:sz="4" w:space="0" w:color="31849B"/>
              <w:right w:val="nil"/>
            </w:tcBorders>
            <w:vAlign w:val="center"/>
          </w:tcPr>
          <w:p w14:paraId="31811B09" w14:textId="77777777" w:rsidR="002E1676" w:rsidRDefault="00000000">
            <w:pPr>
              <w:spacing w:before="78" w:after="78"/>
              <w:jc w:val="both"/>
              <w:rPr>
                <w:rFonts w:hint="eastAsia"/>
                <w:b/>
                <w:bCs/>
                <w:sz w:val="18"/>
                <w:szCs w:val="18"/>
              </w:rPr>
            </w:pPr>
            <w:r>
              <w:rPr>
                <w:b/>
                <w:bCs/>
                <w:sz w:val="18"/>
                <w:szCs w:val="18"/>
              </w:rPr>
              <w:t>基因解析：</w:t>
            </w:r>
          </w:p>
          <w:p w14:paraId="40F70315" w14:textId="77777777" w:rsidR="002E1676" w:rsidRDefault="00000000">
            <w:pPr>
              <w:spacing w:before="78" w:after="78"/>
              <w:jc w:val="both"/>
              <w:rPr>
                <w:rFonts w:hint="eastAsia"/>
                <w:color w:val="000000" w:themeColor="text1"/>
                <w:sz w:val="18"/>
                <w:szCs w:val="18"/>
              </w:rPr>
            </w:pPr>
            <w:r>
              <w:rPr>
                <w:color w:val="000000" w:themeColor="text1"/>
                <w:sz w:val="18"/>
                <w:szCs w:val="18"/>
              </w:rPr>
              <w:t>TP53基因属于抑癌基因（PMID: 30562755），编码蛋白参与细胞周期停滞和凋亡，是肿瘤中最常发生突变的基因（PMID: 10065147, PMID: 22713868）。</w:t>
            </w:r>
          </w:p>
          <w:p w14:paraId="5F3E1C29" w14:textId="77777777" w:rsidR="002E1676" w:rsidRDefault="00000000">
            <w:pPr>
              <w:spacing w:before="78" w:after="78"/>
              <w:rPr>
                <w:rFonts w:hint="eastAsia"/>
                <w:b/>
                <w:bCs/>
                <w:sz w:val="18"/>
                <w:szCs w:val="18"/>
              </w:rPr>
            </w:pPr>
            <w:r>
              <w:rPr>
                <w:b/>
                <w:bCs/>
                <w:sz w:val="18"/>
                <w:szCs w:val="18"/>
              </w:rPr>
              <w:t>变异解析：</w:t>
            </w:r>
          </w:p>
          <w:p w14:paraId="6CCB416F" w14:textId="77777777" w:rsidR="002E1676" w:rsidRDefault="00000000">
            <w:pPr>
              <w:spacing w:before="78" w:after="78"/>
              <w:jc w:val="both"/>
              <w:rPr>
                <w:rFonts w:hint="eastAsia"/>
                <w:sz w:val="18"/>
                <w:szCs w:val="18"/>
              </w:rPr>
            </w:pPr>
            <w:r>
              <w:rPr>
                <w:rFonts w:cs="思源黑体 CN Light"/>
                <w:sz w:val="18"/>
                <w:szCs w:val="18"/>
              </w:rPr>
              <w:t>该变异为移码突变，导致基因编码蛋白第157位氨基酸由缬氨酸突变为甘氨酸并于161位发生终止。该变异可能形成功能损伤或失活的蛋白。该变异在1000G、</w:t>
            </w:r>
            <w:proofErr w:type="spellStart"/>
            <w:r>
              <w:rPr>
                <w:rFonts w:cs="思源黑体 CN Light"/>
                <w:sz w:val="18"/>
                <w:szCs w:val="18"/>
              </w:rPr>
              <w:t>ExAC</w:t>
            </w:r>
            <w:proofErr w:type="spellEnd"/>
            <w:r>
              <w:rPr>
                <w:rFonts w:cs="思源黑体 CN Light"/>
                <w:sz w:val="18"/>
                <w:szCs w:val="18"/>
              </w:rPr>
              <w:t>、</w:t>
            </w:r>
            <w:proofErr w:type="spellStart"/>
            <w:r>
              <w:rPr>
                <w:rFonts w:cs="思源黑体 CN Light"/>
                <w:sz w:val="18"/>
                <w:szCs w:val="18"/>
              </w:rPr>
              <w:t>gnomAD</w:t>
            </w:r>
            <w:proofErr w:type="spellEnd"/>
            <w:r>
              <w:rPr>
                <w:rFonts w:cs="思源黑体 CN Light"/>
                <w:sz w:val="18"/>
                <w:szCs w:val="18"/>
              </w:rPr>
              <w:t>、</w:t>
            </w:r>
            <w:proofErr w:type="spellStart"/>
            <w:r>
              <w:rPr>
                <w:rFonts w:cs="思源黑体 CN Light"/>
                <w:sz w:val="18"/>
                <w:szCs w:val="18"/>
              </w:rPr>
              <w:t>iJGVD</w:t>
            </w:r>
            <w:proofErr w:type="spellEnd"/>
            <w:r>
              <w:rPr>
                <w:rFonts w:cs="思源黑体 CN Light"/>
                <w:sz w:val="18"/>
                <w:szCs w:val="18"/>
              </w:rPr>
              <w:t>数据库无记录；</w:t>
            </w:r>
            <w:proofErr w:type="spellStart"/>
            <w:r>
              <w:rPr>
                <w:rFonts w:cs="思源黑体 CN Light"/>
                <w:sz w:val="18"/>
                <w:szCs w:val="18"/>
              </w:rPr>
              <w:t>ClinVar</w:t>
            </w:r>
            <w:proofErr w:type="spellEnd"/>
            <w:r>
              <w:rPr>
                <w:rFonts w:cs="思源黑体 CN Light"/>
                <w:sz w:val="18"/>
                <w:szCs w:val="18"/>
              </w:rPr>
              <w:t>数据库无记录。Cancer Hotspots数据库无记录。</w:t>
            </w:r>
          </w:p>
          <w:p w14:paraId="4C9A38C8" w14:textId="77777777" w:rsidR="002E1676" w:rsidRDefault="00000000">
            <w:pPr>
              <w:spacing w:line="300" w:lineRule="exact"/>
              <w:rPr>
                <w:rFonts w:hint="eastAsia"/>
                <w:b/>
                <w:bCs/>
                <w:sz w:val="18"/>
                <w:szCs w:val="18"/>
              </w:rPr>
            </w:pPr>
            <w:r>
              <w:rPr>
                <w:b/>
                <w:bCs/>
                <w:sz w:val="18"/>
                <w:szCs w:val="18"/>
              </w:rPr>
              <w:t>临床研究：</w:t>
            </w:r>
          </w:p>
          <w:p w14:paraId="53813B6E" w14:textId="77777777" w:rsidR="002E1676" w:rsidRDefault="00000000">
            <w:pPr>
              <w:spacing w:before="78" w:after="78"/>
              <w:jc w:val="both"/>
              <w:rPr>
                <w:rFonts w:cs="Arial" w:hint="eastAsia"/>
                <w:bCs/>
                <w:color w:val="000000" w:themeColor="text1"/>
                <w:sz w:val="18"/>
                <w:szCs w:val="18"/>
                <w:shd w:val="clear" w:color="auto" w:fill="FFFFFF"/>
              </w:rPr>
            </w:pPr>
            <w:r>
              <w:rPr>
                <w:sz w:val="18"/>
                <w:szCs w:val="18"/>
              </w:rPr>
              <w:t>辅助诊断：</w:t>
            </w:r>
            <w:r>
              <w:rPr>
                <w:rFonts w:cs="Arial"/>
                <w:bCs/>
                <w:color w:val="000000" w:themeColor="text1"/>
                <w:sz w:val="18"/>
                <w:szCs w:val="18"/>
                <w:shd w:val="clear" w:color="auto" w:fill="FFFFFF"/>
              </w:rPr>
              <w:t>目前尚无该变异关于软组织肉瘤辅助诊断的研究。</w:t>
            </w:r>
          </w:p>
          <w:p w14:paraId="1FD1BE95" w14:textId="77777777" w:rsidR="002E1676" w:rsidRDefault="00000000">
            <w:pPr>
              <w:spacing w:before="78" w:after="78"/>
              <w:jc w:val="both"/>
              <w:rPr>
                <w:rFonts w:hint="eastAsia"/>
                <w:b/>
                <w:bCs/>
                <w:sz w:val="18"/>
                <w:szCs w:val="18"/>
              </w:rPr>
            </w:pPr>
            <w:r>
              <w:rPr>
                <w:sz w:val="18"/>
                <w:szCs w:val="18"/>
              </w:rPr>
              <w:t>临床预后：</w:t>
            </w:r>
            <w:r>
              <w:rPr>
                <w:rFonts w:cs="Arial"/>
                <w:bCs/>
                <w:color w:val="000000" w:themeColor="text1"/>
                <w:sz w:val="18"/>
                <w:szCs w:val="18"/>
                <w:shd w:val="clear" w:color="auto" w:fill="FFFFFF"/>
              </w:rPr>
              <w:t>目前尚无该变异的临床预后研究。</w:t>
            </w:r>
          </w:p>
          <w:p w14:paraId="4C8928E1" w14:textId="77777777" w:rsidR="002E1676" w:rsidRDefault="00000000">
            <w:pPr>
              <w:spacing w:before="78" w:after="78"/>
              <w:jc w:val="both"/>
              <w:rPr>
                <w:rFonts w:hint="eastAsia"/>
                <w:sz w:val="18"/>
                <w:szCs w:val="18"/>
              </w:rPr>
            </w:pPr>
            <w:r>
              <w:rPr>
                <w:sz w:val="18"/>
                <w:szCs w:val="18"/>
              </w:rPr>
              <w:t>靶向药物：</w:t>
            </w:r>
          </w:p>
          <w:p w14:paraId="44F215E8" w14:textId="77777777" w:rsidR="002E1676" w:rsidRDefault="00000000">
            <w:pPr>
              <w:spacing w:line="240" w:lineRule="exact"/>
              <w:rPr>
                <w:rFonts w:cs="Arial" w:hint="eastAsia"/>
                <w:bCs/>
                <w:color w:val="000000" w:themeColor="text1"/>
                <w:sz w:val="18"/>
                <w:szCs w:val="18"/>
                <w:shd w:val="clear" w:color="auto" w:fill="FFFFFF"/>
              </w:rPr>
            </w:pPr>
            <w:proofErr w:type="spellStart"/>
            <w:r>
              <w:rPr>
                <w:rFonts w:cs="Arial"/>
                <w:bCs/>
                <w:color w:val="000000" w:themeColor="text1"/>
                <w:sz w:val="18"/>
                <w:szCs w:val="18"/>
                <w:shd w:val="clear" w:color="auto" w:fill="FFFFFF"/>
              </w:rPr>
              <w:t>Adavosertib</w:t>
            </w:r>
            <w:proofErr w:type="spellEnd"/>
            <w:r>
              <w:rPr>
                <w:rFonts w:cs="Arial"/>
                <w:bCs/>
                <w:color w:val="000000" w:themeColor="text1"/>
                <w:sz w:val="18"/>
                <w:szCs w:val="18"/>
                <w:shd w:val="clear" w:color="auto" w:fill="FFFFFF"/>
              </w:rPr>
              <w:t>+卡铂+紫杉醇</w:t>
            </w:r>
          </w:p>
          <w:p w14:paraId="163F3AC7" w14:textId="77777777" w:rsidR="002E1676" w:rsidRDefault="00000000">
            <w:pPr>
              <w:spacing w:line="240" w:lineRule="exact"/>
              <w:jc w:val="both"/>
              <w:rPr>
                <w:rFonts w:cs="Arial" w:hint="eastAsia"/>
                <w:bCs/>
                <w:color w:val="000000" w:themeColor="text1"/>
                <w:sz w:val="18"/>
                <w:szCs w:val="18"/>
                <w:shd w:val="clear" w:color="auto" w:fill="FFFFFF"/>
              </w:rPr>
            </w:pPr>
            <w:r>
              <w:rPr>
                <w:rFonts w:cs="Arial"/>
                <w:bCs/>
                <w:color w:val="000000" w:themeColor="text1"/>
                <w:sz w:val="18"/>
                <w:szCs w:val="18"/>
                <w:shd w:val="clear" w:color="auto" w:fill="FFFFFF"/>
              </w:rPr>
              <w:t>一项多中心II期临床试验（NCT01357161, PMID: 32611648），试验分为2个部分，第一部分为开放标签的安全性试验，第二部分为随机、双盲、安慰剂对照的临床试验；总共入组121位TP53突变的铂敏感的卵巢癌、输卵管癌或原发性腹膜癌患者，分别使用</w:t>
            </w:r>
            <w:proofErr w:type="spellStart"/>
            <w:r>
              <w:rPr>
                <w:rFonts w:cs="Arial"/>
                <w:bCs/>
                <w:color w:val="000000" w:themeColor="text1"/>
                <w:sz w:val="18"/>
                <w:szCs w:val="18"/>
                <w:shd w:val="clear" w:color="auto" w:fill="FFFFFF"/>
              </w:rPr>
              <w:t>Adavosertib</w:t>
            </w:r>
            <w:proofErr w:type="spellEnd"/>
            <w:r>
              <w:rPr>
                <w:rFonts w:cs="Arial"/>
                <w:bCs/>
                <w:color w:val="000000" w:themeColor="text1"/>
                <w:sz w:val="18"/>
                <w:szCs w:val="18"/>
                <w:shd w:val="clear" w:color="auto" w:fill="FFFFFF"/>
              </w:rPr>
              <w:t>(AZD1775)+卡铂+紫杉醇或安慰剂+卡铂+紫杉醇治疗。主要研究终点为</w:t>
            </w:r>
            <w:proofErr w:type="spellStart"/>
            <w:r>
              <w:rPr>
                <w:rFonts w:cs="Arial"/>
                <w:bCs/>
                <w:color w:val="000000" w:themeColor="text1"/>
                <w:sz w:val="18"/>
                <w:szCs w:val="18"/>
                <w:shd w:val="clear" w:color="auto" w:fill="FFFFFF"/>
              </w:rPr>
              <w:t>ePFS</w:t>
            </w:r>
            <w:proofErr w:type="spellEnd"/>
            <w:r>
              <w:rPr>
                <w:rFonts w:cs="Arial"/>
                <w:bCs/>
                <w:color w:val="000000" w:themeColor="text1"/>
                <w:sz w:val="18"/>
                <w:szCs w:val="18"/>
                <w:shd w:val="clear" w:color="auto" w:fill="FFFFFF"/>
              </w:rPr>
              <w:t>（RECIST v1.1加强版评估的PFS）和安全性。研究结果：PFS对比中，</w:t>
            </w:r>
            <w:proofErr w:type="spellStart"/>
            <w:r>
              <w:rPr>
                <w:rFonts w:cs="Arial"/>
                <w:bCs/>
                <w:color w:val="000000" w:themeColor="text1"/>
                <w:sz w:val="18"/>
                <w:szCs w:val="18"/>
                <w:shd w:val="clear" w:color="auto" w:fill="FFFFFF"/>
              </w:rPr>
              <w:t>Adavosertib</w:t>
            </w:r>
            <w:proofErr w:type="spellEnd"/>
            <w:r>
              <w:rPr>
                <w:rFonts w:cs="Arial"/>
                <w:bCs/>
                <w:color w:val="000000" w:themeColor="text1"/>
                <w:sz w:val="18"/>
                <w:szCs w:val="18"/>
                <w:shd w:val="clear" w:color="auto" w:fill="FFFFFF"/>
              </w:rPr>
              <w:t>+卡铂+紫杉醇 vs 安慰剂+卡铂+紫杉醇为7.9个月 vs 7.3个月（HR 0.63[95% CI 0.38-1.06];two-side P=0.080），满足预设的显著性阈值（P＜0.2）。</w:t>
            </w:r>
          </w:p>
          <w:p w14:paraId="12BEA170" w14:textId="77777777" w:rsidR="002E1676" w:rsidRDefault="002E1676">
            <w:pPr>
              <w:spacing w:line="240" w:lineRule="exact"/>
              <w:jc w:val="both"/>
              <w:rPr>
                <w:rFonts w:cs="Arial" w:hint="eastAsia"/>
                <w:bCs/>
                <w:color w:val="000000" w:themeColor="text1"/>
                <w:sz w:val="18"/>
                <w:szCs w:val="18"/>
                <w:shd w:val="clear" w:color="auto" w:fill="FFFFFF"/>
              </w:rPr>
            </w:pPr>
          </w:p>
          <w:p w14:paraId="3644018E" w14:textId="77777777" w:rsidR="002E1676" w:rsidRDefault="00000000">
            <w:pPr>
              <w:spacing w:line="240" w:lineRule="exact"/>
              <w:rPr>
                <w:rFonts w:cs="Arial" w:hint="eastAsia"/>
                <w:bCs/>
                <w:color w:val="000000" w:themeColor="text1"/>
                <w:sz w:val="18"/>
                <w:szCs w:val="18"/>
                <w:shd w:val="clear" w:color="auto" w:fill="FFFFFF"/>
              </w:rPr>
            </w:pPr>
            <w:r>
              <w:rPr>
                <w:rFonts w:cs="Arial"/>
                <w:bCs/>
                <w:color w:val="000000" w:themeColor="text1"/>
                <w:sz w:val="18"/>
                <w:szCs w:val="18"/>
                <w:shd w:val="clear" w:color="auto" w:fill="FFFFFF"/>
              </w:rPr>
              <w:t>APR-246+阿扎胞苷</w:t>
            </w:r>
          </w:p>
          <w:p w14:paraId="69FC8371" w14:textId="77777777" w:rsidR="002E1676" w:rsidRDefault="00000000">
            <w:pPr>
              <w:spacing w:line="240" w:lineRule="exact"/>
              <w:jc w:val="both"/>
              <w:rPr>
                <w:rFonts w:cs="Arial" w:hint="eastAsia"/>
                <w:bCs/>
                <w:color w:val="000000" w:themeColor="text1"/>
                <w:sz w:val="18"/>
                <w:szCs w:val="18"/>
                <w:shd w:val="clear" w:color="auto" w:fill="FFFFFF"/>
              </w:rPr>
            </w:pPr>
            <w:r>
              <w:rPr>
                <w:rFonts w:cs="Arial"/>
                <w:bCs/>
                <w:color w:val="000000" w:themeColor="text1"/>
                <w:sz w:val="18"/>
                <w:szCs w:val="18"/>
                <w:shd w:val="clear" w:color="auto" w:fill="FFFFFF"/>
              </w:rPr>
              <w:t>一项II期临床试验（NCT03588078, PMID: 33600210），入组52例携带TP53突变的患者，包括34例骨髓异常增长综合征患者（MDS）、18例急性髓系白血病患者（AML，包括7名骨髓母细胞超过30%的患者），使用APR-246（</w:t>
            </w:r>
            <w:proofErr w:type="spellStart"/>
            <w:r>
              <w:rPr>
                <w:rFonts w:cs="Arial"/>
                <w:bCs/>
                <w:color w:val="000000" w:themeColor="text1"/>
                <w:sz w:val="18"/>
                <w:szCs w:val="18"/>
                <w:shd w:val="clear" w:color="auto" w:fill="FFFFFF"/>
              </w:rPr>
              <w:t>Eprenetapopt</w:t>
            </w:r>
            <w:proofErr w:type="spellEnd"/>
            <w:r>
              <w:rPr>
                <w:rFonts w:cs="Arial"/>
                <w:bCs/>
                <w:color w:val="000000" w:themeColor="text1"/>
                <w:sz w:val="18"/>
                <w:szCs w:val="18"/>
                <w:shd w:val="clear" w:color="auto" w:fill="FFFFFF"/>
              </w:rPr>
              <w:t>）联合阿扎胞苷进行治疗；主要终点为缓解率，次要终点为安全性、总生存期等参数。研究结果显示，MDS患者的总体缓解率为62%，包括47%的完全缓解率，中位缓解持续时间为10.4个月；AML患者的总体缓解率为33%，包括17%的完全缓解率（在骨髓母细胞小于和大于30%的急性髓系白血病中，总缓解率分别为27%、0%）。中位随访时间为9.7个月，MDS的中位OS为12.1个月，骨髓母细胞小于和大于30%的AML的中位OS分别为13.9和3.0个月。研究结论为：在极高危TP53m MDS和AML患者群体中，APR-246（</w:t>
            </w:r>
            <w:proofErr w:type="spellStart"/>
            <w:r>
              <w:rPr>
                <w:rFonts w:cs="Arial"/>
                <w:bCs/>
                <w:color w:val="000000" w:themeColor="text1"/>
                <w:sz w:val="18"/>
                <w:szCs w:val="18"/>
                <w:shd w:val="clear" w:color="auto" w:fill="FFFFFF"/>
              </w:rPr>
              <w:t>Eprenetapopt</w:t>
            </w:r>
            <w:proofErr w:type="spellEnd"/>
            <w:r>
              <w:rPr>
                <w:rFonts w:cs="Arial"/>
                <w:bCs/>
                <w:color w:val="000000" w:themeColor="text1"/>
                <w:sz w:val="18"/>
                <w:szCs w:val="18"/>
                <w:shd w:val="clear" w:color="auto" w:fill="FFFFFF"/>
              </w:rPr>
              <w:t>）联合阿扎胞苷是安全的，并显示出比单独使用阿扎胞苷更高的缓解率，以及更长的总生存期。</w:t>
            </w:r>
          </w:p>
          <w:p w14:paraId="174B849C" w14:textId="77777777" w:rsidR="002E1676" w:rsidRDefault="002E1676">
            <w:pPr>
              <w:spacing w:line="240" w:lineRule="exact"/>
              <w:jc w:val="both"/>
              <w:rPr>
                <w:rFonts w:cs="Arial" w:hint="eastAsia"/>
                <w:bCs/>
                <w:color w:val="000000" w:themeColor="text1"/>
                <w:sz w:val="18"/>
                <w:szCs w:val="18"/>
                <w:shd w:val="clear" w:color="auto" w:fill="FFFFFF"/>
              </w:rPr>
            </w:pPr>
          </w:p>
          <w:p w14:paraId="472B0021" w14:textId="77777777" w:rsidR="002E1676" w:rsidRDefault="00000000">
            <w:pPr>
              <w:spacing w:line="240" w:lineRule="exact"/>
              <w:rPr>
                <w:rFonts w:cs="Arial" w:hint="eastAsia"/>
                <w:bCs/>
                <w:color w:val="000000" w:themeColor="text1"/>
                <w:sz w:val="18"/>
                <w:szCs w:val="18"/>
                <w:shd w:val="clear" w:color="auto" w:fill="FFFFFF"/>
              </w:rPr>
            </w:pPr>
            <w:r>
              <w:rPr>
                <w:rFonts w:cs="Arial"/>
                <w:bCs/>
                <w:color w:val="000000" w:themeColor="text1"/>
                <w:sz w:val="18"/>
                <w:szCs w:val="18"/>
                <w:shd w:val="clear" w:color="auto" w:fill="FFFFFF"/>
              </w:rPr>
              <w:t>卡铂+</w:t>
            </w:r>
            <w:proofErr w:type="spellStart"/>
            <w:r>
              <w:rPr>
                <w:rFonts w:cs="Arial"/>
                <w:bCs/>
                <w:color w:val="000000" w:themeColor="text1"/>
                <w:sz w:val="18"/>
                <w:szCs w:val="18"/>
                <w:shd w:val="clear" w:color="auto" w:fill="FFFFFF"/>
              </w:rPr>
              <w:t>Adavosertib</w:t>
            </w:r>
            <w:proofErr w:type="spellEnd"/>
          </w:p>
          <w:p w14:paraId="57B0D950" w14:textId="77777777" w:rsidR="002E1676" w:rsidRDefault="00000000">
            <w:pPr>
              <w:spacing w:line="240" w:lineRule="exact"/>
              <w:jc w:val="both"/>
              <w:rPr>
                <w:rFonts w:cs="Arial" w:hint="eastAsia"/>
                <w:bCs/>
                <w:color w:val="000000" w:themeColor="text1"/>
                <w:sz w:val="18"/>
                <w:szCs w:val="18"/>
                <w:shd w:val="clear" w:color="auto" w:fill="FFFFFF"/>
              </w:rPr>
            </w:pPr>
            <w:r>
              <w:rPr>
                <w:rFonts w:cs="Arial"/>
                <w:bCs/>
                <w:color w:val="000000" w:themeColor="text1"/>
                <w:sz w:val="18"/>
                <w:szCs w:val="18"/>
                <w:shd w:val="clear" w:color="auto" w:fill="FFFFFF"/>
              </w:rPr>
              <w:t>一项II期、开放标签、非随机研究（NCT01164995, PMID: 37236033），入组32名中位年龄为63岁（39–77岁）的TP53突变PROC（抗铂性卵巢癌）患者，使用卡铂AUC 5 mg/</w:t>
            </w:r>
            <w:proofErr w:type="spellStart"/>
            <w:r>
              <w:rPr>
                <w:rFonts w:cs="Arial"/>
                <w:bCs/>
                <w:color w:val="000000" w:themeColor="text1"/>
                <w:sz w:val="18"/>
                <w:szCs w:val="18"/>
                <w:shd w:val="clear" w:color="auto" w:fill="FFFFFF"/>
              </w:rPr>
              <w:t>ml·min</w:t>
            </w:r>
            <w:proofErr w:type="spellEnd"/>
            <w:r>
              <w:rPr>
                <w:rFonts w:cs="Arial"/>
                <w:bCs/>
                <w:color w:val="000000" w:themeColor="text1"/>
                <w:sz w:val="18"/>
                <w:szCs w:val="18"/>
                <w:shd w:val="clear" w:color="auto" w:fill="FFFFFF"/>
              </w:rPr>
              <w:t>静脉注射和阿达沃司替布（</w:t>
            </w:r>
            <w:proofErr w:type="spellStart"/>
            <w:r>
              <w:rPr>
                <w:rFonts w:cs="Arial"/>
                <w:bCs/>
                <w:color w:val="000000" w:themeColor="text1"/>
                <w:sz w:val="18"/>
                <w:szCs w:val="18"/>
                <w:shd w:val="clear" w:color="auto" w:fill="FFFFFF"/>
              </w:rPr>
              <w:t>Adavosertib</w:t>
            </w:r>
            <w:proofErr w:type="spellEnd"/>
            <w:r>
              <w:rPr>
                <w:rFonts w:cs="Arial"/>
                <w:bCs/>
                <w:color w:val="000000" w:themeColor="text1"/>
                <w:sz w:val="18"/>
                <w:szCs w:val="18"/>
                <w:shd w:val="clear" w:color="auto" w:fill="FFFFFF"/>
              </w:rPr>
              <w:t>）225 mg BID口服，为期2.5天，周期21天；主要目的是确定卡铂和阿达沃司替布的疗效和安全性。次要目标包括无进展生存期（PFS）、循环肿瘤细胞（CTC）变化等。研究结果显示，在29名可疗效评估的患者中，12名患者部分缓解（PR），客观ORR为41%（95% CI:23%-61%），中位PFS为5.6个月（95% CI:3.8-10.3）。研究认为：阿达沃司替布225 mg BID 2.5天和卡铂AUC 5联合使用是安全的，并在PROC患者中显示出抗肿瘤疗效。</w:t>
            </w:r>
          </w:p>
          <w:p w14:paraId="368DBE69" w14:textId="77777777" w:rsidR="002E1676" w:rsidRDefault="002E1676">
            <w:pPr>
              <w:spacing w:line="240" w:lineRule="exact"/>
              <w:jc w:val="both"/>
              <w:rPr>
                <w:rFonts w:cs="Arial" w:hint="eastAsia"/>
                <w:bCs/>
                <w:color w:val="000000" w:themeColor="text1"/>
                <w:sz w:val="18"/>
                <w:szCs w:val="18"/>
                <w:shd w:val="clear" w:color="auto" w:fill="FFFFFF"/>
              </w:rPr>
            </w:pPr>
          </w:p>
          <w:p w14:paraId="76CE8EA5" w14:textId="77777777" w:rsidR="002E1676" w:rsidRDefault="00000000">
            <w:pPr>
              <w:spacing w:line="240" w:lineRule="exact"/>
              <w:rPr>
                <w:rFonts w:cs="Arial" w:hint="eastAsia"/>
                <w:bCs/>
                <w:color w:val="000000" w:themeColor="text1"/>
                <w:sz w:val="18"/>
                <w:szCs w:val="18"/>
                <w:shd w:val="clear" w:color="auto" w:fill="FFFFFF"/>
              </w:rPr>
            </w:pPr>
            <w:r>
              <w:rPr>
                <w:rFonts w:cs="Arial"/>
                <w:bCs/>
                <w:color w:val="000000" w:themeColor="text1"/>
                <w:sz w:val="18"/>
                <w:szCs w:val="18"/>
                <w:shd w:val="clear" w:color="auto" w:fill="FFFFFF"/>
              </w:rPr>
              <w:t>培唑帕尼+伏立诺他</w:t>
            </w:r>
          </w:p>
          <w:p w14:paraId="6D433B3C" w14:textId="77777777" w:rsidR="002E1676" w:rsidRDefault="00000000">
            <w:pPr>
              <w:spacing w:line="240" w:lineRule="exact"/>
              <w:jc w:val="both"/>
              <w:rPr>
                <w:rFonts w:cs="Arial" w:hint="eastAsia"/>
                <w:bCs/>
                <w:color w:val="000000" w:themeColor="text1"/>
                <w:sz w:val="18"/>
                <w:szCs w:val="18"/>
                <w:shd w:val="clear" w:color="auto" w:fill="FFFFFF"/>
              </w:rPr>
            </w:pPr>
            <w:r>
              <w:rPr>
                <w:rFonts w:cs="Arial"/>
                <w:bCs/>
                <w:color w:val="000000" w:themeColor="text1"/>
                <w:sz w:val="18"/>
                <w:szCs w:val="18"/>
                <w:shd w:val="clear" w:color="auto" w:fill="FFFFFF"/>
              </w:rPr>
              <w:t>一项I期临床试验（NCT01339871, PMID: 25669829），旨在探究培唑帕尼（Pazopanib）联合伏立诺他（</w:t>
            </w:r>
            <w:proofErr w:type="spellStart"/>
            <w:r>
              <w:rPr>
                <w:rFonts w:cs="Arial"/>
                <w:bCs/>
                <w:color w:val="000000" w:themeColor="text1"/>
                <w:sz w:val="18"/>
                <w:szCs w:val="18"/>
                <w:shd w:val="clear" w:color="auto" w:fill="FFFFFF"/>
              </w:rPr>
              <w:t>Vorinostat</w:t>
            </w:r>
            <w:proofErr w:type="spellEnd"/>
            <w:r>
              <w:rPr>
                <w:rFonts w:cs="Arial"/>
                <w:bCs/>
                <w:color w:val="000000" w:themeColor="text1"/>
                <w:sz w:val="18"/>
                <w:szCs w:val="18"/>
                <w:shd w:val="clear" w:color="auto" w:fill="FFFFFF"/>
              </w:rPr>
              <w:t>）在晚期实体瘤患者中的最高耐受剂量和安全性。共纳入78例患者（肉瘤：n=23，结直肠癌：n=14，黑色素瘤：n=7，卵巢癌：n=5，肾细胞癌：n=4；肝癌：n=3，非小细胞肺癌：n=3，其他：n=19），接受11个剂</w:t>
            </w:r>
            <w:r>
              <w:rPr>
                <w:rFonts w:cs="Arial"/>
                <w:bCs/>
                <w:color w:val="000000" w:themeColor="text1"/>
                <w:sz w:val="18"/>
                <w:szCs w:val="18"/>
                <w:shd w:val="clear" w:color="auto" w:fill="FFFFFF"/>
              </w:rPr>
              <w:lastRenderedPageBreak/>
              <w:t>量水平的联合治疗，结果表明：15例（19%）患者具有临床获益（PR：n=4，SD≥6个月：n=11），78例患者的中位PFS和中位OS分别为2.2个月、8.9个月；使用Cox回归模型确定临床获益的多变量分析中显示TP53突变状态与临床获益有关，36例患者接受了TP53突变检测，与TP53野生型的患者（n=25）相比，TP53突变型患者（n=11）的临床获益率更高（45% vs 16%）、中位PFS更长（3.5个月 vs 2.0个月）、中位OS更长（12.7个月 vs 7.4个月），从联合治疗中获益的TP53突变型患者为：携带TP53 R213*、G245S的结直肠癌患者，携带TP53 R175H、</w:t>
            </w:r>
            <w:proofErr w:type="spellStart"/>
            <w:r>
              <w:rPr>
                <w:rFonts w:cs="Arial"/>
                <w:bCs/>
                <w:color w:val="000000" w:themeColor="text1"/>
                <w:sz w:val="18"/>
                <w:szCs w:val="18"/>
                <w:shd w:val="clear" w:color="auto" w:fill="FFFFFF"/>
              </w:rPr>
              <w:t>DBDdel</w:t>
            </w:r>
            <w:proofErr w:type="spellEnd"/>
            <w:r>
              <w:rPr>
                <w:rFonts w:cs="Arial"/>
                <w:bCs/>
                <w:color w:val="000000" w:themeColor="text1"/>
                <w:sz w:val="18"/>
                <w:szCs w:val="18"/>
                <w:shd w:val="clear" w:color="auto" w:fill="FFFFFF"/>
              </w:rPr>
              <w:t>、H193R的肉瘤患者。所有患者中未出现与治疗相关的死亡事件，推荐的II期剂量为培唑帕尼（600 mg/天）联合伏立诺他（300 mg/天）。</w:t>
            </w:r>
          </w:p>
          <w:p w14:paraId="47447132" w14:textId="77777777" w:rsidR="002E1676" w:rsidRDefault="002E1676">
            <w:pPr>
              <w:spacing w:line="240" w:lineRule="exact"/>
              <w:jc w:val="both"/>
              <w:rPr>
                <w:rFonts w:cs="Arial" w:hint="eastAsia"/>
                <w:bCs/>
                <w:color w:val="000000" w:themeColor="text1"/>
                <w:sz w:val="18"/>
                <w:szCs w:val="18"/>
                <w:shd w:val="clear" w:color="auto" w:fill="FFFFFF"/>
              </w:rPr>
            </w:pPr>
          </w:p>
        </w:tc>
      </w:tr>
    </w:tbl>
    <w:p w14:paraId="41712B9F" w14:textId="77777777" w:rsidR="002E1676" w:rsidRDefault="00000000">
      <w:pPr>
        <w:pStyle w:val="3"/>
        <w:keepNext w:val="0"/>
        <w:keepLines w:val="0"/>
        <w:numPr>
          <w:ilvl w:val="0"/>
          <w:numId w:val="0"/>
        </w:numPr>
        <w:spacing w:before="156" w:after="156"/>
        <w:ind w:left="-170"/>
        <w:rPr>
          <w:rFonts w:hint="eastAsia"/>
          <w:sz w:val="18"/>
          <w:szCs w:val="18"/>
        </w:rPr>
      </w:pPr>
      <w:r>
        <w:rPr>
          <w:bCs w:val="0"/>
          <w:sz w:val="18"/>
          <w:szCs w:val="18"/>
        </w:rPr>
        <w:lastRenderedPageBreak/>
        <w:br w:type="page"/>
      </w:r>
      <w:r>
        <w:rPr>
          <w:szCs w:val="21"/>
          <w:shd w:val="clear" w:color="auto" w:fill="FFFFFF"/>
        </w:rPr>
        <w:lastRenderedPageBreak/>
        <w:t>4.2 临床意义不明确变异解析</w:t>
      </w:r>
    </w:p>
    <w:tbl>
      <w:tblPr>
        <w:tblStyle w:val="af"/>
        <w:tblW w:w="9639" w:type="dxa"/>
        <w:tblLayout w:type="fixed"/>
        <w:tblLook w:val="04A0" w:firstRow="1" w:lastRow="0" w:firstColumn="1" w:lastColumn="0" w:noHBand="0" w:noVBand="1"/>
      </w:tblPr>
      <w:tblGrid>
        <w:gridCol w:w="2449"/>
        <w:gridCol w:w="7190"/>
      </w:tblGrid>
      <w:tr w:rsidR="002E1676" w14:paraId="0AC05823" w14:textId="77777777">
        <w:trPr>
          <w:trHeight w:val="372"/>
        </w:trPr>
        <w:tc>
          <w:tcPr>
            <w:tcW w:w="2449" w:type="dxa"/>
            <w:tcBorders>
              <w:top w:val="single" w:sz="4" w:space="0" w:color="31849B"/>
              <w:left w:val="nil"/>
              <w:bottom w:val="single" w:sz="4" w:space="0" w:color="31849B"/>
              <w:right w:val="single" w:sz="4" w:space="0" w:color="31849B"/>
            </w:tcBorders>
            <w:shd w:val="clear" w:color="auto" w:fill="DAEEF3"/>
            <w:vAlign w:val="center"/>
          </w:tcPr>
          <w:p w14:paraId="2DA351D9" w14:textId="77777777" w:rsidR="002E1676" w:rsidRDefault="00000000">
            <w:pPr>
              <w:jc w:val="center"/>
              <w:rPr>
                <w:rFonts w:hint="eastAsia"/>
                <w:b/>
                <w:color w:val="31849B"/>
                <w:sz w:val="20"/>
                <w:szCs w:val="20"/>
              </w:rPr>
            </w:pPr>
            <w:r>
              <w:rPr>
                <w:b/>
                <w:color w:val="31849B"/>
                <w:sz w:val="20"/>
                <w:szCs w:val="20"/>
              </w:rPr>
              <w:t>基因组变异</w:t>
            </w:r>
          </w:p>
        </w:tc>
        <w:tc>
          <w:tcPr>
            <w:tcW w:w="7190" w:type="dxa"/>
            <w:tcBorders>
              <w:top w:val="single" w:sz="4" w:space="0" w:color="31849B"/>
              <w:left w:val="single" w:sz="4" w:space="0" w:color="31849B"/>
              <w:bottom w:val="single" w:sz="4" w:space="0" w:color="31849B"/>
              <w:right w:val="nil"/>
            </w:tcBorders>
            <w:shd w:val="clear" w:color="auto" w:fill="DAEEF3"/>
            <w:vAlign w:val="center"/>
          </w:tcPr>
          <w:p w14:paraId="6D87B890" w14:textId="77777777" w:rsidR="002E1676" w:rsidRDefault="00000000">
            <w:pPr>
              <w:jc w:val="center"/>
              <w:rPr>
                <w:rFonts w:hint="eastAsia"/>
                <w:b/>
                <w:color w:val="31849B"/>
                <w:sz w:val="20"/>
                <w:szCs w:val="20"/>
              </w:rPr>
            </w:pPr>
            <w:r>
              <w:rPr>
                <w:b/>
                <w:color w:val="31849B"/>
                <w:sz w:val="20"/>
                <w:szCs w:val="20"/>
              </w:rPr>
              <w:t>详细解析</w:t>
            </w:r>
          </w:p>
        </w:tc>
      </w:tr>
      <w:tr w:rsidR="002E1676" w14:paraId="3DA5B52D" w14:textId="77777777">
        <w:tc>
          <w:tcPr>
            <w:tcW w:w="2449" w:type="dxa"/>
            <w:tcBorders>
              <w:top w:val="single" w:sz="4" w:space="0" w:color="31849B"/>
              <w:left w:val="nil"/>
              <w:bottom w:val="single" w:sz="4" w:space="0" w:color="31849B"/>
              <w:right w:val="single" w:sz="4" w:space="0" w:color="31849B"/>
            </w:tcBorders>
            <w:vAlign w:val="center"/>
          </w:tcPr>
          <w:p w14:paraId="1001F8E1" w14:textId="77777777" w:rsidR="002E1676" w:rsidRDefault="00000000">
            <w:pPr>
              <w:spacing w:line="300" w:lineRule="exact"/>
              <w:jc w:val="center"/>
              <w:rPr>
                <w:rFonts w:cs="Arial" w:hint="eastAsia"/>
                <w:bCs/>
                <w:color w:val="000000" w:themeColor="text1"/>
                <w:sz w:val="18"/>
                <w:szCs w:val="18"/>
                <w:shd w:val="clear" w:color="auto" w:fill="FFFFFF"/>
              </w:rPr>
            </w:pPr>
            <w:r>
              <w:rPr>
                <w:rFonts w:cs="Arial"/>
                <w:bCs/>
                <w:color w:val="000000" w:themeColor="text1"/>
                <w:sz w:val="18"/>
                <w:szCs w:val="18"/>
                <w:shd w:val="clear" w:color="auto" w:fill="FFFFFF"/>
              </w:rPr>
              <w:t>NM_001349074.2/NM_152653.4</w:t>
            </w:r>
          </w:p>
          <w:p w14:paraId="36B59220" w14:textId="77777777" w:rsidR="002E1676" w:rsidRDefault="00000000">
            <w:pPr>
              <w:spacing w:line="300" w:lineRule="exact"/>
              <w:jc w:val="center"/>
              <w:rPr>
                <w:rFonts w:cs="Arial" w:hint="eastAsia"/>
                <w:bCs/>
                <w:color w:val="000000" w:themeColor="text1"/>
                <w:sz w:val="18"/>
                <w:szCs w:val="18"/>
                <w:shd w:val="clear" w:color="auto" w:fill="FFFFFF"/>
              </w:rPr>
            </w:pPr>
            <w:r>
              <w:rPr>
                <w:rFonts w:cs="Arial"/>
                <w:bCs/>
                <w:i/>
                <w:iCs/>
                <w:color w:val="000000" w:themeColor="text1"/>
                <w:sz w:val="18"/>
                <w:szCs w:val="18"/>
                <w:shd w:val="clear" w:color="auto" w:fill="FFFFFF"/>
              </w:rPr>
              <w:t>TBC1D5</w:t>
            </w:r>
            <w:r>
              <w:rPr>
                <w:rFonts w:cs="Arial"/>
                <w:bCs/>
                <w:color w:val="000000" w:themeColor="text1"/>
                <w:sz w:val="18"/>
                <w:szCs w:val="18"/>
                <w:shd w:val="clear" w:color="auto" w:fill="FFFFFF"/>
              </w:rPr>
              <w:t>-</w:t>
            </w:r>
            <w:r>
              <w:rPr>
                <w:rFonts w:cs="Arial"/>
                <w:bCs/>
                <w:i/>
                <w:iCs/>
                <w:color w:val="000000" w:themeColor="text1"/>
                <w:sz w:val="18"/>
                <w:szCs w:val="18"/>
                <w:shd w:val="clear" w:color="auto" w:fill="FFFFFF"/>
              </w:rPr>
              <w:t>UBE2E2</w:t>
            </w:r>
            <w:r>
              <w:rPr>
                <w:rFonts w:cs="Arial"/>
                <w:bCs/>
                <w:color w:val="000000" w:themeColor="text1"/>
                <w:sz w:val="18"/>
                <w:szCs w:val="18"/>
                <w:shd w:val="clear" w:color="auto" w:fill="FFFFFF"/>
              </w:rPr>
              <w:t>融合</w:t>
            </w:r>
          </w:p>
        </w:tc>
        <w:tc>
          <w:tcPr>
            <w:tcW w:w="7190" w:type="dxa"/>
            <w:tcBorders>
              <w:top w:val="single" w:sz="4" w:space="0" w:color="31849B"/>
              <w:left w:val="single" w:sz="4" w:space="0" w:color="31849B"/>
              <w:bottom w:val="single" w:sz="4" w:space="0" w:color="31849B"/>
              <w:right w:val="nil"/>
            </w:tcBorders>
            <w:vAlign w:val="center"/>
          </w:tcPr>
          <w:p w14:paraId="6EB3ACEA" w14:textId="77777777" w:rsidR="002E1676" w:rsidRDefault="00000000">
            <w:pPr>
              <w:spacing w:before="78" w:after="78"/>
              <w:jc w:val="both"/>
              <w:rPr>
                <w:rFonts w:hint="eastAsia"/>
                <w:b/>
                <w:bCs/>
                <w:sz w:val="18"/>
                <w:szCs w:val="18"/>
              </w:rPr>
            </w:pPr>
            <w:r>
              <w:rPr>
                <w:b/>
                <w:bCs/>
                <w:sz w:val="18"/>
                <w:szCs w:val="18"/>
              </w:rPr>
              <w:t>基因解析：</w:t>
            </w:r>
          </w:p>
          <w:p w14:paraId="7DFD7E4C" w14:textId="77777777" w:rsidR="002E1676" w:rsidRDefault="00000000">
            <w:pPr>
              <w:spacing w:before="78" w:after="78"/>
              <w:jc w:val="both"/>
              <w:rPr>
                <w:rFonts w:hint="eastAsia"/>
                <w:color w:val="000000" w:themeColor="text1"/>
                <w:sz w:val="18"/>
                <w:szCs w:val="18"/>
              </w:rPr>
            </w:pPr>
            <w:r>
              <w:rPr>
                <w:color w:val="000000" w:themeColor="text1"/>
                <w:sz w:val="18"/>
                <w:szCs w:val="18"/>
              </w:rPr>
              <w:t xml:space="preserve">UBE2E2（泛素结合酶E2 </w:t>
            </w:r>
            <w:proofErr w:type="spellStart"/>
            <w:r>
              <w:rPr>
                <w:color w:val="000000" w:themeColor="text1"/>
                <w:sz w:val="18"/>
                <w:szCs w:val="18"/>
              </w:rPr>
              <w:t>E2</w:t>
            </w:r>
            <w:proofErr w:type="spellEnd"/>
            <w:r>
              <w:rPr>
                <w:color w:val="000000" w:themeColor="text1"/>
                <w:sz w:val="18"/>
                <w:szCs w:val="18"/>
              </w:rPr>
              <w:t>）是一种蛋白质编码基因。与UBE2E2相关的疾病包括伴有基底神经节钙化的免疫缺陷38和糖尿病。其相关途径包括I类MHC介导的抗原加工和呈递以及先天免疫系统。与该基因相关的基因本体（GO）注释包括连接酶活性和酸氨基酸连接酶活性。该基因的一个重要旁系同源物是UBE2E3。TBC1D5基因编码的蛋白可能作为Rab家族蛋白的GTP酶激活蛋白（GAP），特别是对RAB7A具有潜在的GAP活性。该蛋白能够将RAB7A和逆转运复合体CSC亚基从内体膜上移位至细胞质中，其中至少逆转运复合体的移位似乎依赖于其催化活性（PMID: 19531583, PMID: 20923837）。它在从内体到反式高尔基体网络（TGN）的货物蛋白逆向运输过程中起关键作用，而这一功能似乎也需要其催化活性。此外，TBC1D5参与调控自噬过程（PMID: 22354992），可能在内体运输和自噬体运输之间充当分子开关，并在自噬诱导时重新编程囊泡运输路径。该蛋白还参与自噬激活后ATG9A的运输过程，可能调控含有ATG9A-AP2的囊泡向自噬膜的募集（PMID: 24603492）。</w:t>
            </w:r>
          </w:p>
          <w:p w14:paraId="00E31C07" w14:textId="77777777" w:rsidR="002E1676" w:rsidRDefault="00000000">
            <w:pPr>
              <w:spacing w:before="78" w:after="78"/>
              <w:rPr>
                <w:rFonts w:hint="eastAsia"/>
                <w:b/>
                <w:bCs/>
                <w:sz w:val="18"/>
                <w:szCs w:val="18"/>
              </w:rPr>
            </w:pPr>
            <w:r>
              <w:rPr>
                <w:b/>
                <w:bCs/>
                <w:sz w:val="18"/>
                <w:szCs w:val="18"/>
              </w:rPr>
              <w:t>变异解析：</w:t>
            </w:r>
          </w:p>
          <w:p w14:paraId="23B6FA1B" w14:textId="77777777" w:rsidR="002E1676" w:rsidRDefault="00000000">
            <w:pPr>
              <w:spacing w:line="300" w:lineRule="exact"/>
              <w:rPr>
                <w:rFonts w:cs="Arial" w:hint="eastAsia"/>
                <w:bCs/>
                <w:color w:val="000000" w:themeColor="text1"/>
                <w:sz w:val="18"/>
                <w:szCs w:val="18"/>
                <w:shd w:val="clear" w:color="auto" w:fill="FFFFFF"/>
              </w:rPr>
            </w:pPr>
            <w:r>
              <w:rPr>
                <w:rFonts w:cs="Arial"/>
                <w:bCs/>
                <w:color w:val="000000" w:themeColor="text1"/>
                <w:sz w:val="18"/>
                <w:szCs w:val="18"/>
                <w:shd w:val="clear" w:color="auto" w:fill="FFFFFF"/>
              </w:rPr>
              <w:t>该变异为TBC1D5-UBE2E2融合，融合模式为：TBC1D5:exon13-UBE2E2:exon6。该融合型在</w:t>
            </w:r>
            <w:proofErr w:type="spellStart"/>
            <w:r>
              <w:rPr>
                <w:rFonts w:cs="Arial"/>
                <w:bCs/>
                <w:color w:val="000000" w:themeColor="text1"/>
                <w:sz w:val="18"/>
                <w:szCs w:val="18"/>
                <w:shd w:val="clear" w:color="auto" w:fill="FFFFFF"/>
              </w:rPr>
              <w:t>cBioPortal</w:t>
            </w:r>
            <w:proofErr w:type="spellEnd"/>
            <w:r>
              <w:rPr>
                <w:rFonts w:cs="Arial"/>
                <w:bCs/>
                <w:color w:val="000000" w:themeColor="text1"/>
                <w:sz w:val="18"/>
                <w:szCs w:val="18"/>
                <w:shd w:val="clear" w:color="auto" w:fill="FFFFFF"/>
              </w:rPr>
              <w:t>、COSMIC数据库无记录。</w:t>
            </w:r>
          </w:p>
        </w:tc>
      </w:tr>
      <w:tr w:rsidR="002E1676" w14:paraId="395386BA" w14:textId="77777777">
        <w:tc>
          <w:tcPr>
            <w:tcW w:w="2449" w:type="dxa"/>
            <w:tcBorders>
              <w:top w:val="single" w:sz="4" w:space="0" w:color="31849B"/>
              <w:left w:val="nil"/>
              <w:bottom w:val="single" w:sz="4" w:space="0" w:color="31849B"/>
              <w:right w:val="single" w:sz="4" w:space="0" w:color="31849B"/>
            </w:tcBorders>
            <w:vAlign w:val="center"/>
          </w:tcPr>
          <w:p w14:paraId="19245CC0" w14:textId="77777777" w:rsidR="002E1676" w:rsidRDefault="00000000">
            <w:pPr>
              <w:spacing w:line="300" w:lineRule="exact"/>
              <w:jc w:val="center"/>
              <w:rPr>
                <w:rFonts w:cs="Arial" w:hint="eastAsia"/>
                <w:bCs/>
                <w:color w:val="000000" w:themeColor="text1"/>
                <w:sz w:val="18"/>
                <w:szCs w:val="18"/>
                <w:shd w:val="clear" w:color="auto" w:fill="FFFFFF"/>
              </w:rPr>
            </w:pPr>
            <w:r>
              <w:rPr>
                <w:rFonts w:cs="Arial"/>
                <w:bCs/>
                <w:color w:val="000000" w:themeColor="text1"/>
                <w:sz w:val="18"/>
                <w:szCs w:val="18"/>
                <w:shd w:val="clear" w:color="auto" w:fill="FFFFFF"/>
              </w:rPr>
              <w:t>NM_152653.4/NM_001375462.1</w:t>
            </w:r>
          </w:p>
          <w:p w14:paraId="2306E202" w14:textId="77777777" w:rsidR="002E1676" w:rsidRDefault="00000000">
            <w:pPr>
              <w:spacing w:line="300" w:lineRule="exact"/>
              <w:jc w:val="center"/>
              <w:rPr>
                <w:rFonts w:cs="Arial" w:hint="eastAsia"/>
                <w:bCs/>
                <w:color w:val="000000" w:themeColor="text1"/>
                <w:sz w:val="18"/>
                <w:szCs w:val="18"/>
                <w:shd w:val="clear" w:color="auto" w:fill="FFFFFF"/>
              </w:rPr>
            </w:pPr>
            <w:r>
              <w:rPr>
                <w:rFonts w:cs="Arial"/>
                <w:bCs/>
                <w:i/>
                <w:iCs/>
                <w:color w:val="000000" w:themeColor="text1"/>
                <w:sz w:val="18"/>
                <w:szCs w:val="18"/>
                <w:shd w:val="clear" w:color="auto" w:fill="FFFFFF"/>
              </w:rPr>
              <w:t>UBE2E2</w:t>
            </w:r>
            <w:r>
              <w:rPr>
                <w:rFonts w:cs="Arial"/>
                <w:bCs/>
                <w:color w:val="000000" w:themeColor="text1"/>
                <w:sz w:val="18"/>
                <w:szCs w:val="18"/>
                <w:shd w:val="clear" w:color="auto" w:fill="FFFFFF"/>
              </w:rPr>
              <w:t>-</w:t>
            </w:r>
            <w:r>
              <w:rPr>
                <w:rFonts w:cs="Arial"/>
                <w:bCs/>
                <w:i/>
                <w:iCs/>
                <w:color w:val="000000" w:themeColor="text1"/>
                <w:sz w:val="18"/>
                <w:szCs w:val="18"/>
                <w:shd w:val="clear" w:color="auto" w:fill="FFFFFF"/>
              </w:rPr>
              <w:t>LPP</w:t>
            </w:r>
            <w:r>
              <w:rPr>
                <w:rFonts w:cs="Arial"/>
                <w:bCs/>
                <w:color w:val="000000" w:themeColor="text1"/>
                <w:sz w:val="18"/>
                <w:szCs w:val="18"/>
                <w:shd w:val="clear" w:color="auto" w:fill="FFFFFF"/>
              </w:rPr>
              <w:t>融合</w:t>
            </w:r>
          </w:p>
        </w:tc>
        <w:tc>
          <w:tcPr>
            <w:tcW w:w="7190" w:type="dxa"/>
            <w:tcBorders>
              <w:top w:val="single" w:sz="4" w:space="0" w:color="31849B"/>
              <w:left w:val="single" w:sz="4" w:space="0" w:color="31849B"/>
              <w:bottom w:val="single" w:sz="4" w:space="0" w:color="31849B"/>
              <w:right w:val="nil"/>
            </w:tcBorders>
            <w:vAlign w:val="center"/>
          </w:tcPr>
          <w:p w14:paraId="5A19194D" w14:textId="77777777" w:rsidR="002E1676" w:rsidRDefault="00000000">
            <w:pPr>
              <w:spacing w:before="78" w:after="78"/>
              <w:jc w:val="both"/>
              <w:rPr>
                <w:rFonts w:hint="eastAsia"/>
                <w:b/>
                <w:bCs/>
                <w:sz w:val="18"/>
                <w:szCs w:val="18"/>
              </w:rPr>
            </w:pPr>
            <w:r>
              <w:rPr>
                <w:b/>
                <w:bCs/>
                <w:sz w:val="18"/>
                <w:szCs w:val="18"/>
              </w:rPr>
              <w:t>基因解析：</w:t>
            </w:r>
          </w:p>
          <w:p w14:paraId="0FEC901E" w14:textId="77777777" w:rsidR="002E1676" w:rsidRDefault="00000000">
            <w:pPr>
              <w:spacing w:before="78" w:after="78"/>
              <w:jc w:val="both"/>
              <w:rPr>
                <w:rFonts w:hint="eastAsia"/>
                <w:color w:val="000000" w:themeColor="text1"/>
                <w:sz w:val="18"/>
                <w:szCs w:val="18"/>
              </w:rPr>
            </w:pPr>
            <w:r>
              <w:rPr>
                <w:color w:val="000000" w:themeColor="text1"/>
                <w:sz w:val="18"/>
                <w:szCs w:val="18"/>
              </w:rPr>
              <w:t xml:space="preserve">UBE2E2（泛素结合酶E2 </w:t>
            </w:r>
            <w:proofErr w:type="spellStart"/>
            <w:r>
              <w:rPr>
                <w:color w:val="000000" w:themeColor="text1"/>
                <w:sz w:val="18"/>
                <w:szCs w:val="18"/>
              </w:rPr>
              <w:t>E2</w:t>
            </w:r>
            <w:proofErr w:type="spellEnd"/>
            <w:r>
              <w:rPr>
                <w:color w:val="000000" w:themeColor="text1"/>
                <w:sz w:val="18"/>
                <w:szCs w:val="18"/>
              </w:rPr>
              <w:t>）是一种蛋白质编码基因。与UBE2E2相关的疾病包括伴有基底神经节钙化的免疫缺陷38和糖尿病。其相关途径包括I类MHC介导的抗原加工和呈递以及先天免疫系统。与该基因相关的基因本体（GO）注释包括连接酶活性和酸氨基酸连接酶活性。该基因的一个重要旁系同源物是UBE2E3。</w:t>
            </w:r>
          </w:p>
          <w:p w14:paraId="01618D05" w14:textId="77777777" w:rsidR="002E1676" w:rsidRDefault="00000000">
            <w:pPr>
              <w:spacing w:before="78" w:after="78"/>
              <w:rPr>
                <w:rFonts w:hint="eastAsia"/>
                <w:b/>
                <w:bCs/>
                <w:sz w:val="18"/>
                <w:szCs w:val="18"/>
              </w:rPr>
            </w:pPr>
            <w:r>
              <w:rPr>
                <w:b/>
                <w:bCs/>
                <w:sz w:val="18"/>
                <w:szCs w:val="18"/>
              </w:rPr>
              <w:t>变异解析：</w:t>
            </w:r>
          </w:p>
          <w:p w14:paraId="166B9C2F" w14:textId="77777777" w:rsidR="002E1676" w:rsidRDefault="00000000">
            <w:pPr>
              <w:spacing w:line="300" w:lineRule="exact"/>
              <w:rPr>
                <w:rFonts w:cs="Arial" w:hint="eastAsia"/>
                <w:bCs/>
                <w:color w:val="000000" w:themeColor="text1"/>
                <w:sz w:val="18"/>
                <w:szCs w:val="18"/>
                <w:shd w:val="clear" w:color="auto" w:fill="FFFFFF"/>
              </w:rPr>
            </w:pPr>
            <w:r>
              <w:rPr>
                <w:rFonts w:cs="Arial"/>
                <w:bCs/>
                <w:color w:val="000000" w:themeColor="text1"/>
                <w:sz w:val="18"/>
                <w:szCs w:val="18"/>
                <w:shd w:val="clear" w:color="auto" w:fill="FFFFFF"/>
              </w:rPr>
              <w:t>该变异为UBE2E2-LPP融合，融合模式为：UBE2E2:exon4-LPP:exon4。该融合型在</w:t>
            </w:r>
            <w:proofErr w:type="spellStart"/>
            <w:r>
              <w:rPr>
                <w:rFonts w:cs="Arial"/>
                <w:bCs/>
                <w:color w:val="000000" w:themeColor="text1"/>
                <w:sz w:val="18"/>
                <w:szCs w:val="18"/>
                <w:shd w:val="clear" w:color="auto" w:fill="FFFFFF"/>
              </w:rPr>
              <w:t>cBioPortal</w:t>
            </w:r>
            <w:proofErr w:type="spellEnd"/>
            <w:r>
              <w:rPr>
                <w:rFonts w:cs="Arial"/>
                <w:bCs/>
                <w:color w:val="000000" w:themeColor="text1"/>
                <w:sz w:val="18"/>
                <w:szCs w:val="18"/>
                <w:shd w:val="clear" w:color="auto" w:fill="FFFFFF"/>
              </w:rPr>
              <w:t>、COSMIC数据库无记录。</w:t>
            </w:r>
          </w:p>
        </w:tc>
      </w:tr>
      <w:tr w:rsidR="002E1676" w14:paraId="0EED7F52" w14:textId="77777777">
        <w:tc>
          <w:tcPr>
            <w:tcW w:w="2449" w:type="dxa"/>
            <w:tcBorders>
              <w:top w:val="single" w:sz="4" w:space="0" w:color="31849B"/>
              <w:left w:val="nil"/>
              <w:bottom w:val="single" w:sz="4" w:space="0" w:color="31849B"/>
              <w:right w:val="single" w:sz="4" w:space="0" w:color="31849B"/>
            </w:tcBorders>
            <w:vAlign w:val="center"/>
          </w:tcPr>
          <w:p w14:paraId="54644FC5" w14:textId="77777777" w:rsidR="002E1676" w:rsidRDefault="00000000">
            <w:pPr>
              <w:spacing w:line="300" w:lineRule="exact"/>
              <w:jc w:val="center"/>
              <w:rPr>
                <w:rFonts w:cs="Arial" w:hint="eastAsia"/>
                <w:bCs/>
                <w:color w:val="000000" w:themeColor="text1"/>
                <w:sz w:val="18"/>
                <w:szCs w:val="18"/>
                <w:shd w:val="clear" w:color="auto" w:fill="FFFFFF"/>
              </w:rPr>
            </w:pPr>
            <w:r>
              <w:rPr>
                <w:rFonts w:cs="Arial"/>
                <w:bCs/>
                <w:color w:val="000000" w:themeColor="text1"/>
                <w:sz w:val="18"/>
                <w:szCs w:val="18"/>
                <w:shd w:val="clear" w:color="auto" w:fill="FFFFFF"/>
              </w:rPr>
              <w:t>NM_016302.4/NM_001289080.2</w:t>
            </w:r>
          </w:p>
          <w:p w14:paraId="27551195" w14:textId="77777777" w:rsidR="002E1676" w:rsidRDefault="00000000">
            <w:pPr>
              <w:spacing w:line="300" w:lineRule="exact"/>
              <w:jc w:val="center"/>
              <w:rPr>
                <w:rFonts w:cs="Arial" w:hint="eastAsia"/>
                <w:bCs/>
                <w:color w:val="000000" w:themeColor="text1"/>
                <w:sz w:val="18"/>
                <w:szCs w:val="18"/>
                <w:shd w:val="clear" w:color="auto" w:fill="FFFFFF"/>
              </w:rPr>
            </w:pPr>
            <w:r>
              <w:rPr>
                <w:rFonts w:cs="Arial"/>
                <w:bCs/>
                <w:i/>
                <w:iCs/>
                <w:color w:val="000000" w:themeColor="text1"/>
                <w:sz w:val="18"/>
                <w:szCs w:val="18"/>
                <w:shd w:val="clear" w:color="auto" w:fill="FFFFFF"/>
              </w:rPr>
              <w:t>CRBN</w:t>
            </w:r>
            <w:r>
              <w:rPr>
                <w:rFonts w:cs="Arial"/>
                <w:bCs/>
                <w:color w:val="000000" w:themeColor="text1"/>
                <w:sz w:val="18"/>
                <w:szCs w:val="18"/>
                <w:shd w:val="clear" w:color="auto" w:fill="FFFFFF"/>
              </w:rPr>
              <w:t>-</w:t>
            </w:r>
            <w:r>
              <w:rPr>
                <w:rFonts w:cs="Arial"/>
                <w:bCs/>
                <w:i/>
                <w:iCs/>
                <w:color w:val="000000" w:themeColor="text1"/>
                <w:sz w:val="18"/>
                <w:szCs w:val="18"/>
                <w:shd w:val="clear" w:color="auto" w:fill="FFFFFF"/>
              </w:rPr>
              <w:t>CNTN6</w:t>
            </w:r>
            <w:r>
              <w:rPr>
                <w:rFonts w:cs="Arial"/>
                <w:bCs/>
                <w:color w:val="000000" w:themeColor="text1"/>
                <w:sz w:val="18"/>
                <w:szCs w:val="18"/>
                <w:shd w:val="clear" w:color="auto" w:fill="FFFFFF"/>
              </w:rPr>
              <w:t>融合</w:t>
            </w:r>
          </w:p>
        </w:tc>
        <w:tc>
          <w:tcPr>
            <w:tcW w:w="7190" w:type="dxa"/>
            <w:tcBorders>
              <w:top w:val="single" w:sz="4" w:space="0" w:color="31849B"/>
              <w:left w:val="single" w:sz="4" w:space="0" w:color="31849B"/>
              <w:bottom w:val="single" w:sz="4" w:space="0" w:color="31849B"/>
              <w:right w:val="nil"/>
            </w:tcBorders>
            <w:vAlign w:val="center"/>
          </w:tcPr>
          <w:p w14:paraId="059052E1" w14:textId="77777777" w:rsidR="002E1676" w:rsidRDefault="00000000">
            <w:pPr>
              <w:spacing w:before="78" w:after="78"/>
              <w:jc w:val="both"/>
              <w:rPr>
                <w:rFonts w:hint="eastAsia"/>
                <w:b/>
                <w:bCs/>
                <w:sz w:val="18"/>
                <w:szCs w:val="18"/>
              </w:rPr>
            </w:pPr>
            <w:r>
              <w:rPr>
                <w:b/>
                <w:bCs/>
                <w:sz w:val="18"/>
                <w:szCs w:val="18"/>
              </w:rPr>
              <w:t>基因解析：</w:t>
            </w:r>
          </w:p>
          <w:p w14:paraId="0CC83BBC" w14:textId="77777777" w:rsidR="002E1676" w:rsidRDefault="00000000">
            <w:pPr>
              <w:spacing w:before="78" w:after="78"/>
              <w:jc w:val="both"/>
              <w:rPr>
                <w:rFonts w:hint="eastAsia"/>
                <w:color w:val="000000" w:themeColor="text1"/>
                <w:sz w:val="18"/>
                <w:szCs w:val="18"/>
              </w:rPr>
            </w:pPr>
            <w:r>
              <w:rPr>
                <w:color w:val="000000" w:themeColor="text1"/>
                <w:sz w:val="18"/>
                <w:szCs w:val="18"/>
              </w:rPr>
              <w:t>这个基因编码一种与</w:t>
            </w:r>
            <w:proofErr w:type="spellStart"/>
            <w:r>
              <w:rPr>
                <w:color w:val="000000" w:themeColor="text1"/>
                <w:sz w:val="18"/>
                <w:szCs w:val="18"/>
              </w:rPr>
              <w:t>lon</w:t>
            </w:r>
            <w:proofErr w:type="spellEnd"/>
            <w:r>
              <w:rPr>
                <w:color w:val="000000" w:themeColor="text1"/>
                <w:sz w:val="18"/>
                <w:szCs w:val="18"/>
              </w:rPr>
              <w:t>蛋白酶蛋白家族相关的蛋白质。在啮齿动物和其他哺乳动物中，这种基因产物存在于含有钙通道膜蛋白的细胞质中，被认为在大脑发育中起作用。该基因突变与常染色体隐性非综合征性精神发育迟滞有关。已发现编码该基因不同亚型的多种转录变体。</w:t>
            </w:r>
          </w:p>
          <w:p w14:paraId="78A86566" w14:textId="77777777" w:rsidR="002E1676" w:rsidRDefault="00000000">
            <w:pPr>
              <w:spacing w:before="78" w:after="78"/>
              <w:rPr>
                <w:rFonts w:hint="eastAsia"/>
                <w:b/>
                <w:bCs/>
                <w:sz w:val="18"/>
                <w:szCs w:val="18"/>
              </w:rPr>
            </w:pPr>
            <w:r>
              <w:rPr>
                <w:b/>
                <w:bCs/>
                <w:sz w:val="18"/>
                <w:szCs w:val="18"/>
              </w:rPr>
              <w:t>变异解析：</w:t>
            </w:r>
          </w:p>
          <w:p w14:paraId="6F46EC8B" w14:textId="77777777" w:rsidR="002E1676" w:rsidRDefault="00000000">
            <w:pPr>
              <w:spacing w:line="300" w:lineRule="exact"/>
              <w:rPr>
                <w:rFonts w:cs="Arial" w:hint="eastAsia"/>
                <w:bCs/>
                <w:color w:val="000000" w:themeColor="text1"/>
                <w:sz w:val="18"/>
                <w:szCs w:val="18"/>
                <w:shd w:val="clear" w:color="auto" w:fill="FFFFFF"/>
              </w:rPr>
            </w:pPr>
            <w:r>
              <w:rPr>
                <w:rFonts w:cs="Arial"/>
                <w:bCs/>
                <w:color w:val="000000" w:themeColor="text1"/>
                <w:sz w:val="18"/>
                <w:szCs w:val="18"/>
                <w:shd w:val="clear" w:color="auto" w:fill="FFFFFF"/>
              </w:rPr>
              <w:t>该变异为CRBN-CNTN6融合，融合模式为：CRBN:exon1-CNTN6:exon2。该融合型在</w:t>
            </w:r>
            <w:proofErr w:type="spellStart"/>
            <w:r>
              <w:rPr>
                <w:rFonts w:cs="Arial"/>
                <w:bCs/>
                <w:color w:val="000000" w:themeColor="text1"/>
                <w:sz w:val="18"/>
                <w:szCs w:val="18"/>
                <w:shd w:val="clear" w:color="auto" w:fill="FFFFFF"/>
              </w:rPr>
              <w:t>cBioPortal</w:t>
            </w:r>
            <w:proofErr w:type="spellEnd"/>
            <w:r>
              <w:rPr>
                <w:rFonts w:cs="Arial"/>
                <w:bCs/>
                <w:color w:val="000000" w:themeColor="text1"/>
                <w:sz w:val="18"/>
                <w:szCs w:val="18"/>
                <w:shd w:val="clear" w:color="auto" w:fill="FFFFFF"/>
              </w:rPr>
              <w:t>、COSMIC数据库无记录。</w:t>
            </w:r>
          </w:p>
        </w:tc>
      </w:tr>
      <w:tr w:rsidR="002E1676" w14:paraId="5FC0A349" w14:textId="77777777">
        <w:tc>
          <w:tcPr>
            <w:tcW w:w="2449" w:type="dxa"/>
            <w:tcBorders>
              <w:top w:val="single" w:sz="4" w:space="0" w:color="31849B"/>
              <w:left w:val="nil"/>
              <w:bottom w:val="single" w:sz="4" w:space="0" w:color="31849B"/>
              <w:right w:val="single" w:sz="4" w:space="0" w:color="31849B"/>
            </w:tcBorders>
            <w:vAlign w:val="center"/>
          </w:tcPr>
          <w:p w14:paraId="483A12C7" w14:textId="77777777" w:rsidR="002E1676" w:rsidRDefault="00000000">
            <w:pPr>
              <w:spacing w:line="300" w:lineRule="exact"/>
              <w:jc w:val="center"/>
              <w:rPr>
                <w:rFonts w:cs="Arial" w:hint="eastAsia"/>
                <w:bCs/>
                <w:color w:val="000000" w:themeColor="text1"/>
                <w:sz w:val="18"/>
                <w:szCs w:val="18"/>
                <w:shd w:val="clear" w:color="auto" w:fill="FFFFFF"/>
              </w:rPr>
            </w:pPr>
            <w:r>
              <w:rPr>
                <w:rFonts w:cs="Arial"/>
                <w:bCs/>
                <w:color w:val="000000" w:themeColor="text1"/>
                <w:sz w:val="18"/>
                <w:szCs w:val="18"/>
                <w:shd w:val="clear" w:color="auto" w:fill="FFFFFF"/>
              </w:rPr>
              <w:t>NM_016284.5/NM_016284.5</w:t>
            </w:r>
          </w:p>
          <w:p w14:paraId="76EF39A7" w14:textId="77777777" w:rsidR="002E1676" w:rsidRDefault="00000000">
            <w:pPr>
              <w:spacing w:line="300" w:lineRule="exact"/>
              <w:jc w:val="center"/>
              <w:rPr>
                <w:rFonts w:cs="Arial" w:hint="eastAsia"/>
                <w:bCs/>
                <w:color w:val="000000" w:themeColor="text1"/>
                <w:sz w:val="18"/>
                <w:szCs w:val="18"/>
                <w:shd w:val="clear" w:color="auto" w:fill="FFFFFF"/>
              </w:rPr>
            </w:pPr>
            <w:r>
              <w:rPr>
                <w:rFonts w:cs="Arial"/>
                <w:bCs/>
                <w:i/>
                <w:iCs/>
                <w:color w:val="000000" w:themeColor="text1"/>
                <w:sz w:val="18"/>
                <w:szCs w:val="18"/>
                <w:shd w:val="clear" w:color="auto" w:fill="FFFFFF"/>
              </w:rPr>
              <w:t>CNOT1</w:t>
            </w:r>
            <w:r>
              <w:rPr>
                <w:rFonts w:cs="Arial"/>
                <w:bCs/>
                <w:color w:val="000000" w:themeColor="text1"/>
                <w:sz w:val="18"/>
                <w:szCs w:val="18"/>
                <w:shd w:val="clear" w:color="auto" w:fill="FFFFFF"/>
              </w:rPr>
              <w:t>-</w:t>
            </w:r>
            <w:r>
              <w:rPr>
                <w:rFonts w:cs="Arial"/>
                <w:bCs/>
                <w:i/>
                <w:iCs/>
                <w:color w:val="000000" w:themeColor="text1"/>
                <w:sz w:val="18"/>
                <w:szCs w:val="18"/>
                <w:shd w:val="clear" w:color="auto" w:fill="FFFFFF"/>
              </w:rPr>
              <w:t>CNOT1</w:t>
            </w:r>
            <w:r>
              <w:rPr>
                <w:rFonts w:cs="Arial"/>
                <w:bCs/>
                <w:color w:val="000000" w:themeColor="text1"/>
                <w:sz w:val="18"/>
                <w:szCs w:val="18"/>
                <w:shd w:val="clear" w:color="auto" w:fill="FFFFFF"/>
              </w:rPr>
              <w:t>融合</w:t>
            </w:r>
          </w:p>
        </w:tc>
        <w:tc>
          <w:tcPr>
            <w:tcW w:w="7190" w:type="dxa"/>
            <w:tcBorders>
              <w:top w:val="single" w:sz="4" w:space="0" w:color="31849B"/>
              <w:left w:val="single" w:sz="4" w:space="0" w:color="31849B"/>
              <w:bottom w:val="single" w:sz="4" w:space="0" w:color="31849B"/>
              <w:right w:val="nil"/>
            </w:tcBorders>
            <w:vAlign w:val="center"/>
          </w:tcPr>
          <w:p w14:paraId="5283A1F2" w14:textId="77777777" w:rsidR="002E1676" w:rsidRDefault="00000000">
            <w:pPr>
              <w:spacing w:before="78" w:after="78"/>
              <w:jc w:val="both"/>
              <w:rPr>
                <w:rFonts w:hint="eastAsia"/>
                <w:b/>
                <w:bCs/>
                <w:sz w:val="18"/>
                <w:szCs w:val="18"/>
              </w:rPr>
            </w:pPr>
            <w:r>
              <w:rPr>
                <w:b/>
                <w:bCs/>
                <w:sz w:val="18"/>
                <w:szCs w:val="18"/>
              </w:rPr>
              <w:t>基因解析：</w:t>
            </w:r>
          </w:p>
          <w:p w14:paraId="1EE89882" w14:textId="77777777" w:rsidR="002E1676" w:rsidRDefault="00000000">
            <w:pPr>
              <w:spacing w:before="78" w:after="78"/>
              <w:jc w:val="both"/>
              <w:rPr>
                <w:rFonts w:hint="eastAsia"/>
                <w:color w:val="000000" w:themeColor="text1"/>
                <w:sz w:val="18"/>
                <w:szCs w:val="18"/>
              </w:rPr>
            </w:pPr>
            <w:r>
              <w:rPr>
                <w:color w:val="000000" w:themeColor="text1"/>
                <w:sz w:val="18"/>
                <w:szCs w:val="18"/>
              </w:rPr>
              <w:t>CNOT1基因编码的蛋白是CCR4-NOT复合体的一个支架成分，该复合体是细胞内主要的mRNA去腺苷酸化酶之一，并与多种细胞过程相关，包括整体mRNA降解、miRNA介导的抑制、翻译起始时的翻译抑制以及转录调控。此外，CCR4-NOT复合体的功能可能还受到其对mRNA表达影响的调控。CNOT1通过与催化模块和多种RNA结合蛋白相互作用，将复合体招募至特定mRNA的3'非翻译区（3'UTR），从而发挥其支架功能。该蛋白参与富含AU序列元件（ARE）mRNA的降解，这可能与其与ZFP36的关联有关。同时，CNOT1通过与TNRC6A、TNRC6B或TNRC6C相互作用，将CCR4-NOT复合体招募到miRNA靶标和RNA诱导沉默复合体（RISC）中。此外，CNOT1还作为一种转录抑制因子，能够抑制核受体依赖配体的转录激活，并在维持胚胎干细胞（ES细胞）特性方面发挥重要作用。CNOT1基因编码的蛋白是CCR4-NOT复合体的一个支架成分，该复合体是细胞内主要的mRNA去腺苷酸化酶之一，并与多种细胞过程相关，包括整体mRNA降解、miRNA介导的抑制、翻译起始时的翻译抑制以及转录调控。此外，CCR4-NOT复合体的功能可能还受到其对mRNA表达影响的调控。CNOT1通过与催化模块和多种RNA结合蛋白相互作用，将复合体招募至特定mRNA的3'非翻译区（3'UTR），从而发挥其支架功能。该蛋白参与富含AU序列元件（ARE）mRNA的降解，这可能与其与ZFP36的关联有关。同时，CNOT1通过与</w:t>
            </w:r>
            <w:r>
              <w:rPr>
                <w:color w:val="000000" w:themeColor="text1"/>
                <w:sz w:val="18"/>
                <w:szCs w:val="18"/>
              </w:rPr>
              <w:lastRenderedPageBreak/>
              <w:t>TNRC6A、TNRC6B或TNRC6C相互作用，将CCR4-NOT复合体招募到miRNA靶标和RNA诱导沉默复合体（RISC）中。此外，CNOT1还作为一种转录抑制因子，能够抑制核受体依赖配体的转录激活，并在维持胚胎干细胞（ES细胞）特性方面发挥重要作用。</w:t>
            </w:r>
          </w:p>
          <w:p w14:paraId="5C2F73AA" w14:textId="77777777" w:rsidR="002E1676" w:rsidRDefault="00000000">
            <w:pPr>
              <w:spacing w:before="78" w:after="78"/>
              <w:rPr>
                <w:rFonts w:hint="eastAsia"/>
                <w:b/>
                <w:bCs/>
                <w:sz w:val="18"/>
                <w:szCs w:val="18"/>
              </w:rPr>
            </w:pPr>
            <w:r>
              <w:rPr>
                <w:b/>
                <w:bCs/>
                <w:sz w:val="18"/>
                <w:szCs w:val="18"/>
              </w:rPr>
              <w:t>变异解析：</w:t>
            </w:r>
          </w:p>
          <w:p w14:paraId="237522B1" w14:textId="77777777" w:rsidR="002E1676" w:rsidRDefault="00000000">
            <w:pPr>
              <w:spacing w:line="300" w:lineRule="exact"/>
              <w:rPr>
                <w:rFonts w:cs="Arial" w:hint="eastAsia"/>
                <w:bCs/>
                <w:color w:val="000000" w:themeColor="text1"/>
                <w:sz w:val="18"/>
                <w:szCs w:val="18"/>
                <w:shd w:val="clear" w:color="auto" w:fill="FFFFFF"/>
              </w:rPr>
            </w:pPr>
            <w:r>
              <w:rPr>
                <w:rFonts w:cs="Arial"/>
                <w:bCs/>
                <w:color w:val="000000" w:themeColor="text1"/>
                <w:sz w:val="18"/>
                <w:szCs w:val="18"/>
                <w:shd w:val="clear" w:color="auto" w:fill="FFFFFF"/>
              </w:rPr>
              <w:t>该变异为CNOT1-CNOT1融合，融合模式为：CNOT1:exon17-CNOT1:exon17。</w:t>
            </w:r>
            <w:proofErr w:type="spellStart"/>
            <w:r>
              <w:rPr>
                <w:rFonts w:cs="Arial"/>
                <w:bCs/>
                <w:color w:val="000000" w:themeColor="text1"/>
                <w:sz w:val="18"/>
                <w:szCs w:val="18"/>
                <w:shd w:val="clear" w:color="auto" w:fill="FFFFFF"/>
              </w:rPr>
              <w:t>cBioPortal</w:t>
            </w:r>
            <w:proofErr w:type="spellEnd"/>
            <w:r>
              <w:rPr>
                <w:rFonts w:cs="Arial"/>
                <w:bCs/>
                <w:color w:val="000000" w:themeColor="text1"/>
                <w:sz w:val="18"/>
                <w:szCs w:val="18"/>
                <w:shd w:val="clear" w:color="auto" w:fill="FFFFFF"/>
              </w:rPr>
              <w:t>数据库报道CNOT1-CNOT1基因融合1次，发生于乳腺癌（PMID: 35121966）。</w:t>
            </w:r>
          </w:p>
        </w:tc>
      </w:tr>
      <w:tr w:rsidR="002E1676" w14:paraId="6CDF3C1F" w14:textId="77777777">
        <w:tc>
          <w:tcPr>
            <w:tcW w:w="2449" w:type="dxa"/>
            <w:tcBorders>
              <w:top w:val="single" w:sz="4" w:space="0" w:color="31849B"/>
              <w:left w:val="nil"/>
              <w:bottom w:val="single" w:sz="4" w:space="0" w:color="31849B"/>
              <w:right w:val="single" w:sz="4" w:space="0" w:color="31849B"/>
            </w:tcBorders>
            <w:vAlign w:val="center"/>
          </w:tcPr>
          <w:p w14:paraId="7C451031" w14:textId="77777777" w:rsidR="002E1676" w:rsidRDefault="00000000">
            <w:pPr>
              <w:spacing w:line="300" w:lineRule="exact"/>
              <w:jc w:val="center"/>
              <w:rPr>
                <w:rFonts w:cs="Arial" w:hint="eastAsia"/>
                <w:bCs/>
                <w:color w:val="000000" w:themeColor="text1"/>
                <w:sz w:val="18"/>
                <w:szCs w:val="18"/>
                <w:shd w:val="clear" w:color="auto" w:fill="FFFFFF"/>
              </w:rPr>
            </w:pPr>
            <w:r>
              <w:rPr>
                <w:rFonts w:cs="Arial"/>
                <w:bCs/>
                <w:color w:val="000000" w:themeColor="text1"/>
                <w:sz w:val="18"/>
                <w:szCs w:val="18"/>
                <w:shd w:val="clear" w:color="auto" w:fill="FFFFFF"/>
              </w:rPr>
              <w:lastRenderedPageBreak/>
              <w:t>NM_134261.3/NM_001218.5</w:t>
            </w:r>
          </w:p>
          <w:p w14:paraId="008B1E7E" w14:textId="77777777" w:rsidR="002E1676" w:rsidRDefault="00000000">
            <w:pPr>
              <w:spacing w:line="300" w:lineRule="exact"/>
              <w:jc w:val="center"/>
              <w:rPr>
                <w:rFonts w:cs="Arial" w:hint="eastAsia"/>
                <w:bCs/>
                <w:color w:val="000000" w:themeColor="text1"/>
                <w:sz w:val="18"/>
                <w:szCs w:val="18"/>
                <w:shd w:val="clear" w:color="auto" w:fill="FFFFFF"/>
              </w:rPr>
            </w:pPr>
            <w:r>
              <w:rPr>
                <w:rFonts w:cs="Arial"/>
                <w:bCs/>
                <w:i/>
                <w:iCs/>
                <w:color w:val="000000" w:themeColor="text1"/>
                <w:sz w:val="18"/>
                <w:szCs w:val="18"/>
                <w:shd w:val="clear" w:color="auto" w:fill="FFFFFF"/>
              </w:rPr>
              <w:t>RORA</w:t>
            </w:r>
            <w:r>
              <w:rPr>
                <w:rFonts w:cs="Arial"/>
                <w:bCs/>
                <w:color w:val="000000" w:themeColor="text1"/>
                <w:sz w:val="18"/>
                <w:szCs w:val="18"/>
                <w:shd w:val="clear" w:color="auto" w:fill="FFFFFF"/>
              </w:rPr>
              <w:t>-</w:t>
            </w:r>
            <w:r>
              <w:rPr>
                <w:rFonts w:cs="Arial"/>
                <w:bCs/>
                <w:i/>
                <w:iCs/>
                <w:color w:val="000000" w:themeColor="text1"/>
                <w:sz w:val="18"/>
                <w:szCs w:val="18"/>
                <w:shd w:val="clear" w:color="auto" w:fill="FFFFFF"/>
              </w:rPr>
              <w:t>CA12</w:t>
            </w:r>
            <w:r>
              <w:rPr>
                <w:rFonts w:cs="Arial"/>
                <w:bCs/>
                <w:color w:val="000000" w:themeColor="text1"/>
                <w:sz w:val="18"/>
                <w:szCs w:val="18"/>
                <w:shd w:val="clear" w:color="auto" w:fill="FFFFFF"/>
              </w:rPr>
              <w:t>融合</w:t>
            </w:r>
          </w:p>
        </w:tc>
        <w:tc>
          <w:tcPr>
            <w:tcW w:w="7190" w:type="dxa"/>
            <w:tcBorders>
              <w:top w:val="single" w:sz="4" w:space="0" w:color="31849B"/>
              <w:left w:val="single" w:sz="4" w:space="0" w:color="31849B"/>
              <w:bottom w:val="single" w:sz="4" w:space="0" w:color="31849B"/>
              <w:right w:val="nil"/>
            </w:tcBorders>
            <w:vAlign w:val="center"/>
          </w:tcPr>
          <w:p w14:paraId="741D7075" w14:textId="77777777" w:rsidR="002E1676" w:rsidRDefault="00000000">
            <w:pPr>
              <w:spacing w:before="78" w:after="78"/>
              <w:jc w:val="both"/>
              <w:rPr>
                <w:rFonts w:hint="eastAsia"/>
                <w:b/>
                <w:bCs/>
                <w:sz w:val="18"/>
                <w:szCs w:val="18"/>
              </w:rPr>
            </w:pPr>
            <w:r>
              <w:rPr>
                <w:b/>
                <w:bCs/>
                <w:sz w:val="18"/>
                <w:szCs w:val="18"/>
              </w:rPr>
              <w:t>基因解析：</w:t>
            </w:r>
          </w:p>
          <w:p w14:paraId="28702A8C" w14:textId="77777777" w:rsidR="002E1676" w:rsidRDefault="00000000">
            <w:pPr>
              <w:spacing w:before="78" w:after="78"/>
              <w:jc w:val="both"/>
              <w:rPr>
                <w:rFonts w:hint="eastAsia"/>
                <w:color w:val="000000" w:themeColor="text1"/>
                <w:sz w:val="18"/>
                <w:szCs w:val="18"/>
              </w:rPr>
            </w:pPr>
            <w:r>
              <w:rPr>
                <w:color w:val="000000" w:themeColor="text1"/>
                <w:sz w:val="18"/>
                <w:szCs w:val="18"/>
              </w:rPr>
              <w:t>RORA基因编码的核受体能够以单体形式结合到含有单一核心基序半位点5'-AGGTCA-3'且该半位点前有一段短的A-T富集序列的ROR响应元件（RORE）上。它是胚胎发育、细胞分化、免疫反应、昼夜节律以及脂质、类固醇、异生物质和葡萄糖代谢的关键调控因子。RORA被认为具有内在转录活性，并具有一些天然配体，如作为激动剂的25-羟基胆固醇或作为反向激动剂的7-氧代甾醇，这些配体分别增强或抑制其转录活性。根据组织类型、时间及启动子环境的不同，RORA通过招募不同的共激活因子至靶基因调控区域来调节它们的转录表达。它调控参与光感受器发育的相关基因，例如OPN1SW、OPN1SM和ARR3，以及骨骼肌发育相关基因MYOD1。对于小脑正常发育是必需的。RORA还调控SHH等基因的表达，促进颗粒细胞增殖及钙介导信号传导相关基因的表达。此外，它调节多个时钟基因的昼夜表达模式，包括CLOCK、BMAL1、NPAS2和CRY1。在某些时钟基因如BMAL1、CRY1和NR1D1自身上，RORA与NR1D1竞争性结合其共享的DNA响应元件，导致NR1D1介导的抑制或RORA介导的激活，进而形成时钟基因的昼夜表达模式，从而影响生物钟周期长度和稳定性。RORA还调控脂质代谢相关基因，如载脂蛋白APOA1、APOA5、APOC3及PPARG。在肝脏中，与RORC一起作为正或负调节因子，特异性地调控参与脂质、类固醇和异生物质代谢的一期和二期蛋白编码基因，如CYP7B1和SULT2A1的表达，并诱导部分此类基因呈现节律性表达。此外，RORA与NR1H2和NR1H3相互作用，共同调控胆固醇代谢相关基因。RORA还通过调节G6PC1和PCK1参与肝糖代谢调控。在脂肪组织中，作为脂肪细胞分化的负调控因子发挥作用，可能通过直接相互作用抑制CEBPB依赖的脂肪生成并通过竞争DNA结合位点抑制PPARG依赖的脂肪生成两种机制实现。IL6和TGFβ下游，与RORC亚型2协同作用，参与未定型CD4+ T辅助细胞向TH17细胞谱系特化过程，对抗TH1程序。可能通过结合IL17-IL17F位点上的关键增强子保守非编码序列2（CNS2）调控TH细胞上的IL17和IL17F表达。RORA还参与缺氧信号通路，通过与HIF1A相互作用并激活其转录活性。在细胞应激条件下，可能抑制细胞生长。此外，RORA可能通过诱导CHUK表达并抑制NF-</w:t>
            </w:r>
            <w:proofErr w:type="spellStart"/>
            <w:r>
              <w:rPr>
                <w:color w:val="000000" w:themeColor="text1"/>
                <w:sz w:val="18"/>
                <w:szCs w:val="18"/>
              </w:rPr>
              <w:t>κB</w:t>
            </w:r>
            <w:proofErr w:type="spellEnd"/>
            <w:r>
              <w:rPr>
                <w:color w:val="000000" w:themeColor="text1"/>
                <w:sz w:val="18"/>
                <w:szCs w:val="18"/>
              </w:rPr>
              <w:t>信号通路发挥抗炎作用。</w:t>
            </w:r>
          </w:p>
          <w:p w14:paraId="721D0D68" w14:textId="77777777" w:rsidR="002E1676" w:rsidRDefault="00000000">
            <w:pPr>
              <w:spacing w:before="78" w:after="78"/>
              <w:rPr>
                <w:rFonts w:hint="eastAsia"/>
                <w:b/>
                <w:bCs/>
                <w:sz w:val="18"/>
                <w:szCs w:val="18"/>
              </w:rPr>
            </w:pPr>
            <w:r>
              <w:rPr>
                <w:b/>
                <w:bCs/>
                <w:sz w:val="18"/>
                <w:szCs w:val="18"/>
              </w:rPr>
              <w:t>变异解析：</w:t>
            </w:r>
          </w:p>
          <w:p w14:paraId="5F9832BC" w14:textId="77777777" w:rsidR="002E1676" w:rsidRDefault="00000000">
            <w:pPr>
              <w:spacing w:line="300" w:lineRule="exact"/>
              <w:rPr>
                <w:rFonts w:cs="Arial" w:hint="eastAsia"/>
                <w:bCs/>
                <w:color w:val="000000" w:themeColor="text1"/>
                <w:sz w:val="18"/>
                <w:szCs w:val="18"/>
                <w:shd w:val="clear" w:color="auto" w:fill="FFFFFF"/>
              </w:rPr>
            </w:pPr>
            <w:r>
              <w:rPr>
                <w:rFonts w:cs="Arial"/>
                <w:bCs/>
                <w:color w:val="000000" w:themeColor="text1"/>
                <w:sz w:val="18"/>
                <w:szCs w:val="18"/>
                <w:shd w:val="clear" w:color="auto" w:fill="FFFFFF"/>
              </w:rPr>
              <w:t>该变异为RORA-CA12融合，融合模式为：RORA:exon1-CA12:exon3。该融合型在</w:t>
            </w:r>
            <w:proofErr w:type="spellStart"/>
            <w:r>
              <w:rPr>
                <w:rFonts w:cs="Arial"/>
                <w:bCs/>
                <w:color w:val="000000" w:themeColor="text1"/>
                <w:sz w:val="18"/>
                <w:szCs w:val="18"/>
                <w:shd w:val="clear" w:color="auto" w:fill="FFFFFF"/>
              </w:rPr>
              <w:t>cBioPortal</w:t>
            </w:r>
            <w:proofErr w:type="spellEnd"/>
            <w:r>
              <w:rPr>
                <w:rFonts w:cs="Arial"/>
                <w:bCs/>
                <w:color w:val="000000" w:themeColor="text1"/>
                <w:sz w:val="18"/>
                <w:szCs w:val="18"/>
                <w:shd w:val="clear" w:color="auto" w:fill="FFFFFF"/>
              </w:rPr>
              <w:t>、COSMIC数据库无记录。</w:t>
            </w:r>
          </w:p>
        </w:tc>
      </w:tr>
      <w:tr w:rsidR="002E1676" w14:paraId="4F3286DC" w14:textId="77777777">
        <w:tc>
          <w:tcPr>
            <w:tcW w:w="2449" w:type="dxa"/>
            <w:tcBorders>
              <w:top w:val="single" w:sz="4" w:space="0" w:color="31849B"/>
              <w:left w:val="nil"/>
              <w:bottom w:val="single" w:sz="4" w:space="0" w:color="31849B"/>
              <w:right w:val="single" w:sz="4" w:space="0" w:color="31849B"/>
            </w:tcBorders>
            <w:vAlign w:val="center"/>
          </w:tcPr>
          <w:p w14:paraId="4B126BB2" w14:textId="77777777" w:rsidR="002E1676" w:rsidRDefault="00000000">
            <w:pPr>
              <w:spacing w:line="300" w:lineRule="exact"/>
              <w:jc w:val="center"/>
              <w:rPr>
                <w:rFonts w:cs="Arial" w:hint="eastAsia"/>
                <w:bCs/>
                <w:color w:val="000000" w:themeColor="text1"/>
                <w:sz w:val="18"/>
                <w:szCs w:val="18"/>
                <w:shd w:val="clear" w:color="auto" w:fill="FFFFFF"/>
              </w:rPr>
            </w:pPr>
            <w:r>
              <w:rPr>
                <w:rFonts w:cs="Arial"/>
                <w:bCs/>
                <w:color w:val="000000" w:themeColor="text1"/>
                <w:sz w:val="18"/>
                <w:szCs w:val="18"/>
                <w:shd w:val="clear" w:color="auto" w:fill="FFFFFF"/>
              </w:rPr>
              <w:t>NM_181784.3/NM_018062.4</w:t>
            </w:r>
          </w:p>
          <w:p w14:paraId="1CBA5E03" w14:textId="77777777" w:rsidR="002E1676" w:rsidRDefault="00000000">
            <w:pPr>
              <w:spacing w:line="300" w:lineRule="exact"/>
              <w:jc w:val="center"/>
              <w:rPr>
                <w:rFonts w:cs="Arial" w:hint="eastAsia"/>
                <w:bCs/>
                <w:color w:val="000000" w:themeColor="text1"/>
                <w:sz w:val="18"/>
                <w:szCs w:val="18"/>
                <w:shd w:val="clear" w:color="auto" w:fill="FFFFFF"/>
              </w:rPr>
            </w:pPr>
            <w:r>
              <w:rPr>
                <w:rFonts w:cs="Arial"/>
                <w:bCs/>
                <w:i/>
                <w:iCs/>
                <w:color w:val="000000" w:themeColor="text1"/>
                <w:sz w:val="18"/>
                <w:szCs w:val="18"/>
                <w:shd w:val="clear" w:color="auto" w:fill="FFFFFF"/>
              </w:rPr>
              <w:t>SPRED2</w:t>
            </w:r>
            <w:r>
              <w:rPr>
                <w:rFonts w:cs="Arial"/>
                <w:bCs/>
                <w:color w:val="000000" w:themeColor="text1"/>
                <w:sz w:val="18"/>
                <w:szCs w:val="18"/>
                <w:shd w:val="clear" w:color="auto" w:fill="FFFFFF"/>
              </w:rPr>
              <w:t>-</w:t>
            </w:r>
            <w:r>
              <w:rPr>
                <w:rFonts w:cs="Arial"/>
                <w:bCs/>
                <w:i/>
                <w:iCs/>
                <w:color w:val="000000" w:themeColor="text1"/>
                <w:sz w:val="18"/>
                <w:szCs w:val="18"/>
                <w:shd w:val="clear" w:color="auto" w:fill="FFFFFF"/>
              </w:rPr>
              <w:t>FANCL</w:t>
            </w:r>
            <w:r>
              <w:rPr>
                <w:rFonts w:cs="Arial"/>
                <w:bCs/>
                <w:color w:val="000000" w:themeColor="text1"/>
                <w:sz w:val="18"/>
                <w:szCs w:val="18"/>
                <w:shd w:val="clear" w:color="auto" w:fill="FFFFFF"/>
              </w:rPr>
              <w:t>融合</w:t>
            </w:r>
          </w:p>
        </w:tc>
        <w:tc>
          <w:tcPr>
            <w:tcW w:w="7190" w:type="dxa"/>
            <w:tcBorders>
              <w:top w:val="single" w:sz="4" w:space="0" w:color="31849B"/>
              <w:left w:val="single" w:sz="4" w:space="0" w:color="31849B"/>
              <w:bottom w:val="single" w:sz="4" w:space="0" w:color="31849B"/>
              <w:right w:val="nil"/>
            </w:tcBorders>
            <w:vAlign w:val="center"/>
          </w:tcPr>
          <w:p w14:paraId="34B56478" w14:textId="77777777" w:rsidR="002E1676" w:rsidRDefault="00000000">
            <w:pPr>
              <w:spacing w:before="78" w:after="78"/>
              <w:jc w:val="both"/>
              <w:rPr>
                <w:rFonts w:hint="eastAsia"/>
                <w:b/>
                <w:bCs/>
                <w:sz w:val="18"/>
                <w:szCs w:val="18"/>
              </w:rPr>
            </w:pPr>
            <w:r>
              <w:rPr>
                <w:b/>
                <w:bCs/>
                <w:sz w:val="18"/>
                <w:szCs w:val="18"/>
              </w:rPr>
              <w:t>基因解析：</w:t>
            </w:r>
          </w:p>
          <w:p w14:paraId="2DDC1F18" w14:textId="77777777" w:rsidR="002E1676" w:rsidRDefault="00000000">
            <w:pPr>
              <w:spacing w:before="78" w:after="78"/>
              <w:jc w:val="both"/>
              <w:rPr>
                <w:rFonts w:hint="eastAsia"/>
                <w:color w:val="000000" w:themeColor="text1"/>
                <w:sz w:val="18"/>
                <w:szCs w:val="18"/>
              </w:rPr>
            </w:pPr>
            <w:r>
              <w:rPr>
                <w:color w:val="000000" w:themeColor="text1"/>
                <w:sz w:val="18"/>
                <w:szCs w:val="18"/>
              </w:rPr>
              <w:t>SPRED2基因编码的蛋白负调控Ras信号通路及其下游MAP激酶的激活（PMID: 15683364, PMID: 34626534）。该蛋白能够招募并转运NF1至细胞膜，从而促进NF1依赖性的GTP结合活性Ras向GDP结合非活性Ras的水解（PMID: 34626534）。此外，SPRED2还可能通过抑制FGF介导的ERK1/2磷酸化来抑制成纤维细胞生长因子（FGF）诱导的视网膜晶状体纤维分化（基于相似性）。在晶状体上皮细胞中，SPRED2还能抑制TGF-β诱导的上皮-间质转化（基于相似性）。</w:t>
            </w:r>
          </w:p>
          <w:p w14:paraId="70A1AAD7" w14:textId="77777777" w:rsidR="002E1676" w:rsidRDefault="00000000">
            <w:pPr>
              <w:spacing w:before="78" w:after="78"/>
              <w:rPr>
                <w:rFonts w:hint="eastAsia"/>
                <w:b/>
                <w:bCs/>
                <w:sz w:val="18"/>
                <w:szCs w:val="18"/>
              </w:rPr>
            </w:pPr>
            <w:r>
              <w:rPr>
                <w:b/>
                <w:bCs/>
                <w:sz w:val="18"/>
                <w:szCs w:val="18"/>
              </w:rPr>
              <w:t>变异解析：</w:t>
            </w:r>
          </w:p>
          <w:p w14:paraId="0523F31E" w14:textId="77777777" w:rsidR="002E1676" w:rsidRDefault="00000000">
            <w:pPr>
              <w:spacing w:line="300" w:lineRule="exact"/>
              <w:rPr>
                <w:rFonts w:cs="Arial" w:hint="eastAsia"/>
                <w:bCs/>
                <w:color w:val="000000" w:themeColor="text1"/>
                <w:sz w:val="18"/>
                <w:szCs w:val="18"/>
                <w:shd w:val="clear" w:color="auto" w:fill="FFFFFF"/>
              </w:rPr>
            </w:pPr>
            <w:r>
              <w:rPr>
                <w:rFonts w:cs="Arial"/>
                <w:bCs/>
                <w:color w:val="000000" w:themeColor="text1"/>
                <w:sz w:val="18"/>
                <w:szCs w:val="18"/>
                <w:shd w:val="clear" w:color="auto" w:fill="FFFFFF"/>
              </w:rPr>
              <w:t>该变异为SPRED2-FANCL融合，融合模式为：SPRED2:exon1-FANCL:exon2。该融合型在</w:t>
            </w:r>
            <w:proofErr w:type="spellStart"/>
            <w:r>
              <w:rPr>
                <w:rFonts w:cs="Arial"/>
                <w:bCs/>
                <w:color w:val="000000" w:themeColor="text1"/>
                <w:sz w:val="18"/>
                <w:szCs w:val="18"/>
                <w:shd w:val="clear" w:color="auto" w:fill="FFFFFF"/>
              </w:rPr>
              <w:t>cBioPortal</w:t>
            </w:r>
            <w:proofErr w:type="spellEnd"/>
            <w:r>
              <w:rPr>
                <w:rFonts w:cs="Arial"/>
                <w:bCs/>
                <w:color w:val="000000" w:themeColor="text1"/>
                <w:sz w:val="18"/>
                <w:szCs w:val="18"/>
                <w:shd w:val="clear" w:color="auto" w:fill="FFFFFF"/>
              </w:rPr>
              <w:t>、COSMIC数据库无记录。</w:t>
            </w:r>
          </w:p>
        </w:tc>
      </w:tr>
      <w:tr w:rsidR="002E1676" w14:paraId="438E5871" w14:textId="77777777">
        <w:tc>
          <w:tcPr>
            <w:tcW w:w="2449" w:type="dxa"/>
            <w:tcBorders>
              <w:top w:val="single" w:sz="4" w:space="0" w:color="31849B"/>
              <w:left w:val="nil"/>
              <w:bottom w:val="single" w:sz="4" w:space="0" w:color="31849B"/>
              <w:right w:val="single" w:sz="4" w:space="0" w:color="31849B"/>
            </w:tcBorders>
            <w:vAlign w:val="center"/>
          </w:tcPr>
          <w:p w14:paraId="606C9244" w14:textId="77777777" w:rsidR="002E1676" w:rsidRDefault="00000000">
            <w:pPr>
              <w:spacing w:line="300" w:lineRule="exact"/>
              <w:jc w:val="center"/>
              <w:rPr>
                <w:rFonts w:cs="Arial" w:hint="eastAsia"/>
                <w:bCs/>
                <w:color w:val="000000" w:themeColor="text1"/>
                <w:sz w:val="18"/>
                <w:szCs w:val="18"/>
                <w:shd w:val="clear" w:color="auto" w:fill="FFFFFF"/>
              </w:rPr>
            </w:pPr>
            <w:r>
              <w:rPr>
                <w:rFonts w:cs="Arial"/>
                <w:bCs/>
                <w:color w:val="000000" w:themeColor="text1"/>
                <w:sz w:val="18"/>
                <w:szCs w:val="18"/>
                <w:shd w:val="clear" w:color="auto" w:fill="FFFFFF"/>
              </w:rPr>
              <w:t>NM_002410.5/NM_030923.5</w:t>
            </w:r>
          </w:p>
          <w:p w14:paraId="40342D92" w14:textId="77777777" w:rsidR="002E1676" w:rsidRDefault="00000000">
            <w:pPr>
              <w:spacing w:line="300" w:lineRule="exact"/>
              <w:jc w:val="center"/>
              <w:rPr>
                <w:rFonts w:cs="Arial" w:hint="eastAsia"/>
                <w:bCs/>
                <w:color w:val="000000" w:themeColor="text1"/>
                <w:sz w:val="18"/>
                <w:szCs w:val="18"/>
                <w:shd w:val="clear" w:color="auto" w:fill="FFFFFF"/>
              </w:rPr>
            </w:pPr>
            <w:r>
              <w:rPr>
                <w:rFonts w:cs="Arial"/>
                <w:bCs/>
                <w:i/>
                <w:iCs/>
                <w:color w:val="000000" w:themeColor="text1"/>
                <w:sz w:val="18"/>
                <w:szCs w:val="18"/>
                <w:shd w:val="clear" w:color="auto" w:fill="FFFFFF"/>
              </w:rPr>
              <w:t>MGAT5</w:t>
            </w:r>
            <w:r>
              <w:rPr>
                <w:rFonts w:cs="Arial"/>
                <w:bCs/>
                <w:color w:val="000000" w:themeColor="text1"/>
                <w:sz w:val="18"/>
                <w:szCs w:val="18"/>
                <w:shd w:val="clear" w:color="auto" w:fill="FFFFFF"/>
              </w:rPr>
              <w:t>-</w:t>
            </w:r>
            <w:r>
              <w:rPr>
                <w:rFonts w:cs="Arial"/>
                <w:bCs/>
                <w:i/>
                <w:iCs/>
                <w:color w:val="000000" w:themeColor="text1"/>
                <w:sz w:val="18"/>
                <w:szCs w:val="18"/>
                <w:shd w:val="clear" w:color="auto" w:fill="FFFFFF"/>
              </w:rPr>
              <w:t>TMEM163</w:t>
            </w:r>
            <w:r>
              <w:rPr>
                <w:rFonts w:cs="Arial"/>
                <w:bCs/>
                <w:color w:val="000000" w:themeColor="text1"/>
                <w:sz w:val="18"/>
                <w:szCs w:val="18"/>
                <w:shd w:val="clear" w:color="auto" w:fill="FFFFFF"/>
              </w:rPr>
              <w:t>融合</w:t>
            </w:r>
          </w:p>
        </w:tc>
        <w:tc>
          <w:tcPr>
            <w:tcW w:w="7190" w:type="dxa"/>
            <w:tcBorders>
              <w:top w:val="single" w:sz="4" w:space="0" w:color="31849B"/>
              <w:left w:val="single" w:sz="4" w:space="0" w:color="31849B"/>
              <w:bottom w:val="single" w:sz="4" w:space="0" w:color="31849B"/>
              <w:right w:val="nil"/>
            </w:tcBorders>
            <w:vAlign w:val="center"/>
          </w:tcPr>
          <w:p w14:paraId="2CC4FEF9" w14:textId="77777777" w:rsidR="002E1676" w:rsidRDefault="00000000">
            <w:pPr>
              <w:spacing w:before="78" w:after="78"/>
              <w:jc w:val="both"/>
              <w:rPr>
                <w:rFonts w:hint="eastAsia"/>
                <w:b/>
                <w:bCs/>
                <w:sz w:val="18"/>
                <w:szCs w:val="18"/>
              </w:rPr>
            </w:pPr>
            <w:r>
              <w:rPr>
                <w:b/>
                <w:bCs/>
                <w:sz w:val="18"/>
                <w:szCs w:val="18"/>
              </w:rPr>
              <w:t>基因解析：</w:t>
            </w:r>
          </w:p>
          <w:p w14:paraId="1C76747F" w14:textId="77777777" w:rsidR="002E1676" w:rsidRDefault="00000000">
            <w:pPr>
              <w:spacing w:before="78" w:after="78"/>
              <w:jc w:val="both"/>
              <w:rPr>
                <w:rFonts w:hint="eastAsia"/>
                <w:color w:val="000000" w:themeColor="text1"/>
                <w:sz w:val="18"/>
                <w:szCs w:val="18"/>
              </w:rPr>
            </w:pPr>
            <w:r>
              <w:rPr>
                <w:color w:val="000000" w:themeColor="text1"/>
                <w:sz w:val="18"/>
                <w:szCs w:val="18"/>
              </w:rPr>
              <w:t>MGAT5基因编码的蛋白催化N-乙酰葡萄糖胺（</w:t>
            </w:r>
            <w:proofErr w:type="spellStart"/>
            <w:r>
              <w:rPr>
                <w:color w:val="000000" w:themeColor="text1"/>
                <w:sz w:val="18"/>
                <w:szCs w:val="18"/>
              </w:rPr>
              <w:t>GlcNAc</w:t>
            </w:r>
            <w:proofErr w:type="spellEnd"/>
            <w:r>
              <w:rPr>
                <w:color w:val="000000" w:themeColor="text1"/>
                <w:sz w:val="18"/>
                <w:szCs w:val="18"/>
              </w:rPr>
              <w:t>）以β1-6键连接到双触角N-连接寡糖的α-连接甘露糖上。该酶在分支、复杂型N-糖链的生物合成中起重要作用，这些糖链常见于EGFR、TGFR（TGF-β受体）和CDH2等蛋白质上。通过其在复杂N-糖链生物合成中的作用，MGAT5在细胞信号通路激活、肌动蛋白细胞骨架重组、细胞间黏附和细胞迁移中发挥关键作用。MGAT5依赖的EGFR N-糖基化增强EGFR与LGALS3之间的相互作用，从而防止EGFR快速内吞并延长EGFR信号传导。此外，MGAT5对于TGFB1与其受体的有效结合是必需的，并能增强多种生长因子（包括FGF2、PDGF、IGF、TGFB1和EGF）对细胞内信号通路的激活。MGAT5依赖的CDH2 N-糖基化抑制CDH2介导的同型细胞间黏</w:t>
            </w:r>
            <w:r>
              <w:rPr>
                <w:color w:val="000000" w:themeColor="text1"/>
                <w:sz w:val="18"/>
                <w:szCs w:val="18"/>
              </w:rPr>
              <w:lastRenderedPageBreak/>
              <w:t>附，并参与调控下游信号通路，促进细胞迁移。此外，MGAT5还参与炎症反应的调控。MGAT5依赖的TCR N-糖基化增强TCR与LGALS3之间的相互作用，限制激动剂诱导的TCR聚集，从而减弱TCR对抗原的响应。MGAT5对于正常的白细胞逃避和在炎症部位的积聚也是必需的，并且能够抑制单核细胞与血管内皮的粘附及其随后的跨内皮迁移。</w:t>
            </w:r>
          </w:p>
          <w:p w14:paraId="075FDE0B" w14:textId="77777777" w:rsidR="002E1676" w:rsidRDefault="00000000">
            <w:pPr>
              <w:spacing w:before="78" w:after="78"/>
              <w:rPr>
                <w:rFonts w:hint="eastAsia"/>
                <w:b/>
                <w:bCs/>
                <w:sz w:val="18"/>
                <w:szCs w:val="18"/>
              </w:rPr>
            </w:pPr>
            <w:r>
              <w:rPr>
                <w:b/>
                <w:bCs/>
                <w:sz w:val="18"/>
                <w:szCs w:val="18"/>
              </w:rPr>
              <w:t>变异解析：</w:t>
            </w:r>
          </w:p>
          <w:p w14:paraId="03D5FE6D" w14:textId="77777777" w:rsidR="002E1676" w:rsidRDefault="00000000">
            <w:pPr>
              <w:spacing w:line="300" w:lineRule="exact"/>
              <w:rPr>
                <w:rFonts w:cs="Arial" w:hint="eastAsia"/>
                <w:bCs/>
                <w:color w:val="000000" w:themeColor="text1"/>
                <w:sz w:val="18"/>
                <w:szCs w:val="18"/>
                <w:shd w:val="clear" w:color="auto" w:fill="FFFFFF"/>
              </w:rPr>
            </w:pPr>
            <w:r>
              <w:rPr>
                <w:rFonts w:cs="Arial"/>
                <w:bCs/>
                <w:color w:val="000000" w:themeColor="text1"/>
                <w:sz w:val="18"/>
                <w:szCs w:val="18"/>
                <w:shd w:val="clear" w:color="auto" w:fill="FFFFFF"/>
              </w:rPr>
              <w:t>该变异为MGAT5-TMEM163融合，融合模式为：MGAT5:exon2-TMEM163:exon5。该融合型在</w:t>
            </w:r>
            <w:proofErr w:type="spellStart"/>
            <w:r>
              <w:rPr>
                <w:rFonts w:cs="Arial"/>
                <w:bCs/>
                <w:color w:val="000000" w:themeColor="text1"/>
                <w:sz w:val="18"/>
                <w:szCs w:val="18"/>
                <w:shd w:val="clear" w:color="auto" w:fill="FFFFFF"/>
              </w:rPr>
              <w:t>cBioPortal</w:t>
            </w:r>
            <w:proofErr w:type="spellEnd"/>
            <w:r>
              <w:rPr>
                <w:rFonts w:cs="Arial"/>
                <w:bCs/>
                <w:color w:val="000000" w:themeColor="text1"/>
                <w:sz w:val="18"/>
                <w:szCs w:val="18"/>
                <w:shd w:val="clear" w:color="auto" w:fill="FFFFFF"/>
              </w:rPr>
              <w:t>、COSMIC数据库无记录。</w:t>
            </w:r>
          </w:p>
        </w:tc>
      </w:tr>
      <w:tr w:rsidR="002E1676" w14:paraId="0D9D6EA7" w14:textId="77777777">
        <w:tc>
          <w:tcPr>
            <w:tcW w:w="2449" w:type="dxa"/>
            <w:tcBorders>
              <w:top w:val="single" w:sz="4" w:space="0" w:color="31849B"/>
              <w:left w:val="nil"/>
              <w:bottom w:val="single" w:sz="4" w:space="0" w:color="31849B"/>
              <w:right w:val="single" w:sz="4" w:space="0" w:color="31849B"/>
            </w:tcBorders>
            <w:vAlign w:val="center"/>
          </w:tcPr>
          <w:p w14:paraId="46E3AD69" w14:textId="77777777" w:rsidR="002E1676" w:rsidRDefault="00000000">
            <w:pPr>
              <w:spacing w:line="300" w:lineRule="exact"/>
              <w:jc w:val="center"/>
              <w:rPr>
                <w:rFonts w:cs="Arial" w:hint="eastAsia"/>
                <w:bCs/>
                <w:color w:val="000000" w:themeColor="text1"/>
                <w:sz w:val="18"/>
                <w:szCs w:val="18"/>
                <w:shd w:val="clear" w:color="auto" w:fill="FFFFFF"/>
              </w:rPr>
            </w:pPr>
            <w:r>
              <w:rPr>
                <w:rFonts w:cs="Arial"/>
                <w:bCs/>
                <w:color w:val="000000" w:themeColor="text1"/>
                <w:sz w:val="18"/>
                <w:szCs w:val="18"/>
                <w:shd w:val="clear" w:color="auto" w:fill="FFFFFF"/>
              </w:rPr>
              <w:lastRenderedPageBreak/>
              <w:t>NM_033223.5/NM_015059.3</w:t>
            </w:r>
          </w:p>
          <w:p w14:paraId="27805E20" w14:textId="77777777" w:rsidR="002E1676" w:rsidRDefault="00000000">
            <w:pPr>
              <w:spacing w:line="300" w:lineRule="exact"/>
              <w:jc w:val="center"/>
              <w:rPr>
                <w:rFonts w:cs="Arial" w:hint="eastAsia"/>
                <w:bCs/>
                <w:color w:val="000000" w:themeColor="text1"/>
                <w:sz w:val="18"/>
                <w:szCs w:val="18"/>
                <w:shd w:val="clear" w:color="auto" w:fill="FFFFFF"/>
              </w:rPr>
            </w:pPr>
            <w:r>
              <w:rPr>
                <w:rFonts w:cs="Arial"/>
                <w:bCs/>
                <w:i/>
                <w:iCs/>
                <w:color w:val="000000" w:themeColor="text1"/>
                <w:sz w:val="18"/>
                <w:szCs w:val="18"/>
                <w:shd w:val="clear" w:color="auto" w:fill="FFFFFF"/>
              </w:rPr>
              <w:t>GABRG3</w:t>
            </w:r>
            <w:r>
              <w:rPr>
                <w:rFonts w:cs="Arial"/>
                <w:bCs/>
                <w:color w:val="000000" w:themeColor="text1"/>
                <w:sz w:val="18"/>
                <w:szCs w:val="18"/>
                <w:shd w:val="clear" w:color="auto" w:fill="FFFFFF"/>
              </w:rPr>
              <w:t>-</w:t>
            </w:r>
            <w:r>
              <w:rPr>
                <w:rFonts w:cs="Arial"/>
                <w:bCs/>
                <w:i/>
                <w:iCs/>
                <w:color w:val="000000" w:themeColor="text1"/>
                <w:sz w:val="18"/>
                <w:szCs w:val="18"/>
                <w:shd w:val="clear" w:color="auto" w:fill="FFFFFF"/>
              </w:rPr>
              <w:t>TLN2</w:t>
            </w:r>
            <w:r>
              <w:rPr>
                <w:rFonts w:cs="Arial"/>
                <w:bCs/>
                <w:color w:val="000000" w:themeColor="text1"/>
                <w:sz w:val="18"/>
                <w:szCs w:val="18"/>
                <w:shd w:val="clear" w:color="auto" w:fill="FFFFFF"/>
              </w:rPr>
              <w:t>融合</w:t>
            </w:r>
          </w:p>
        </w:tc>
        <w:tc>
          <w:tcPr>
            <w:tcW w:w="7190" w:type="dxa"/>
            <w:tcBorders>
              <w:top w:val="single" w:sz="4" w:space="0" w:color="31849B"/>
              <w:left w:val="single" w:sz="4" w:space="0" w:color="31849B"/>
              <w:bottom w:val="single" w:sz="4" w:space="0" w:color="31849B"/>
              <w:right w:val="nil"/>
            </w:tcBorders>
            <w:vAlign w:val="center"/>
          </w:tcPr>
          <w:p w14:paraId="02A7C852" w14:textId="77777777" w:rsidR="002E1676" w:rsidRDefault="00000000">
            <w:pPr>
              <w:spacing w:before="78" w:after="78"/>
              <w:jc w:val="both"/>
              <w:rPr>
                <w:rFonts w:hint="eastAsia"/>
                <w:b/>
                <w:bCs/>
                <w:sz w:val="18"/>
                <w:szCs w:val="18"/>
              </w:rPr>
            </w:pPr>
            <w:r>
              <w:rPr>
                <w:b/>
                <w:bCs/>
                <w:sz w:val="18"/>
                <w:szCs w:val="18"/>
              </w:rPr>
              <w:t>基因解析：</w:t>
            </w:r>
          </w:p>
          <w:p w14:paraId="79BCAB55" w14:textId="77777777" w:rsidR="002E1676" w:rsidRDefault="00000000">
            <w:pPr>
              <w:spacing w:before="78" w:after="78"/>
              <w:jc w:val="both"/>
              <w:rPr>
                <w:rFonts w:hint="eastAsia"/>
                <w:color w:val="000000" w:themeColor="text1"/>
                <w:sz w:val="18"/>
                <w:szCs w:val="18"/>
              </w:rPr>
            </w:pPr>
            <w:r>
              <w:rPr>
                <w:color w:val="000000" w:themeColor="text1"/>
                <w:sz w:val="18"/>
                <w:szCs w:val="18"/>
              </w:rPr>
              <w:t>GABRG3（γ-氨基丁酸 A 型受体亚基γ3）是一种蛋白质编码基因。与 GABRG3 相关的疾病包括天使综合症和自闭症谱系障碍。其相关途径包括跨化学突触的传递和 GABA B 受体激活。与该基因相关的基因本体论（GO）注释包括氯离子通道活性和 GABA-A 受体活性。该基因的一个重要旁系同源物是 GABRG1。</w:t>
            </w:r>
          </w:p>
          <w:p w14:paraId="5605C8E7" w14:textId="77777777" w:rsidR="002E1676" w:rsidRDefault="00000000">
            <w:pPr>
              <w:spacing w:before="78" w:after="78"/>
              <w:rPr>
                <w:rFonts w:hint="eastAsia"/>
                <w:b/>
                <w:bCs/>
                <w:sz w:val="18"/>
                <w:szCs w:val="18"/>
              </w:rPr>
            </w:pPr>
            <w:r>
              <w:rPr>
                <w:b/>
                <w:bCs/>
                <w:sz w:val="18"/>
                <w:szCs w:val="18"/>
              </w:rPr>
              <w:t>变异解析：</w:t>
            </w:r>
          </w:p>
          <w:p w14:paraId="36F91B69" w14:textId="77777777" w:rsidR="002E1676" w:rsidRDefault="00000000">
            <w:pPr>
              <w:spacing w:line="300" w:lineRule="exact"/>
              <w:rPr>
                <w:rFonts w:cs="Arial" w:hint="eastAsia"/>
                <w:bCs/>
                <w:color w:val="000000" w:themeColor="text1"/>
                <w:sz w:val="18"/>
                <w:szCs w:val="18"/>
                <w:shd w:val="clear" w:color="auto" w:fill="FFFFFF"/>
              </w:rPr>
            </w:pPr>
            <w:r>
              <w:rPr>
                <w:rFonts w:cs="Arial"/>
                <w:bCs/>
                <w:color w:val="000000" w:themeColor="text1"/>
                <w:sz w:val="18"/>
                <w:szCs w:val="18"/>
                <w:shd w:val="clear" w:color="auto" w:fill="FFFFFF"/>
              </w:rPr>
              <w:t>该变异为GABRG3-TLN2融合，融合模式为：GABRG3:exon3-TLN2:exon16。该融合型在</w:t>
            </w:r>
            <w:proofErr w:type="spellStart"/>
            <w:r>
              <w:rPr>
                <w:rFonts w:cs="Arial"/>
                <w:bCs/>
                <w:color w:val="000000" w:themeColor="text1"/>
                <w:sz w:val="18"/>
                <w:szCs w:val="18"/>
                <w:shd w:val="clear" w:color="auto" w:fill="FFFFFF"/>
              </w:rPr>
              <w:t>cBioPortal</w:t>
            </w:r>
            <w:proofErr w:type="spellEnd"/>
            <w:r>
              <w:rPr>
                <w:rFonts w:cs="Arial"/>
                <w:bCs/>
                <w:color w:val="000000" w:themeColor="text1"/>
                <w:sz w:val="18"/>
                <w:szCs w:val="18"/>
                <w:shd w:val="clear" w:color="auto" w:fill="FFFFFF"/>
              </w:rPr>
              <w:t>、COSMIC数据库无记录。</w:t>
            </w:r>
          </w:p>
        </w:tc>
      </w:tr>
      <w:tr w:rsidR="002E1676" w14:paraId="442B0BE5" w14:textId="77777777">
        <w:tc>
          <w:tcPr>
            <w:tcW w:w="2449" w:type="dxa"/>
            <w:tcBorders>
              <w:top w:val="single" w:sz="4" w:space="0" w:color="31849B"/>
              <w:left w:val="nil"/>
              <w:bottom w:val="single" w:sz="4" w:space="0" w:color="31849B"/>
              <w:right w:val="single" w:sz="4" w:space="0" w:color="31849B"/>
            </w:tcBorders>
            <w:vAlign w:val="center"/>
          </w:tcPr>
          <w:p w14:paraId="6BAAB889" w14:textId="77777777" w:rsidR="002E1676" w:rsidRDefault="00000000">
            <w:pPr>
              <w:spacing w:line="300" w:lineRule="exact"/>
              <w:jc w:val="center"/>
              <w:rPr>
                <w:rFonts w:cs="Arial" w:hint="eastAsia"/>
                <w:bCs/>
                <w:color w:val="000000" w:themeColor="text1"/>
                <w:sz w:val="18"/>
                <w:szCs w:val="18"/>
                <w:shd w:val="clear" w:color="auto" w:fill="FFFFFF"/>
              </w:rPr>
            </w:pPr>
            <w:r>
              <w:rPr>
                <w:rFonts w:cs="Arial"/>
                <w:bCs/>
                <w:color w:val="000000" w:themeColor="text1"/>
                <w:sz w:val="18"/>
                <w:szCs w:val="18"/>
                <w:shd w:val="clear" w:color="auto" w:fill="FFFFFF"/>
              </w:rPr>
              <w:t>NM_001387564.1/NM_006444.3</w:t>
            </w:r>
          </w:p>
          <w:p w14:paraId="0F763EA2" w14:textId="77777777" w:rsidR="002E1676" w:rsidRDefault="00000000">
            <w:pPr>
              <w:spacing w:line="300" w:lineRule="exact"/>
              <w:jc w:val="center"/>
              <w:rPr>
                <w:rFonts w:cs="Arial" w:hint="eastAsia"/>
                <w:bCs/>
                <w:color w:val="000000" w:themeColor="text1"/>
                <w:sz w:val="18"/>
                <w:szCs w:val="18"/>
                <w:shd w:val="clear" w:color="auto" w:fill="FFFFFF"/>
              </w:rPr>
            </w:pPr>
            <w:r>
              <w:rPr>
                <w:rFonts w:cs="Arial"/>
                <w:bCs/>
                <w:i/>
                <w:iCs/>
                <w:color w:val="000000" w:themeColor="text1"/>
                <w:sz w:val="18"/>
                <w:szCs w:val="18"/>
                <w:shd w:val="clear" w:color="auto" w:fill="FFFFFF"/>
              </w:rPr>
              <w:t>SMIM27</w:t>
            </w:r>
            <w:r>
              <w:rPr>
                <w:rFonts w:cs="Arial"/>
                <w:bCs/>
                <w:color w:val="000000" w:themeColor="text1"/>
                <w:sz w:val="18"/>
                <w:szCs w:val="18"/>
                <w:shd w:val="clear" w:color="auto" w:fill="FFFFFF"/>
              </w:rPr>
              <w:t>-</w:t>
            </w:r>
            <w:r>
              <w:rPr>
                <w:rFonts w:cs="Arial"/>
                <w:bCs/>
                <w:i/>
                <w:iCs/>
                <w:color w:val="000000" w:themeColor="text1"/>
                <w:sz w:val="18"/>
                <w:szCs w:val="18"/>
                <w:shd w:val="clear" w:color="auto" w:fill="FFFFFF"/>
              </w:rPr>
              <w:t>SMC2</w:t>
            </w:r>
            <w:r>
              <w:rPr>
                <w:rFonts w:cs="Arial"/>
                <w:bCs/>
                <w:color w:val="000000" w:themeColor="text1"/>
                <w:sz w:val="18"/>
                <w:szCs w:val="18"/>
                <w:shd w:val="clear" w:color="auto" w:fill="FFFFFF"/>
              </w:rPr>
              <w:t>融合</w:t>
            </w:r>
          </w:p>
        </w:tc>
        <w:tc>
          <w:tcPr>
            <w:tcW w:w="7190" w:type="dxa"/>
            <w:tcBorders>
              <w:top w:val="single" w:sz="4" w:space="0" w:color="31849B"/>
              <w:left w:val="single" w:sz="4" w:space="0" w:color="31849B"/>
              <w:bottom w:val="single" w:sz="4" w:space="0" w:color="31849B"/>
              <w:right w:val="nil"/>
            </w:tcBorders>
            <w:vAlign w:val="center"/>
          </w:tcPr>
          <w:p w14:paraId="464D7ED4" w14:textId="77777777" w:rsidR="002E1676" w:rsidRDefault="00000000">
            <w:pPr>
              <w:spacing w:before="78" w:after="78"/>
              <w:jc w:val="both"/>
              <w:rPr>
                <w:rFonts w:hint="eastAsia"/>
                <w:b/>
                <w:bCs/>
                <w:sz w:val="18"/>
                <w:szCs w:val="18"/>
              </w:rPr>
            </w:pPr>
            <w:r>
              <w:rPr>
                <w:b/>
                <w:bCs/>
                <w:sz w:val="18"/>
                <w:szCs w:val="18"/>
              </w:rPr>
              <w:t>基因解析：</w:t>
            </w:r>
          </w:p>
          <w:p w14:paraId="26076AC7" w14:textId="77777777" w:rsidR="002E1676" w:rsidRDefault="00000000">
            <w:pPr>
              <w:spacing w:before="78" w:after="78"/>
              <w:jc w:val="both"/>
              <w:rPr>
                <w:rFonts w:hint="eastAsia"/>
                <w:color w:val="000000" w:themeColor="text1"/>
                <w:sz w:val="18"/>
                <w:szCs w:val="18"/>
              </w:rPr>
            </w:pPr>
            <w:r>
              <w:rPr>
                <w:color w:val="000000" w:themeColor="text1"/>
                <w:sz w:val="18"/>
                <w:szCs w:val="18"/>
              </w:rPr>
              <w:t>SMIM27（小整合膜蛋白 27）是一种蛋白质编码基因。</w:t>
            </w:r>
          </w:p>
          <w:p w14:paraId="05980D05" w14:textId="77777777" w:rsidR="002E1676" w:rsidRDefault="00000000">
            <w:pPr>
              <w:spacing w:before="78" w:after="78"/>
              <w:rPr>
                <w:rFonts w:hint="eastAsia"/>
                <w:b/>
                <w:bCs/>
                <w:sz w:val="18"/>
                <w:szCs w:val="18"/>
              </w:rPr>
            </w:pPr>
            <w:r>
              <w:rPr>
                <w:b/>
                <w:bCs/>
                <w:sz w:val="18"/>
                <w:szCs w:val="18"/>
              </w:rPr>
              <w:t>变异解析：</w:t>
            </w:r>
          </w:p>
          <w:p w14:paraId="35381930" w14:textId="77777777" w:rsidR="002E1676" w:rsidRDefault="00000000">
            <w:pPr>
              <w:spacing w:line="300" w:lineRule="exact"/>
              <w:rPr>
                <w:rFonts w:cs="Arial" w:hint="eastAsia"/>
                <w:bCs/>
                <w:color w:val="000000" w:themeColor="text1"/>
                <w:sz w:val="18"/>
                <w:szCs w:val="18"/>
                <w:shd w:val="clear" w:color="auto" w:fill="FFFFFF"/>
              </w:rPr>
            </w:pPr>
            <w:r>
              <w:rPr>
                <w:rFonts w:cs="Arial"/>
                <w:bCs/>
                <w:color w:val="000000" w:themeColor="text1"/>
                <w:sz w:val="18"/>
                <w:szCs w:val="18"/>
                <w:shd w:val="clear" w:color="auto" w:fill="FFFFFF"/>
              </w:rPr>
              <w:t>该变异为SMIM27-SMC2融合，融合模式为：SMIM27:exon2-SMC2:exon2。该融合型在</w:t>
            </w:r>
            <w:proofErr w:type="spellStart"/>
            <w:r>
              <w:rPr>
                <w:rFonts w:cs="Arial"/>
                <w:bCs/>
                <w:color w:val="000000" w:themeColor="text1"/>
                <w:sz w:val="18"/>
                <w:szCs w:val="18"/>
                <w:shd w:val="clear" w:color="auto" w:fill="FFFFFF"/>
              </w:rPr>
              <w:t>cBioPortal</w:t>
            </w:r>
            <w:proofErr w:type="spellEnd"/>
            <w:r>
              <w:rPr>
                <w:rFonts w:cs="Arial"/>
                <w:bCs/>
                <w:color w:val="000000" w:themeColor="text1"/>
                <w:sz w:val="18"/>
                <w:szCs w:val="18"/>
                <w:shd w:val="clear" w:color="auto" w:fill="FFFFFF"/>
              </w:rPr>
              <w:t>、COSMIC数据库无记录。</w:t>
            </w:r>
          </w:p>
        </w:tc>
      </w:tr>
      <w:tr w:rsidR="002E1676" w14:paraId="024DC0E4" w14:textId="77777777">
        <w:tc>
          <w:tcPr>
            <w:tcW w:w="2449" w:type="dxa"/>
            <w:tcBorders>
              <w:top w:val="single" w:sz="4" w:space="0" w:color="31849B"/>
              <w:left w:val="nil"/>
              <w:bottom w:val="single" w:sz="4" w:space="0" w:color="31849B"/>
              <w:right w:val="single" w:sz="4" w:space="0" w:color="31849B"/>
            </w:tcBorders>
            <w:vAlign w:val="center"/>
          </w:tcPr>
          <w:p w14:paraId="427438A4" w14:textId="77777777" w:rsidR="002E1676" w:rsidRDefault="00000000">
            <w:pPr>
              <w:spacing w:line="300" w:lineRule="exact"/>
              <w:jc w:val="center"/>
              <w:rPr>
                <w:rFonts w:cs="Arial" w:hint="eastAsia"/>
                <w:bCs/>
                <w:color w:val="000000" w:themeColor="text1"/>
                <w:sz w:val="18"/>
                <w:szCs w:val="18"/>
                <w:shd w:val="clear" w:color="auto" w:fill="FFFFFF"/>
              </w:rPr>
            </w:pPr>
            <w:r>
              <w:rPr>
                <w:rFonts w:cs="Arial"/>
                <w:bCs/>
                <w:color w:val="000000" w:themeColor="text1"/>
                <w:sz w:val="18"/>
                <w:szCs w:val="18"/>
                <w:shd w:val="clear" w:color="auto" w:fill="FFFFFF"/>
              </w:rPr>
              <w:t>NM_001387564.1/NM_006444.3</w:t>
            </w:r>
          </w:p>
          <w:p w14:paraId="7FADCD5B" w14:textId="77777777" w:rsidR="002E1676" w:rsidRDefault="00000000">
            <w:pPr>
              <w:spacing w:line="300" w:lineRule="exact"/>
              <w:jc w:val="center"/>
              <w:rPr>
                <w:rFonts w:cs="Arial" w:hint="eastAsia"/>
                <w:bCs/>
                <w:color w:val="000000" w:themeColor="text1"/>
                <w:sz w:val="18"/>
                <w:szCs w:val="18"/>
                <w:shd w:val="clear" w:color="auto" w:fill="FFFFFF"/>
              </w:rPr>
            </w:pPr>
            <w:r>
              <w:rPr>
                <w:rFonts w:cs="Arial"/>
                <w:bCs/>
                <w:i/>
                <w:iCs/>
                <w:color w:val="000000" w:themeColor="text1"/>
                <w:sz w:val="18"/>
                <w:szCs w:val="18"/>
                <w:shd w:val="clear" w:color="auto" w:fill="FFFFFF"/>
              </w:rPr>
              <w:t>SMIM27</w:t>
            </w:r>
            <w:r>
              <w:rPr>
                <w:rFonts w:cs="Arial"/>
                <w:bCs/>
                <w:color w:val="000000" w:themeColor="text1"/>
                <w:sz w:val="18"/>
                <w:szCs w:val="18"/>
                <w:shd w:val="clear" w:color="auto" w:fill="FFFFFF"/>
              </w:rPr>
              <w:t>-</w:t>
            </w:r>
            <w:r>
              <w:rPr>
                <w:rFonts w:cs="Arial"/>
                <w:bCs/>
                <w:i/>
                <w:iCs/>
                <w:color w:val="000000" w:themeColor="text1"/>
                <w:sz w:val="18"/>
                <w:szCs w:val="18"/>
                <w:shd w:val="clear" w:color="auto" w:fill="FFFFFF"/>
              </w:rPr>
              <w:t>SMC2</w:t>
            </w:r>
            <w:r>
              <w:rPr>
                <w:rFonts w:cs="Arial"/>
                <w:bCs/>
                <w:color w:val="000000" w:themeColor="text1"/>
                <w:sz w:val="18"/>
                <w:szCs w:val="18"/>
                <w:shd w:val="clear" w:color="auto" w:fill="FFFFFF"/>
              </w:rPr>
              <w:t>融合</w:t>
            </w:r>
          </w:p>
        </w:tc>
        <w:tc>
          <w:tcPr>
            <w:tcW w:w="7190" w:type="dxa"/>
            <w:tcBorders>
              <w:top w:val="single" w:sz="4" w:space="0" w:color="31849B"/>
              <w:left w:val="single" w:sz="4" w:space="0" w:color="31849B"/>
              <w:bottom w:val="single" w:sz="4" w:space="0" w:color="31849B"/>
              <w:right w:val="nil"/>
            </w:tcBorders>
            <w:vAlign w:val="center"/>
          </w:tcPr>
          <w:p w14:paraId="49AC1DD6" w14:textId="77777777" w:rsidR="002E1676" w:rsidRDefault="00000000">
            <w:pPr>
              <w:spacing w:before="78" w:after="78"/>
              <w:jc w:val="both"/>
              <w:rPr>
                <w:rFonts w:hint="eastAsia"/>
                <w:b/>
                <w:bCs/>
                <w:sz w:val="18"/>
                <w:szCs w:val="18"/>
              </w:rPr>
            </w:pPr>
            <w:r>
              <w:rPr>
                <w:b/>
                <w:bCs/>
                <w:sz w:val="18"/>
                <w:szCs w:val="18"/>
              </w:rPr>
              <w:t>基因解析：</w:t>
            </w:r>
          </w:p>
          <w:p w14:paraId="6B01654B" w14:textId="77777777" w:rsidR="002E1676" w:rsidRDefault="00000000">
            <w:pPr>
              <w:spacing w:before="78" w:after="78"/>
              <w:jc w:val="both"/>
              <w:rPr>
                <w:rFonts w:hint="eastAsia"/>
                <w:color w:val="000000" w:themeColor="text1"/>
                <w:sz w:val="18"/>
                <w:szCs w:val="18"/>
              </w:rPr>
            </w:pPr>
            <w:r>
              <w:rPr>
                <w:color w:val="000000" w:themeColor="text1"/>
                <w:sz w:val="18"/>
                <w:szCs w:val="18"/>
              </w:rPr>
              <w:t>SMIM27（小整合膜蛋白 27）是一种蛋白质编码基因。</w:t>
            </w:r>
          </w:p>
          <w:p w14:paraId="2F97E42F" w14:textId="77777777" w:rsidR="002E1676" w:rsidRDefault="00000000">
            <w:pPr>
              <w:spacing w:before="78" w:after="78"/>
              <w:rPr>
                <w:rFonts w:hint="eastAsia"/>
                <w:b/>
                <w:bCs/>
                <w:sz w:val="18"/>
                <w:szCs w:val="18"/>
              </w:rPr>
            </w:pPr>
            <w:r>
              <w:rPr>
                <w:b/>
                <w:bCs/>
                <w:sz w:val="18"/>
                <w:szCs w:val="18"/>
              </w:rPr>
              <w:t>变异解析：</w:t>
            </w:r>
          </w:p>
          <w:p w14:paraId="7119B550" w14:textId="77777777" w:rsidR="002E1676" w:rsidRDefault="00000000">
            <w:pPr>
              <w:spacing w:line="300" w:lineRule="exact"/>
              <w:rPr>
                <w:rFonts w:cs="Arial" w:hint="eastAsia"/>
                <w:bCs/>
                <w:color w:val="000000" w:themeColor="text1"/>
                <w:sz w:val="18"/>
                <w:szCs w:val="18"/>
                <w:shd w:val="clear" w:color="auto" w:fill="FFFFFF"/>
              </w:rPr>
            </w:pPr>
            <w:r>
              <w:rPr>
                <w:rFonts w:cs="Arial"/>
                <w:bCs/>
                <w:color w:val="000000" w:themeColor="text1"/>
                <w:sz w:val="18"/>
                <w:szCs w:val="18"/>
                <w:shd w:val="clear" w:color="auto" w:fill="FFFFFF"/>
              </w:rPr>
              <w:t>该变异为SMIM27-SMC2融合，融合模式为：SMIM27:exon1-SMC2:exon2。该融合型在</w:t>
            </w:r>
            <w:proofErr w:type="spellStart"/>
            <w:r>
              <w:rPr>
                <w:rFonts w:cs="Arial"/>
                <w:bCs/>
                <w:color w:val="000000" w:themeColor="text1"/>
                <w:sz w:val="18"/>
                <w:szCs w:val="18"/>
                <w:shd w:val="clear" w:color="auto" w:fill="FFFFFF"/>
              </w:rPr>
              <w:t>cBioPortal</w:t>
            </w:r>
            <w:proofErr w:type="spellEnd"/>
            <w:r>
              <w:rPr>
                <w:rFonts w:cs="Arial"/>
                <w:bCs/>
                <w:color w:val="000000" w:themeColor="text1"/>
                <w:sz w:val="18"/>
                <w:szCs w:val="18"/>
                <w:shd w:val="clear" w:color="auto" w:fill="FFFFFF"/>
              </w:rPr>
              <w:t>、COSMIC数据库无记录。</w:t>
            </w:r>
          </w:p>
        </w:tc>
      </w:tr>
    </w:tbl>
    <w:p w14:paraId="7BEDA3FF" w14:textId="77777777" w:rsidR="002E1676" w:rsidRDefault="00000000">
      <w:pPr>
        <w:rPr>
          <w:rFonts w:hint="eastAsia"/>
        </w:rPr>
      </w:pPr>
      <w:r>
        <w:br w:type="page"/>
      </w:r>
    </w:p>
    <w:p w14:paraId="66B95E2E" w14:textId="77777777" w:rsidR="002E1676" w:rsidRDefault="00000000">
      <w:pPr>
        <w:rPr>
          <w:rFonts w:hint="eastAsia"/>
          <w:sz w:val="18"/>
          <w:szCs w:val="18"/>
          <w:shd w:val="clear" w:color="auto" w:fill="FFFFFF"/>
        </w:rPr>
      </w:pPr>
      <w:r>
        <w:rPr>
          <w:b/>
          <w:bCs/>
          <w:sz w:val="28"/>
          <w:szCs w:val="28"/>
        </w:rPr>
        <w:lastRenderedPageBreak/>
        <w:t>三、附录</w:t>
      </w:r>
    </w:p>
    <w:p w14:paraId="705EF4E2" w14:textId="77777777" w:rsidR="002E1676" w:rsidRDefault="00000000">
      <w:pPr>
        <w:pStyle w:val="2"/>
        <w:keepNext w:val="0"/>
        <w:keepLines w:val="0"/>
        <w:spacing w:after="156"/>
        <w:ind w:left="-170"/>
        <w:jc w:val="both"/>
        <w:rPr>
          <w:rFonts w:cs="Arial" w:hint="eastAsia"/>
          <w:bCs w:val="0"/>
          <w:sz w:val="22"/>
          <w:szCs w:val="18"/>
          <w:shd w:val="clear" w:color="auto" w:fill="FFFFFF"/>
        </w:rPr>
      </w:pPr>
      <w:r>
        <w:rPr>
          <w:rFonts w:cs="Arial"/>
          <w:bCs w:val="0"/>
          <w:sz w:val="22"/>
          <w:szCs w:val="18"/>
          <w:shd w:val="clear" w:color="auto" w:fill="FFFFFF"/>
        </w:rPr>
        <w:t xml:space="preserve">1 样本主要质控 </w:t>
      </w:r>
    </w:p>
    <w:tbl>
      <w:tblPr>
        <w:tblStyle w:val="af"/>
        <w:tblW w:w="9606" w:type="dxa"/>
        <w:tblLayout w:type="fixed"/>
        <w:tblLook w:val="04A0" w:firstRow="1" w:lastRow="0" w:firstColumn="1" w:lastColumn="0" w:noHBand="0" w:noVBand="1"/>
      </w:tblPr>
      <w:tblGrid>
        <w:gridCol w:w="2376"/>
        <w:gridCol w:w="2695"/>
        <w:gridCol w:w="2268"/>
        <w:gridCol w:w="2267"/>
      </w:tblGrid>
      <w:tr w:rsidR="002E1676" w14:paraId="40D90741" w14:textId="77777777">
        <w:trPr>
          <w:trHeight w:val="416"/>
        </w:trPr>
        <w:tc>
          <w:tcPr>
            <w:tcW w:w="5071" w:type="dxa"/>
            <w:gridSpan w:val="2"/>
            <w:tcBorders>
              <w:top w:val="single" w:sz="4" w:space="0" w:color="31849B"/>
              <w:left w:val="nil"/>
              <w:bottom w:val="single" w:sz="4" w:space="0" w:color="31849B"/>
              <w:right w:val="single" w:sz="4" w:space="0" w:color="31849B"/>
            </w:tcBorders>
            <w:shd w:val="clear" w:color="auto" w:fill="DAEEF3"/>
            <w:vAlign w:val="center"/>
          </w:tcPr>
          <w:p w14:paraId="05E56AB5" w14:textId="77777777" w:rsidR="002E1676" w:rsidRDefault="00000000">
            <w:pPr>
              <w:jc w:val="center"/>
              <w:rPr>
                <w:rFonts w:hint="eastAsia"/>
                <w:b/>
                <w:color w:val="31849B"/>
                <w:sz w:val="20"/>
                <w:szCs w:val="20"/>
              </w:rPr>
            </w:pPr>
            <w:r>
              <w:rPr>
                <w:b/>
                <w:color w:val="31849B"/>
                <w:sz w:val="20"/>
                <w:szCs w:val="20"/>
              </w:rPr>
              <w:t>质控内容</w:t>
            </w:r>
          </w:p>
        </w:tc>
        <w:tc>
          <w:tcPr>
            <w:tcW w:w="226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4D3B44BF" w14:textId="77777777" w:rsidR="002E1676" w:rsidRDefault="00000000">
            <w:pPr>
              <w:jc w:val="center"/>
              <w:rPr>
                <w:rFonts w:hint="eastAsia"/>
                <w:b/>
                <w:color w:val="31849B"/>
                <w:sz w:val="20"/>
                <w:szCs w:val="20"/>
              </w:rPr>
            </w:pPr>
            <w:r>
              <w:rPr>
                <w:b/>
                <w:color w:val="31849B"/>
                <w:sz w:val="20"/>
                <w:szCs w:val="20"/>
              </w:rPr>
              <w:t>质控结果</w:t>
            </w:r>
          </w:p>
        </w:tc>
        <w:tc>
          <w:tcPr>
            <w:tcW w:w="2267" w:type="dxa"/>
            <w:tcBorders>
              <w:top w:val="single" w:sz="4" w:space="0" w:color="31849B"/>
              <w:left w:val="single" w:sz="4" w:space="0" w:color="31849B"/>
              <w:bottom w:val="single" w:sz="4" w:space="0" w:color="31849B"/>
              <w:right w:val="nil"/>
            </w:tcBorders>
            <w:shd w:val="clear" w:color="auto" w:fill="DAEEF3"/>
            <w:vAlign w:val="center"/>
          </w:tcPr>
          <w:p w14:paraId="75C9268E" w14:textId="77777777" w:rsidR="002E1676" w:rsidRDefault="00000000">
            <w:pPr>
              <w:jc w:val="center"/>
              <w:rPr>
                <w:rFonts w:hint="eastAsia"/>
                <w:b/>
                <w:color w:val="31849B"/>
                <w:sz w:val="20"/>
                <w:szCs w:val="20"/>
              </w:rPr>
            </w:pPr>
            <w:r>
              <w:rPr>
                <w:b/>
                <w:color w:val="31849B"/>
                <w:sz w:val="20"/>
                <w:szCs w:val="20"/>
              </w:rPr>
              <w:t>质控标准</w:t>
            </w:r>
          </w:p>
        </w:tc>
      </w:tr>
      <w:tr w:rsidR="002E1676" w14:paraId="14C39C89" w14:textId="77777777">
        <w:trPr>
          <w:trHeight w:val="374"/>
        </w:trPr>
        <w:tc>
          <w:tcPr>
            <w:tcW w:w="2376" w:type="dxa"/>
            <w:vMerge w:val="restart"/>
            <w:tcBorders>
              <w:top w:val="single" w:sz="4" w:space="0" w:color="31849B"/>
              <w:left w:val="nil"/>
              <w:bottom w:val="single" w:sz="4" w:space="0" w:color="31849B"/>
              <w:right w:val="single" w:sz="4" w:space="0" w:color="31849B"/>
            </w:tcBorders>
            <w:vAlign w:val="center"/>
          </w:tcPr>
          <w:p w14:paraId="60F81138" w14:textId="77777777" w:rsidR="002E1676" w:rsidRDefault="00000000">
            <w:pPr>
              <w:jc w:val="center"/>
              <w:rPr>
                <w:rFonts w:cs="思源黑体 CN Normal" w:hint="eastAsia"/>
                <w:b/>
                <w:bCs/>
                <w:color w:val="000000" w:themeColor="text1"/>
                <w:sz w:val="18"/>
                <w:szCs w:val="18"/>
              </w:rPr>
            </w:pPr>
            <w:r>
              <w:rPr>
                <w:rFonts w:cs="思源黑体 CN Normal"/>
                <w:b/>
                <w:bCs/>
                <w:color w:val="000000" w:themeColor="text1"/>
                <w:sz w:val="18"/>
                <w:szCs w:val="18"/>
              </w:rPr>
              <w:t>样本质控</w:t>
            </w:r>
          </w:p>
        </w:tc>
        <w:tc>
          <w:tcPr>
            <w:tcW w:w="2695" w:type="dxa"/>
            <w:tcBorders>
              <w:top w:val="single" w:sz="4" w:space="0" w:color="31849B"/>
              <w:left w:val="single" w:sz="4" w:space="0" w:color="31849B"/>
              <w:bottom w:val="single" w:sz="4" w:space="0" w:color="31849B"/>
              <w:right w:val="single" w:sz="4" w:space="0" w:color="31849B"/>
            </w:tcBorders>
            <w:vAlign w:val="center"/>
          </w:tcPr>
          <w:p w14:paraId="27B96B8F" w14:textId="77777777" w:rsidR="002E1676" w:rsidRDefault="00000000">
            <w:pPr>
              <w:jc w:val="center"/>
              <w:rPr>
                <w:rFonts w:cs="思源黑体 CN Light" w:hint="eastAsia"/>
                <w:color w:val="000000" w:themeColor="text1"/>
                <w:sz w:val="18"/>
                <w:szCs w:val="18"/>
              </w:rPr>
            </w:pPr>
            <w:r>
              <w:rPr>
                <w:rFonts w:cs="思源黑体 CN Light"/>
                <w:color w:val="000000" w:themeColor="text1"/>
                <w:sz w:val="18"/>
                <w:szCs w:val="18"/>
              </w:rPr>
              <w:t>DNA总量(ng)</w:t>
            </w:r>
          </w:p>
        </w:tc>
        <w:tc>
          <w:tcPr>
            <w:tcW w:w="2268" w:type="dxa"/>
            <w:tcBorders>
              <w:top w:val="single" w:sz="4" w:space="0" w:color="31849B"/>
              <w:left w:val="single" w:sz="4" w:space="0" w:color="31849B"/>
              <w:bottom w:val="single" w:sz="4" w:space="0" w:color="31849B"/>
              <w:right w:val="single" w:sz="4" w:space="0" w:color="31849B"/>
            </w:tcBorders>
            <w:vAlign w:val="center"/>
          </w:tcPr>
          <w:p w14:paraId="0F601B1A" w14:textId="77777777" w:rsidR="002E1676" w:rsidRDefault="00000000">
            <w:pPr>
              <w:jc w:val="center"/>
              <w:rPr>
                <w:rFonts w:cs="思源黑体 CN Light" w:hint="eastAsia"/>
                <w:color w:val="000000" w:themeColor="text1"/>
                <w:sz w:val="18"/>
                <w:szCs w:val="18"/>
              </w:rPr>
            </w:pPr>
            <w:r>
              <w:rPr>
                <w:rFonts w:cs="思源黑体 CN Light"/>
                <w:color w:val="000000" w:themeColor="text1"/>
                <w:sz w:val="18"/>
                <w:szCs w:val="18"/>
              </w:rPr>
              <w:t>212.80</w:t>
            </w:r>
          </w:p>
        </w:tc>
        <w:tc>
          <w:tcPr>
            <w:tcW w:w="2267" w:type="dxa"/>
            <w:tcBorders>
              <w:top w:val="single" w:sz="4" w:space="0" w:color="31849B"/>
              <w:left w:val="single" w:sz="4" w:space="0" w:color="31849B"/>
              <w:bottom w:val="single" w:sz="4" w:space="0" w:color="31849B"/>
              <w:right w:val="nil"/>
            </w:tcBorders>
            <w:vAlign w:val="center"/>
          </w:tcPr>
          <w:p w14:paraId="74FC793A" w14:textId="421E3C56" w:rsidR="002E1676" w:rsidRDefault="00000000">
            <w:pPr>
              <w:jc w:val="center"/>
              <w:rPr>
                <w:rFonts w:cs="思源黑体 CN Light" w:hint="eastAsia"/>
                <w:color w:val="000000" w:themeColor="text1"/>
                <w:sz w:val="18"/>
                <w:szCs w:val="18"/>
              </w:rPr>
            </w:pPr>
            <w:r>
              <w:rPr>
                <w:rFonts w:cs="思源黑体 CN Light"/>
                <w:color w:val="000000" w:themeColor="text1"/>
                <w:sz w:val="18"/>
                <w:szCs w:val="18"/>
              </w:rPr>
              <w:t>≥</w:t>
            </w:r>
            <w:r>
              <w:rPr>
                <w:rFonts w:cs="思源黑体 CN Light" w:hint="eastAsia"/>
                <w:color w:val="000000" w:themeColor="text1"/>
                <w:sz w:val="18"/>
                <w:szCs w:val="18"/>
              </w:rPr>
              <w:t>3</w:t>
            </w:r>
            <w:r>
              <w:rPr>
                <w:rFonts w:cs="思源黑体 CN Light"/>
                <w:color w:val="000000" w:themeColor="text1"/>
                <w:sz w:val="18"/>
                <w:szCs w:val="18"/>
              </w:rPr>
              <w:t>0</w:t>
            </w:r>
          </w:p>
        </w:tc>
      </w:tr>
      <w:tr w:rsidR="002E1676" w14:paraId="50DF4058" w14:textId="77777777">
        <w:trPr>
          <w:trHeight w:val="374"/>
        </w:trPr>
        <w:tc>
          <w:tcPr>
            <w:tcW w:w="2376" w:type="dxa"/>
            <w:vMerge/>
            <w:tcBorders>
              <w:top w:val="single" w:sz="4" w:space="0" w:color="31849B"/>
              <w:left w:val="nil"/>
              <w:bottom w:val="single" w:sz="4" w:space="0" w:color="31849B"/>
              <w:right w:val="single" w:sz="4" w:space="0" w:color="31849B"/>
            </w:tcBorders>
            <w:vAlign w:val="center"/>
          </w:tcPr>
          <w:p w14:paraId="2F58EDFD" w14:textId="77777777" w:rsidR="002E1676" w:rsidRDefault="002E1676">
            <w:pPr>
              <w:jc w:val="center"/>
              <w:rPr>
                <w:rFonts w:cs="思源黑体 CN Normal" w:hint="eastAsia"/>
                <w:b/>
                <w:bCs/>
                <w:color w:val="000000" w:themeColor="text1"/>
                <w:sz w:val="18"/>
                <w:szCs w:val="18"/>
              </w:rPr>
            </w:pPr>
          </w:p>
        </w:tc>
        <w:tc>
          <w:tcPr>
            <w:tcW w:w="2695" w:type="dxa"/>
            <w:tcBorders>
              <w:top w:val="single" w:sz="4" w:space="0" w:color="31849B"/>
              <w:left w:val="single" w:sz="4" w:space="0" w:color="31849B"/>
              <w:bottom w:val="single" w:sz="4" w:space="0" w:color="31849B"/>
              <w:right w:val="single" w:sz="4" w:space="0" w:color="31849B"/>
            </w:tcBorders>
            <w:vAlign w:val="center"/>
          </w:tcPr>
          <w:p w14:paraId="01AEE1EC" w14:textId="77777777" w:rsidR="002E1676" w:rsidRDefault="00000000">
            <w:pPr>
              <w:jc w:val="center"/>
              <w:rPr>
                <w:rFonts w:cs="思源黑体 CN Light" w:hint="eastAsia"/>
                <w:color w:val="000000" w:themeColor="text1"/>
                <w:sz w:val="18"/>
                <w:szCs w:val="18"/>
              </w:rPr>
            </w:pPr>
            <w:r>
              <w:rPr>
                <w:rFonts w:cs="思源黑体 CN Light"/>
                <w:color w:val="000000" w:themeColor="text1"/>
                <w:sz w:val="18"/>
                <w:szCs w:val="18"/>
              </w:rPr>
              <w:t>RNA总量(ng)</w:t>
            </w:r>
          </w:p>
        </w:tc>
        <w:tc>
          <w:tcPr>
            <w:tcW w:w="2268" w:type="dxa"/>
            <w:tcBorders>
              <w:top w:val="single" w:sz="4" w:space="0" w:color="31849B"/>
              <w:left w:val="single" w:sz="4" w:space="0" w:color="31849B"/>
              <w:bottom w:val="single" w:sz="4" w:space="0" w:color="31849B"/>
              <w:right w:val="single" w:sz="4" w:space="0" w:color="31849B"/>
            </w:tcBorders>
            <w:vAlign w:val="center"/>
          </w:tcPr>
          <w:p w14:paraId="2D1DDA80" w14:textId="77777777" w:rsidR="002E1676" w:rsidRDefault="00000000">
            <w:pPr>
              <w:jc w:val="center"/>
              <w:rPr>
                <w:rFonts w:cs="思源黑体 CN Light" w:hint="eastAsia"/>
                <w:color w:val="000000" w:themeColor="text1"/>
                <w:sz w:val="18"/>
                <w:szCs w:val="18"/>
              </w:rPr>
            </w:pPr>
            <w:r>
              <w:rPr>
                <w:rFonts w:cs="思源黑体 CN Light"/>
                <w:color w:val="000000" w:themeColor="text1"/>
                <w:sz w:val="18"/>
                <w:szCs w:val="18"/>
              </w:rPr>
              <w:t>90</w:t>
            </w:r>
          </w:p>
        </w:tc>
        <w:tc>
          <w:tcPr>
            <w:tcW w:w="2267" w:type="dxa"/>
            <w:tcBorders>
              <w:top w:val="single" w:sz="4" w:space="0" w:color="31849B"/>
              <w:left w:val="single" w:sz="4" w:space="0" w:color="31849B"/>
              <w:bottom w:val="single" w:sz="4" w:space="0" w:color="31849B"/>
              <w:right w:val="nil"/>
            </w:tcBorders>
            <w:vAlign w:val="center"/>
          </w:tcPr>
          <w:p w14:paraId="6D542A14" w14:textId="77777777" w:rsidR="002E1676" w:rsidRDefault="00000000">
            <w:pPr>
              <w:jc w:val="center"/>
              <w:rPr>
                <w:rFonts w:cs="思源黑体 CN Light" w:hint="eastAsia"/>
                <w:color w:val="000000" w:themeColor="text1"/>
                <w:sz w:val="18"/>
                <w:szCs w:val="18"/>
              </w:rPr>
            </w:pPr>
            <w:r>
              <w:rPr>
                <w:rFonts w:cs="思源黑体 CN Light"/>
                <w:color w:val="000000" w:themeColor="text1"/>
                <w:sz w:val="18"/>
                <w:szCs w:val="18"/>
              </w:rPr>
              <w:t>≥200</w:t>
            </w:r>
          </w:p>
        </w:tc>
      </w:tr>
      <w:tr w:rsidR="002E1676" w14:paraId="69B1C580" w14:textId="77777777">
        <w:trPr>
          <w:trHeight w:val="374"/>
        </w:trPr>
        <w:tc>
          <w:tcPr>
            <w:tcW w:w="2376" w:type="dxa"/>
            <w:vMerge w:val="restart"/>
            <w:tcBorders>
              <w:top w:val="single" w:sz="4" w:space="0" w:color="31849B"/>
              <w:left w:val="nil"/>
              <w:bottom w:val="single" w:sz="4" w:space="0" w:color="31849B"/>
              <w:right w:val="single" w:sz="4" w:space="0" w:color="31849B"/>
            </w:tcBorders>
            <w:vAlign w:val="center"/>
          </w:tcPr>
          <w:p w14:paraId="1FB44C35" w14:textId="77777777" w:rsidR="002E1676" w:rsidRDefault="00000000">
            <w:pPr>
              <w:jc w:val="center"/>
              <w:rPr>
                <w:rFonts w:cs="思源黑体 CN Normal" w:hint="eastAsia"/>
                <w:b/>
                <w:bCs/>
                <w:color w:val="000000" w:themeColor="text1"/>
                <w:sz w:val="18"/>
                <w:szCs w:val="18"/>
              </w:rPr>
            </w:pPr>
            <w:r>
              <w:rPr>
                <w:rFonts w:cs="思源黑体 CN Normal"/>
                <w:b/>
                <w:bCs/>
                <w:color w:val="000000" w:themeColor="text1"/>
                <w:sz w:val="18"/>
                <w:szCs w:val="18"/>
              </w:rPr>
              <w:t>文库质量评估</w:t>
            </w:r>
          </w:p>
        </w:tc>
        <w:tc>
          <w:tcPr>
            <w:tcW w:w="2695" w:type="dxa"/>
            <w:tcBorders>
              <w:top w:val="single" w:sz="4" w:space="0" w:color="31849B"/>
              <w:left w:val="single" w:sz="4" w:space="0" w:color="31849B"/>
              <w:bottom w:val="single" w:sz="4" w:space="0" w:color="31849B"/>
              <w:right w:val="single" w:sz="4" w:space="0" w:color="31849B"/>
            </w:tcBorders>
            <w:vAlign w:val="center"/>
          </w:tcPr>
          <w:p w14:paraId="62DC57BB" w14:textId="77777777" w:rsidR="002E1676" w:rsidRDefault="00000000">
            <w:pPr>
              <w:jc w:val="center"/>
              <w:rPr>
                <w:rFonts w:cs="思源黑体 CN Light" w:hint="eastAsia"/>
                <w:color w:val="000000" w:themeColor="text1"/>
                <w:sz w:val="18"/>
                <w:szCs w:val="18"/>
              </w:rPr>
            </w:pPr>
            <w:r>
              <w:rPr>
                <w:rFonts w:cs="思源黑体 CN Light"/>
                <w:color w:val="000000" w:themeColor="text1"/>
                <w:sz w:val="18"/>
                <w:szCs w:val="18"/>
              </w:rPr>
              <w:t>DNA文库总量(ng)</w:t>
            </w:r>
          </w:p>
        </w:tc>
        <w:tc>
          <w:tcPr>
            <w:tcW w:w="2268" w:type="dxa"/>
            <w:tcBorders>
              <w:top w:val="single" w:sz="4" w:space="0" w:color="31849B"/>
              <w:left w:val="single" w:sz="4" w:space="0" w:color="31849B"/>
              <w:bottom w:val="single" w:sz="4" w:space="0" w:color="31849B"/>
              <w:right w:val="single" w:sz="4" w:space="0" w:color="31849B"/>
            </w:tcBorders>
            <w:vAlign w:val="center"/>
          </w:tcPr>
          <w:p w14:paraId="3A1E8FE7" w14:textId="77777777" w:rsidR="002E1676" w:rsidRDefault="00000000">
            <w:pPr>
              <w:jc w:val="center"/>
              <w:rPr>
                <w:rFonts w:cs="思源黑体 CN Light" w:hint="eastAsia"/>
                <w:color w:val="000000" w:themeColor="text1"/>
                <w:sz w:val="18"/>
                <w:szCs w:val="18"/>
              </w:rPr>
            </w:pPr>
            <w:r>
              <w:rPr>
                <w:rFonts w:cs="思源黑体 CN Light"/>
                <w:color w:val="000000" w:themeColor="text1"/>
                <w:sz w:val="18"/>
                <w:szCs w:val="18"/>
              </w:rPr>
              <w:t>504</w:t>
            </w:r>
          </w:p>
        </w:tc>
        <w:tc>
          <w:tcPr>
            <w:tcW w:w="2267" w:type="dxa"/>
            <w:tcBorders>
              <w:top w:val="single" w:sz="4" w:space="0" w:color="31849B"/>
              <w:left w:val="single" w:sz="4" w:space="0" w:color="31849B"/>
              <w:bottom w:val="single" w:sz="4" w:space="0" w:color="31849B"/>
              <w:right w:val="nil"/>
            </w:tcBorders>
            <w:vAlign w:val="center"/>
          </w:tcPr>
          <w:p w14:paraId="41836B22" w14:textId="1CFD923A" w:rsidR="002E1676" w:rsidRDefault="00000000">
            <w:pPr>
              <w:jc w:val="center"/>
              <w:rPr>
                <w:rFonts w:cs="思源黑体 CN Light" w:hint="eastAsia"/>
                <w:color w:val="000000" w:themeColor="text1"/>
                <w:sz w:val="18"/>
                <w:szCs w:val="18"/>
              </w:rPr>
            </w:pPr>
            <w:r>
              <w:rPr>
                <w:rFonts w:cs="思源黑体 CN Light"/>
                <w:color w:val="000000" w:themeColor="text1"/>
                <w:sz w:val="18"/>
                <w:szCs w:val="18"/>
              </w:rPr>
              <w:t>≥1</w:t>
            </w:r>
            <w:r>
              <w:rPr>
                <w:rFonts w:cs="思源黑体 CN Light" w:hint="eastAsia"/>
                <w:color w:val="000000" w:themeColor="text1"/>
                <w:sz w:val="18"/>
                <w:szCs w:val="18"/>
              </w:rPr>
              <w:t>5</w:t>
            </w:r>
            <w:r>
              <w:rPr>
                <w:rFonts w:cs="思源黑体 CN Light"/>
                <w:color w:val="000000" w:themeColor="text1"/>
                <w:sz w:val="18"/>
                <w:szCs w:val="18"/>
              </w:rPr>
              <w:t>0</w:t>
            </w:r>
          </w:p>
        </w:tc>
      </w:tr>
      <w:tr w:rsidR="002E1676" w14:paraId="4E97D5F6" w14:textId="77777777">
        <w:trPr>
          <w:trHeight w:val="374"/>
        </w:trPr>
        <w:tc>
          <w:tcPr>
            <w:tcW w:w="2376" w:type="dxa"/>
            <w:vMerge/>
            <w:tcBorders>
              <w:top w:val="single" w:sz="4" w:space="0" w:color="31849B"/>
              <w:left w:val="nil"/>
              <w:bottom w:val="single" w:sz="4" w:space="0" w:color="31849B"/>
              <w:right w:val="single" w:sz="4" w:space="0" w:color="31849B"/>
            </w:tcBorders>
            <w:vAlign w:val="center"/>
          </w:tcPr>
          <w:p w14:paraId="63F2AAA5" w14:textId="77777777" w:rsidR="002E1676" w:rsidRDefault="002E1676">
            <w:pPr>
              <w:jc w:val="center"/>
              <w:rPr>
                <w:rFonts w:cs="思源黑体 CN Normal" w:hint="eastAsia"/>
                <w:b/>
                <w:bCs/>
                <w:color w:val="000000" w:themeColor="text1"/>
                <w:sz w:val="18"/>
                <w:szCs w:val="18"/>
              </w:rPr>
            </w:pPr>
          </w:p>
        </w:tc>
        <w:tc>
          <w:tcPr>
            <w:tcW w:w="2695" w:type="dxa"/>
            <w:tcBorders>
              <w:top w:val="single" w:sz="4" w:space="0" w:color="31849B"/>
              <w:left w:val="single" w:sz="4" w:space="0" w:color="31849B"/>
              <w:bottom w:val="single" w:sz="4" w:space="0" w:color="31849B"/>
              <w:right w:val="single" w:sz="4" w:space="0" w:color="31849B"/>
            </w:tcBorders>
            <w:vAlign w:val="center"/>
          </w:tcPr>
          <w:p w14:paraId="6F897267" w14:textId="77777777" w:rsidR="002E1676" w:rsidRDefault="00000000">
            <w:pPr>
              <w:jc w:val="center"/>
              <w:rPr>
                <w:rFonts w:cs="思源黑体 CN Light" w:hint="eastAsia"/>
                <w:color w:val="000000" w:themeColor="text1"/>
                <w:sz w:val="18"/>
                <w:szCs w:val="18"/>
              </w:rPr>
            </w:pPr>
            <w:r>
              <w:rPr>
                <w:rFonts w:cs="思源黑体 CN Light"/>
                <w:color w:val="000000" w:themeColor="text1"/>
                <w:sz w:val="18"/>
                <w:szCs w:val="18"/>
              </w:rPr>
              <w:t>RNA文库总量(ng)</w:t>
            </w:r>
          </w:p>
        </w:tc>
        <w:tc>
          <w:tcPr>
            <w:tcW w:w="2268" w:type="dxa"/>
            <w:tcBorders>
              <w:top w:val="single" w:sz="4" w:space="0" w:color="31849B"/>
              <w:left w:val="single" w:sz="4" w:space="0" w:color="31849B"/>
              <w:bottom w:val="single" w:sz="4" w:space="0" w:color="31849B"/>
              <w:right w:val="single" w:sz="4" w:space="0" w:color="31849B"/>
            </w:tcBorders>
            <w:vAlign w:val="center"/>
          </w:tcPr>
          <w:p w14:paraId="06F6B9EE" w14:textId="77777777" w:rsidR="002E1676" w:rsidRDefault="00000000">
            <w:pPr>
              <w:jc w:val="center"/>
              <w:rPr>
                <w:rFonts w:cs="思源黑体 CN Light" w:hint="eastAsia"/>
                <w:color w:val="000000" w:themeColor="text1"/>
                <w:sz w:val="18"/>
                <w:szCs w:val="18"/>
              </w:rPr>
            </w:pPr>
            <w:r>
              <w:rPr>
                <w:rFonts w:cs="思源黑体 CN Light"/>
                <w:color w:val="000000" w:themeColor="text1"/>
                <w:sz w:val="18"/>
                <w:szCs w:val="18"/>
              </w:rPr>
              <w:t>2688</w:t>
            </w:r>
          </w:p>
        </w:tc>
        <w:tc>
          <w:tcPr>
            <w:tcW w:w="2267" w:type="dxa"/>
            <w:tcBorders>
              <w:top w:val="single" w:sz="4" w:space="0" w:color="31849B"/>
              <w:left w:val="single" w:sz="4" w:space="0" w:color="31849B"/>
              <w:bottom w:val="single" w:sz="4" w:space="0" w:color="31849B"/>
              <w:right w:val="nil"/>
            </w:tcBorders>
            <w:vAlign w:val="center"/>
          </w:tcPr>
          <w:p w14:paraId="42479123" w14:textId="77777777" w:rsidR="002E1676" w:rsidRDefault="00000000">
            <w:pPr>
              <w:jc w:val="center"/>
              <w:rPr>
                <w:rFonts w:cs="思源黑体 CN Light" w:hint="eastAsia"/>
                <w:color w:val="000000" w:themeColor="text1"/>
                <w:sz w:val="18"/>
                <w:szCs w:val="18"/>
              </w:rPr>
            </w:pPr>
            <w:r>
              <w:rPr>
                <w:rFonts w:cs="思源黑体 CN Light"/>
                <w:color w:val="000000" w:themeColor="text1"/>
                <w:sz w:val="18"/>
                <w:szCs w:val="18"/>
              </w:rPr>
              <w:t>≥500</w:t>
            </w:r>
          </w:p>
        </w:tc>
      </w:tr>
      <w:tr w:rsidR="002E1676" w14:paraId="58F15DFA" w14:textId="77777777">
        <w:trPr>
          <w:trHeight w:val="374"/>
        </w:trPr>
        <w:tc>
          <w:tcPr>
            <w:tcW w:w="2376" w:type="dxa"/>
            <w:vMerge/>
            <w:tcBorders>
              <w:top w:val="single" w:sz="4" w:space="0" w:color="31849B"/>
              <w:left w:val="nil"/>
              <w:bottom w:val="single" w:sz="4" w:space="0" w:color="31849B"/>
              <w:right w:val="single" w:sz="4" w:space="0" w:color="31849B"/>
            </w:tcBorders>
            <w:vAlign w:val="center"/>
          </w:tcPr>
          <w:p w14:paraId="31F82DF0" w14:textId="77777777" w:rsidR="002E1676" w:rsidRDefault="002E1676">
            <w:pPr>
              <w:jc w:val="center"/>
              <w:rPr>
                <w:rFonts w:cs="思源黑体 CN Normal" w:hint="eastAsia"/>
                <w:b/>
                <w:bCs/>
                <w:color w:val="000000" w:themeColor="text1"/>
                <w:sz w:val="18"/>
                <w:szCs w:val="18"/>
              </w:rPr>
            </w:pPr>
          </w:p>
        </w:tc>
        <w:tc>
          <w:tcPr>
            <w:tcW w:w="2695" w:type="dxa"/>
            <w:tcBorders>
              <w:top w:val="single" w:sz="4" w:space="0" w:color="31849B"/>
              <w:left w:val="single" w:sz="4" w:space="0" w:color="31849B"/>
              <w:bottom w:val="single" w:sz="4" w:space="0" w:color="31849B"/>
              <w:right w:val="single" w:sz="4" w:space="0" w:color="31849B"/>
            </w:tcBorders>
            <w:vAlign w:val="center"/>
          </w:tcPr>
          <w:p w14:paraId="1907156D" w14:textId="77777777" w:rsidR="002E1676" w:rsidRDefault="00000000">
            <w:pPr>
              <w:jc w:val="center"/>
              <w:rPr>
                <w:rFonts w:cs="思源黑体 CN Light" w:hint="eastAsia"/>
                <w:color w:val="000000" w:themeColor="text1"/>
                <w:sz w:val="18"/>
                <w:szCs w:val="18"/>
              </w:rPr>
            </w:pPr>
            <w:r>
              <w:rPr>
                <w:rFonts w:cs="思源黑体 CN Light"/>
                <w:color w:val="000000" w:themeColor="text1"/>
                <w:sz w:val="18"/>
                <w:szCs w:val="18"/>
              </w:rPr>
              <w:t>DNA文库片段长度(bp)</w:t>
            </w:r>
          </w:p>
        </w:tc>
        <w:tc>
          <w:tcPr>
            <w:tcW w:w="2268" w:type="dxa"/>
            <w:tcBorders>
              <w:top w:val="single" w:sz="4" w:space="0" w:color="31849B"/>
              <w:left w:val="single" w:sz="4" w:space="0" w:color="31849B"/>
              <w:bottom w:val="single" w:sz="4" w:space="0" w:color="31849B"/>
              <w:right w:val="single" w:sz="4" w:space="0" w:color="31849B"/>
            </w:tcBorders>
            <w:vAlign w:val="center"/>
          </w:tcPr>
          <w:p w14:paraId="3FCDA3C8" w14:textId="77777777" w:rsidR="002E1676" w:rsidRDefault="00000000">
            <w:pPr>
              <w:jc w:val="center"/>
              <w:rPr>
                <w:rFonts w:cs="思源黑体 CN Light" w:hint="eastAsia"/>
                <w:color w:val="000000" w:themeColor="text1"/>
                <w:sz w:val="18"/>
                <w:szCs w:val="18"/>
              </w:rPr>
            </w:pPr>
            <w:r>
              <w:rPr>
                <w:rFonts w:cs="思源黑体 CN Light"/>
                <w:color w:val="000000" w:themeColor="text1"/>
                <w:sz w:val="18"/>
                <w:szCs w:val="18"/>
              </w:rPr>
              <w:t>~300</w:t>
            </w:r>
          </w:p>
        </w:tc>
        <w:tc>
          <w:tcPr>
            <w:tcW w:w="2267" w:type="dxa"/>
            <w:tcBorders>
              <w:top w:val="single" w:sz="4" w:space="0" w:color="31849B"/>
              <w:left w:val="single" w:sz="4" w:space="0" w:color="31849B"/>
              <w:bottom w:val="single" w:sz="4" w:space="0" w:color="31849B"/>
              <w:right w:val="nil"/>
            </w:tcBorders>
            <w:vAlign w:val="center"/>
          </w:tcPr>
          <w:p w14:paraId="4F10F770" w14:textId="46DF6C86" w:rsidR="002E1676" w:rsidRDefault="00000000">
            <w:pPr>
              <w:jc w:val="center"/>
              <w:rPr>
                <w:rFonts w:cs="思源黑体 CN Light" w:hint="eastAsia"/>
                <w:color w:val="000000" w:themeColor="text1"/>
                <w:sz w:val="18"/>
                <w:szCs w:val="18"/>
              </w:rPr>
            </w:pPr>
            <w:r>
              <w:rPr>
                <w:rFonts w:cs="思源黑体 CN Light"/>
                <w:color w:val="000000" w:themeColor="text1"/>
                <w:sz w:val="18"/>
                <w:szCs w:val="18"/>
              </w:rPr>
              <w:t>210-</w:t>
            </w:r>
            <w:r>
              <w:rPr>
                <w:rFonts w:cs="思源黑体 CN Light" w:hint="eastAsia"/>
                <w:color w:val="000000" w:themeColor="text1"/>
                <w:sz w:val="18"/>
                <w:szCs w:val="18"/>
              </w:rPr>
              <w:t>40</w:t>
            </w:r>
            <w:r>
              <w:rPr>
                <w:rFonts w:cs="思源黑体 CN Light"/>
                <w:color w:val="000000" w:themeColor="text1"/>
                <w:sz w:val="18"/>
                <w:szCs w:val="18"/>
              </w:rPr>
              <w:t>0</w:t>
            </w:r>
          </w:p>
        </w:tc>
      </w:tr>
      <w:tr w:rsidR="002E1676" w14:paraId="00A6406E" w14:textId="77777777">
        <w:trPr>
          <w:trHeight w:val="374"/>
        </w:trPr>
        <w:tc>
          <w:tcPr>
            <w:tcW w:w="2376" w:type="dxa"/>
            <w:vMerge w:val="restart"/>
            <w:tcBorders>
              <w:top w:val="single" w:sz="4" w:space="0" w:color="31849B"/>
              <w:left w:val="nil"/>
              <w:bottom w:val="single" w:sz="4" w:space="0" w:color="31849B"/>
              <w:right w:val="single" w:sz="4" w:space="0" w:color="31849B"/>
            </w:tcBorders>
            <w:vAlign w:val="center"/>
          </w:tcPr>
          <w:p w14:paraId="3EAF14F0" w14:textId="77777777" w:rsidR="002E1676" w:rsidRDefault="00000000">
            <w:pPr>
              <w:jc w:val="center"/>
              <w:rPr>
                <w:rFonts w:cs="思源黑体 CN Normal" w:hint="eastAsia"/>
                <w:b/>
                <w:bCs/>
                <w:color w:val="000000" w:themeColor="text1"/>
                <w:sz w:val="18"/>
                <w:szCs w:val="18"/>
              </w:rPr>
            </w:pPr>
            <w:r>
              <w:rPr>
                <w:rFonts w:cs="思源黑体 CN Normal"/>
                <w:b/>
                <w:bCs/>
                <w:color w:val="000000" w:themeColor="text1"/>
                <w:sz w:val="18"/>
                <w:szCs w:val="18"/>
              </w:rPr>
              <w:t>DNA数据质控</w:t>
            </w:r>
          </w:p>
        </w:tc>
        <w:tc>
          <w:tcPr>
            <w:tcW w:w="2695" w:type="dxa"/>
            <w:tcBorders>
              <w:top w:val="single" w:sz="4" w:space="0" w:color="31849B"/>
              <w:left w:val="single" w:sz="4" w:space="0" w:color="31849B"/>
              <w:bottom w:val="single" w:sz="4" w:space="0" w:color="31849B"/>
              <w:right w:val="single" w:sz="4" w:space="0" w:color="31849B"/>
            </w:tcBorders>
            <w:vAlign w:val="center"/>
          </w:tcPr>
          <w:p w14:paraId="5DC32236" w14:textId="77777777" w:rsidR="002E1676" w:rsidRDefault="00000000">
            <w:pPr>
              <w:jc w:val="center"/>
              <w:rPr>
                <w:rFonts w:cs="思源黑体 CN Light" w:hint="eastAsia"/>
                <w:color w:val="000000" w:themeColor="text1"/>
                <w:sz w:val="18"/>
                <w:szCs w:val="18"/>
              </w:rPr>
            </w:pPr>
            <w:r>
              <w:rPr>
                <w:rFonts w:cs="思源黑体 CN Light"/>
                <w:color w:val="000000" w:themeColor="text1"/>
                <w:sz w:val="18"/>
                <w:szCs w:val="18"/>
              </w:rPr>
              <w:t>碱基质量≥Q30占比(%)</w:t>
            </w:r>
          </w:p>
        </w:tc>
        <w:tc>
          <w:tcPr>
            <w:tcW w:w="2268" w:type="dxa"/>
            <w:tcBorders>
              <w:top w:val="single" w:sz="4" w:space="0" w:color="31849B"/>
              <w:left w:val="single" w:sz="4" w:space="0" w:color="31849B"/>
              <w:bottom w:val="single" w:sz="4" w:space="0" w:color="31849B"/>
              <w:right w:val="single" w:sz="4" w:space="0" w:color="31849B"/>
            </w:tcBorders>
            <w:vAlign w:val="center"/>
          </w:tcPr>
          <w:p w14:paraId="22046875" w14:textId="77777777" w:rsidR="002E1676" w:rsidRDefault="00000000">
            <w:pPr>
              <w:jc w:val="center"/>
              <w:rPr>
                <w:rFonts w:cs="思源黑体 CN Light" w:hint="eastAsia"/>
                <w:color w:val="000000" w:themeColor="text1"/>
                <w:sz w:val="18"/>
                <w:szCs w:val="18"/>
              </w:rPr>
            </w:pPr>
            <w:r>
              <w:rPr>
                <w:rFonts w:cs="思源黑体 CN Light"/>
                <w:color w:val="000000" w:themeColor="text1"/>
                <w:sz w:val="18"/>
                <w:szCs w:val="18"/>
              </w:rPr>
              <w:t>97.13</w:t>
            </w:r>
          </w:p>
        </w:tc>
        <w:tc>
          <w:tcPr>
            <w:tcW w:w="2267" w:type="dxa"/>
            <w:tcBorders>
              <w:top w:val="single" w:sz="4" w:space="0" w:color="31849B"/>
              <w:left w:val="single" w:sz="4" w:space="0" w:color="31849B"/>
              <w:bottom w:val="single" w:sz="4" w:space="0" w:color="31849B"/>
              <w:right w:val="nil"/>
            </w:tcBorders>
            <w:vAlign w:val="center"/>
          </w:tcPr>
          <w:p w14:paraId="1E280721" w14:textId="77777777" w:rsidR="002E1676" w:rsidRDefault="00000000">
            <w:pPr>
              <w:jc w:val="center"/>
              <w:rPr>
                <w:rFonts w:cs="思源黑体 CN Light" w:hint="eastAsia"/>
                <w:color w:val="000000" w:themeColor="text1"/>
                <w:sz w:val="18"/>
                <w:szCs w:val="18"/>
              </w:rPr>
            </w:pPr>
            <w:r>
              <w:rPr>
                <w:rFonts w:cs="思源黑体 CN Light"/>
                <w:color w:val="000000" w:themeColor="text1"/>
                <w:sz w:val="18"/>
                <w:szCs w:val="18"/>
              </w:rPr>
              <w:t>≥80</w:t>
            </w:r>
          </w:p>
        </w:tc>
      </w:tr>
      <w:tr w:rsidR="002E1676" w14:paraId="001ADFF5" w14:textId="77777777">
        <w:trPr>
          <w:trHeight w:val="374"/>
        </w:trPr>
        <w:tc>
          <w:tcPr>
            <w:tcW w:w="2376" w:type="dxa"/>
            <w:vMerge/>
            <w:tcBorders>
              <w:top w:val="single" w:sz="4" w:space="0" w:color="31849B"/>
              <w:left w:val="nil"/>
              <w:bottom w:val="single" w:sz="4" w:space="0" w:color="31849B"/>
              <w:right w:val="single" w:sz="4" w:space="0" w:color="31849B"/>
            </w:tcBorders>
          </w:tcPr>
          <w:p w14:paraId="05025B5C" w14:textId="77777777" w:rsidR="002E1676" w:rsidRDefault="002E1676">
            <w:pPr>
              <w:jc w:val="center"/>
              <w:rPr>
                <w:rFonts w:cs="思源黑体 CN Normal" w:hint="eastAsia"/>
                <w:b/>
                <w:bCs/>
                <w:color w:val="000000" w:themeColor="text1"/>
                <w:sz w:val="18"/>
                <w:szCs w:val="18"/>
              </w:rPr>
            </w:pPr>
          </w:p>
        </w:tc>
        <w:tc>
          <w:tcPr>
            <w:tcW w:w="2695" w:type="dxa"/>
            <w:tcBorders>
              <w:top w:val="single" w:sz="4" w:space="0" w:color="31849B"/>
              <w:left w:val="single" w:sz="4" w:space="0" w:color="31849B"/>
              <w:bottom w:val="single" w:sz="4" w:space="0" w:color="31849B"/>
              <w:right w:val="single" w:sz="4" w:space="0" w:color="31849B"/>
            </w:tcBorders>
            <w:vAlign w:val="center"/>
          </w:tcPr>
          <w:p w14:paraId="46779005" w14:textId="77777777" w:rsidR="002E1676" w:rsidRDefault="00000000">
            <w:pPr>
              <w:jc w:val="center"/>
              <w:rPr>
                <w:rFonts w:cs="思源黑体 CN Light" w:hint="eastAsia"/>
                <w:color w:val="000000" w:themeColor="text1"/>
                <w:sz w:val="18"/>
                <w:szCs w:val="18"/>
              </w:rPr>
            </w:pPr>
            <w:r>
              <w:rPr>
                <w:rFonts w:cs="思源黑体 CN Light"/>
                <w:color w:val="000000" w:themeColor="text1"/>
                <w:sz w:val="18"/>
                <w:szCs w:val="18"/>
              </w:rPr>
              <w:t>平均有效深度(X)</w:t>
            </w:r>
          </w:p>
        </w:tc>
        <w:tc>
          <w:tcPr>
            <w:tcW w:w="2268" w:type="dxa"/>
            <w:tcBorders>
              <w:top w:val="single" w:sz="4" w:space="0" w:color="31849B"/>
              <w:left w:val="single" w:sz="4" w:space="0" w:color="31849B"/>
              <w:bottom w:val="single" w:sz="4" w:space="0" w:color="31849B"/>
              <w:right w:val="single" w:sz="4" w:space="0" w:color="31849B"/>
            </w:tcBorders>
            <w:vAlign w:val="center"/>
          </w:tcPr>
          <w:p w14:paraId="73DCEC9C" w14:textId="77777777" w:rsidR="002E1676" w:rsidRDefault="00000000">
            <w:pPr>
              <w:jc w:val="center"/>
              <w:rPr>
                <w:rFonts w:cs="思源黑体 CN Light" w:hint="eastAsia"/>
                <w:color w:val="000000" w:themeColor="text1"/>
                <w:sz w:val="18"/>
                <w:szCs w:val="18"/>
              </w:rPr>
            </w:pPr>
            <w:r>
              <w:rPr>
                <w:rFonts w:cs="思源黑体 CN Light"/>
                <w:color w:val="000000" w:themeColor="text1"/>
                <w:sz w:val="18"/>
                <w:szCs w:val="18"/>
              </w:rPr>
              <w:t>799</w:t>
            </w:r>
          </w:p>
        </w:tc>
        <w:tc>
          <w:tcPr>
            <w:tcW w:w="2267" w:type="dxa"/>
            <w:tcBorders>
              <w:top w:val="single" w:sz="4" w:space="0" w:color="31849B"/>
              <w:left w:val="single" w:sz="4" w:space="0" w:color="31849B"/>
              <w:bottom w:val="single" w:sz="4" w:space="0" w:color="31849B"/>
              <w:right w:val="nil"/>
            </w:tcBorders>
            <w:vAlign w:val="center"/>
          </w:tcPr>
          <w:p w14:paraId="7D6E009F" w14:textId="77777777" w:rsidR="002E1676" w:rsidRDefault="00000000">
            <w:pPr>
              <w:jc w:val="center"/>
              <w:rPr>
                <w:rFonts w:cs="思源黑体 CN Light" w:hint="eastAsia"/>
                <w:color w:val="000000" w:themeColor="text1"/>
                <w:sz w:val="18"/>
                <w:szCs w:val="18"/>
              </w:rPr>
            </w:pPr>
            <w:r>
              <w:rPr>
                <w:rFonts w:cs="思源黑体 CN Light"/>
                <w:color w:val="000000" w:themeColor="text1"/>
                <w:sz w:val="18"/>
                <w:szCs w:val="18"/>
              </w:rPr>
              <w:t>≥400</w:t>
            </w:r>
          </w:p>
        </w:tc>
      </w:tr>
      <w:tr w:rsidR="002E1676" w14:paraId="6E17A814" w14:textId="77777777">
        <w:trPr>
          <w:trHeight w:val="374"/>
        </w:trPr>
        <w:tc>
          <w:tcPr>
            <w:tcW w:w="2376" w:type="dxa"/>
            <w:vMerge w:val="restart"/>
            <w:tcBorders>
              <w:top w:val="single" w:sz="4" w:space="0" w:color="31849B"/>
              <w:left w:val="nil"/>
              <w:bottom w:val="single" w:sz="4" w:space="0" w:color="31849B"/>
              <w:right w:val="single" w:sz="4" w:space="0" w:color="31849B"/>
            </w:tcBorders>
            <w:vAlign w:val="center"/>
          </w:tcPr>
          <w:p w14:paraId="220E67CA" w14:textId="77777777" w:rsidR="002E1676" w:rsidRDefault="00000000">
            <w:pPr>
              <w:jc w:val="center"/>
              <w:rPr>
                <w:rFonts w:cs="思源黑体 CN Normal" w:hint="eastAsia"/>
                <w:b/>
                <w:bCs/>
                <w:color w:val="000000" w:themeColor="text1"/>
                <w:sz w:val="18"/>
                <w:szCs w:val="18"/>
              </w:rPr>
            </w:pPr>
            <w:r>
              <w:rPr>
                <w:rFonts w:cs="思源黑体 CN Normal"/>
                <w:b/>
                <w:bCs/>
                <w:color w:val="000000" w:themeColor="text1"/>
                <w:sz w:val="18"/>
                <w:szCs w:val="18"/>
              </w:rPr>
              <w:t>RNA数据质控</w:t>
            </w:r>
          </w:p>
        </w:tc>
        <w:tc>
          <w:tcPr>
            <w:tcW w:w="2695" w:type="dxa"/>
            <w:tcBorders>
              <w:top w:val="single" w:sz="4" w:space="0" w:color="31849B"/>
              <w:left w:val="single" w:sz="4" w:space="0" w:color="31849B"/>
              <w:bottom w:val="single" w:sz="4" w:space="0" w:color="31849B"/>
              <w:right w:val="single" w:sz="4" w:space="0" w:color="31849B"/>
            </w:tcBorders>
            <w:vAlign w:val="center"/>
          </w:tcPr>
          <w:p w14:paraId="1DB06330" w14:textId="77777777" w:rsidR="002E1676" w:rsidRDefault="00000000">
            <w:pPr>
              <w:jc w:val="center"/>
              <w:rPr>
                <w:rFonts w:cs="思源黑体 CN Light" w:hint="eastAsia"/>
                <w:color w:val="000000" w:themeColor="text1"/>
                <w:sz w:val="18"/>
                <w:szCs w:val="18"/>
              </w:rPr>
            </w:pPr>
            <w:r>
              <w:rPr>
                <w:rFonts w:cs="思源黑体 CN Light"/>
                <w:color w:val="000000" w:themeColor="text1"/>
                <w:sz w:val="18"/>
                <w:szCs w:val="18"/>
              </w:rPr>
              <w:t>碱基质量≥Q30占比(%)</w:t>
            </w:r>
          </w:p>
        </w:tc>
        <w:tc>
          <w:tcPr>
            <w:tcW w:w="2268" w:type="dxa"/>
            <w:tcBorders>
              <w:top w:val="single" w:sz="4" w:space="0" w:color="31849B"/>
              <w:left w:val="single" w:sz="4" w:space="0" w:color="31849B"/>
              <w:bottom w:val="single" w:sz="4" w:space="0" w:color="31849B"/>
              <w:right w:val="single" w:sz="4" w:space="0" w:color="31849B"/>
            </w:tcBorders>
            <w:vAlign w:val="center"/>
          </w:tcPr>
          <w:p w14:paraId="12D9F026" w14:textId="77777777" w:rsidR="002E1676" w:rsidRDefault="00000000">
            <w:pPr>
              <w:jc w:val="center"/>
              <w:rPr>
                <w:rFonts w:cs="思源黑体 CN Light" w:hint="eastAsia"/>
                <w:color w:val="000000" w:themeColor="text1"/>
                <w:sz w:val="18"/>
                <w:szCs w:val="18"/>
              </w:rPr>
            </w:pPr>
            <w:r>
              <w:rPr>
                <w:rFonts w:cs="思源黑体 CN Light"/>
                <w:color w:val="000000" w:themeColor="text1"/>
                <w:sz w:val="18"/>
                <w:szCs w:val="18"/>
              </w:rPr>
              <w:t>97.82</w:t>
            </w:r>
          </w:p>
        </w:tc>
        <w:tc>
          <w:tcPr>
            <w:tcW w:w="2267" w:type="dxa"/>
            <w:tcBorders>
              <w:top w:val="single" w:sz="4" w:space="0" w:color="31849B"/>
              <w:left w:val="single" w:sz="4" w:space="0" w:color="31849B"/>
              <w:bottom w:val="single" w:sz="4" w:space="0" w:color="31849B"/>
              <w:right w:val="nil"/>
            </w:tcBorders>
            <w:vAlign w:val="center"/>
          </w:tcPr>
          <w:p w14:paraId="4DDE8EC3" w14:textId="77777777" w:rsidR="002E1676" w:rsidRDefault="00000000">
            <w:pPr>
              <w:jc w:val="center"/>
              <w:rPr>
                <w:rFonts w:cs="思源黑体 CN Light" w:hint="eastAsia"/>
                <w:color w:val="000000" w:themeColor="text1"/>
                <w:sz w:val="18"/>
                <w:szCs w:val="18"/>
              </w:rPr>
            </w:pPr>
            <w:r>
              <w:rPr>
                <w:rFonts w:cs="思源黑体 CN Light"/>
                <w:color w:val="000000" w:themeColor="text1"/>
                <w:sz w:val="18"/>
                <w:szCs w:val="18"/>
              </w:rPr>
              <w:t>≥75</w:t>
            </w:r>
          </w:p>
        </w:tc>
      </w:tr>
      <w:tr w:rsidR="002E1676" w14:paraId="40CD6F3F" w14:textId="77777777">
        <w:trPr>
          <w:trHeight w:val="374"/>
        </w:trPr>
        <w:tc>
          <w:tcPr>
            <w:tcW w:w="2376" w:type="dxa"/>
            <w:vMerge/>
            <w:tcBorders>
              <w:top w:val="single" w:sz="4" w:space="0" w:color="31849B"/>
              <w:left w:val="nil"/>
              <w:bottom w:val="single" w:sz="4" w:space="0" w:color="31849B"/>
              <w:right w:val="single" w:sz="4" w:space="0" w:color="31849B"/>
            </w:tcBorders>
            <w:vAlign w:val="center"/>
          </w:tcPr>
          <w:p w14:paraId="1C97EDEB" w14:textId="77777777" w:rsidR="002E1676" w:rsidRDefault="002E1676">
            <w:pPr>
              <w:jc w:val="center"/>
              <w:rPr>
                <w:rFonts w:cs="思源黑体 CN Normal" w:hint="eastAsia"/>
                <w:b/>
                <w:bCs/>
                <w:color w:val="000000" w:themeColor="text1"/>
                <w:sz w:val="18"/>
                <w:szCs w:val="18"/>
              </w:rPr>
            </w:pPr>
          </w:p>
        </w:tc>
        <w:tc>
          <w:tcPr>
            <w:tcW w:w="2695" w:type="dxa"/>
            <w:tcBorders>
              <w:top w:val="single" w:sz="4" w:space="0" w:color="31849B"/>
              <w:left w:val="single" w:sz="4" w:space="0" w:color="31849B"/>
              <w:bottom w:val="single" w:sz="4" w:space="0" w:color="31849B"/>
              <w:right w:val="single" w:sz="4" w:space="0" w:color="31849B"/>
            </w:tcBorders>
            <w:vAlign w:val="center"/>
          </w:tcPr>
          <w:p w14:paraId="0B8F2485" w14:textId="77777777" w:rsidR="002E1676" w:rsidRDefault="00000000">
            <w:pPr>
              <w:jc w:val="center"/>
              <w:rPr>
                <w:rFonts w:cs="思源黑体 CN Light" w:hint="eastAsia"/>
                <w:color w:val="000000" w:themeColor="text1"/>
                <w:sz w:val="18"/>
                <w:szCs w:val="18"/>
              </w:rPr>
            </w:pPr>
            <w:r>
              <w:rPr>
                <w:color w:val="000000" w:themeColor="text1"/>
                <w:spacing w:val="6"/>
                <w:sz w:val="18"/>
                <w:szCs w:val="18"/>
              </w:rPr>
              <w:t>数据量</w:t>
            </w:r>
            <w:r>
              <w:rPr>
                <w:rFonts w:cs="思源黑体 CN Light"/>
                <w:color w:val="000000" w:themeColor="text1"/>
                <w:sz w:val="18"/>
                <w:szCs w:val="18"/>
              </w:rPr>
              <w:t>(G)</w:t>
            </w:r>
          </w:p>
        </w:tc>
        <w:tc>
          <w:tcPr>
            <w:tcW w:w="2268" w:type="dxa"/>
            <w:tcBorders>
              <w:top w:val="single" w:sz="4" w:space="0" w:color="31849B"/>
              <w:left w:val="single" w:sz="4" w:space="0" w:color="31849B"/>
              <w:bottom w:val="single" w:sz="4" w:space="0" w:color="31849B"/>
              <w:right w:val="single" w:sz="4" w:space="0" w:color="31849B"/>
            </w:tcBorders>
            <w:vAlign w:val="center"/>
          </w:tcPr>
          <w:p w14:paraId="0D78B51F" w14:textId="77777777" w:rsidR="002E1676" w:rsidRDefault="00000000">
            <w:pPr>
              <w:jc w:val="center"/>
              <w:rPr>
                <w:rFonts w:cs="思源黑体 CN Light" w:hint="eastAsia"/>
                <w:color w:val="000000" w:themeColor="text1"/>
                <w:sz w:val="18"/>
                <w:szCs w:val="18"/>
              </w:rPr>
            </w:pPr>
            <w:r>
              <w:rPr>
                <w:rFonts w:cs="思源黑体 CN Light"/>
                <w:color w:val="000000" w:themeColor="text1"/>
                <w:sz w:val="18"/>
                <w:szCs w:val="18"/>
              </w:rPr>
              <w:t>9.75</w:t>
            </w:r>
          </w:p>
        </w:tc>
        <w:tc>
          <w:tcPr>
            <w:tcW w:w="2267" w:type="dxa"/>
            <w:tcBorders>
              <w:top w:val="single" w:sz="4" w:space="0" w:color="31849B"/>
              <w:left w:val="single" w:sz="4" w:space="0" w:color="31849B"/>
              <w:bottom w:val="single" w:sz="4" w:space="0" w:color="31849B"/>
              <w:right w:val="nil"/>
            </w:tcBorders>
            <w:vAlign w:val="center"/>
          </w:tcPr>
          <w:p w14:paraId="6AC91F94" w14:textId="77777777" w:rsidR="002E1676" w:rsidRDefault="00000000">
            <w:pPr>
              <w:jc w:val="center"/>
              <w:rPr>
                <w:rFonts w:cs="思源黑体 CN Light" w:hint="eastAsia"/>
                <w:color w:val="000000" w:themeColor="text1"/>
                <w:sz w:val="18"/>
                <w:szCs w:val="18"/>
              </w:rPr>
            </w:pPr>
            <w:r>
              <w:rPr>
                <w:color w:val="000000" w:themeColor="text1"/>
                <w:spacing w:val="6"/>
                <w:sz w:val="18"/>
                <w:szCs w:val="18"/>
              </w:rPr>
              <w:t>≥7.5</w:t>
            </w:r>
          </w:p>
        </w:tc>
      </w:tr>
      <w:tr w:rsidR="002E1676" w14:paraId="79E3A7BF" w14:textId="77777777">
        <w:trPr>
          <w:trHeight w:val="374"/>
        </w:trPr>
        <w:tc>
          <w:tcPr>
            <w:tcW w:w="2376" w:type="dxa"/>
            <w:vMerge/>
            <w:tcBorders>
              <w:top w:val="single" w:sz="4" w:space="0" w:color="31849B"/>
              <w:left w:val="nil"/>
              <w:bottom w:val="single" w:sz="4" w:space="0" w:color="31849B"/>
              <w:right w:val="single" w:sz="4" w:space="0" w:color="31849B"/>
            </w:tcBorders>
          </w:tcPr>
          <w:p w14:paraId="24318EBE" w14:textId="77777777" w:rsidR="002E1676" w:rsidRDefault="002E1676">
            <w:pPr>
              <w:jc w:val="center"/>
              <w:rPr>
                <w:rFonts w:cs="思源黑体 CN Normal" w:hint="eastAsia"/>
                <w:color w:val="000000" w:themeColor="text1"/>
                <w:sz w:val="18"/>
                <w:szCs w:val="18"/>
              </w:rPr>
            </w:pPr>
          </w:p>
        </w:tc>
        <w:tc>
          <w:tcPr>
            <w:tcW w:w="2695" w:type="dxa"/>
            <w:tcBorders>
              <w:top w:val="single" w:sz="4" w:space="0" w:color="31849B"/>
              <w:left w:val="single" w:sz="4" w:space="0" w:color="31849B"/>
              <w:bottom w:val="single" w:sz="4" w:space="0" w:color="31849B"/>
              <w:right w:val="single" w:sz="4" w:space="0" w:color="31849B"/>
            </w:tcBorders>
            <w:vAlign w:val="center"/>
          </w:tcPr>
          <w:p w14:paraId="1C3DD41C" w14:textId="77777777" w:rsidR="002E1676" w:rsidRDefault="00000000">
            <w:pPr>
              <w:jc w:val="center"/>
              <w:rPr>
                <w:rFonts w:hint="eastAsia"/>
                <w:color w:val="000000" w:themeColor="text1"/>
                <w:spacing w:val="6"/>
                <w:sz w:val="18"/>
                <w:szCs w:val="18"/>
              </w:rPr>
            </w:pPr>
            <w:r>
              <w:rPr>
                <w:color w:val="000000" w:themeColor="text1"/>
                <w:spacing w:val="6"/>
                <w:sz w:val="18"/>
                <w:szCs w:val="18"/>
              </w:rPr>
              <w:t>rRNA比例</w:t>
            </w:r>
            <w:r>
              <w:rPr>
                <w:rFonts w:cs="思源黑体 CN Light"/>
                <w:color w:val="000000" w:themeColor="text1"/>
                <w:sz w:val="18"/>
                <w:szCs w:val="18"/>
              </w:rPr>
              <w:t>(%)</w:t>
            </w:r>
          </w:p>
        </w:tc>
        <w:tc>
          <w:tcPr>
            <w:tcW w:w="2268" w:type="dxa"/>
            <w:tcBorders>
              <w:top w:val="single" w:sz="4" w:space="0" w:color="31849B"/>
              <w:left w:val="single" w:sz="4" w:space="0" w:color="31849B"/>
              <w:bottom w:val="single" w:sz="4" w:space="0" w:color="31849B"/>
              <w:right w:val="single" w:sz="4" w:space="0" w:color="31849B"/>
            </w:tcBorders>
            <w:vAlign w:val="center"/>
          </w:tcPr>
          <w:p w14:paraId="0AFEFBC9" w14:textId="77777777" w:rsidR="002E1676" w:rsidRDefault="00000000">
            <w:pPr>
              <w:jc w:val="center"/>
              <w:rPr>
                <w:rFonts w:hint="eastAsia"/>
                <w:color w:val="000000" w:themeColor="text1"/>
                <w:spacing w:val="6"/>
                <w:sz w:val="18"/>
                <w:szCs w:val="18"/>
              </w:rPr>
            </w:pPr>
            <w:r>
              <w:rPr>
                <w:rFonts w:cs="思源黑体 CN Light"/>
                <w:color w:val="000000" w:themeColor="text1"/>
                <w:sz w:val="18"/>
                <w:szCs w:val="18"/>
              </w:rPr>
              <w:t>2.77</w:t>
            </w:r>
          </w:p>
        </w:tc>
        <w:tc>
          <w:tcPr>
            <w:tcW w:w="2267" w:type="dxa"/>
            <w:tcBorders>
              <w:top w:val="single" w:sz="4" w:space="0" w:color="31849B"/>
              <w:left w:val="single" w:sz="4" w:space="0" w:color="31849B"/>
              <w:bottom w:val="single" w:sz="4" w:space="0" w:color="31849B"/>
              <w:right w:val="nil"/>
            </w:tcBorders>
            <w:vAlign w:val="center"/>
          </w:tcPr>
          <w:p w14:paraId="730DF7AD" w14:textId="77777777" w:rsidR="002E1676" w:rsidRDefault="00000000">
            <w:pPr>
              <w:jc w:val="center"/>
              <w:rPr>
                <w:rFonts w:hint="eastAsia"/>
                <w:color w:val="000000" w:themeColor="text1"/>
                <w:spacing w:val="6"/>
                <w:sz w:val="18"/>
                <w:szCs w:val="18"/>
              </w:rPr>
            </w:pPr>
            <w:r>
              <w:rPr>
                <w:color w:val="000000" w:themeColor="text1"/>
                <w:spacing w:val="6"/>
                <w:sz w:val="18"/>
                <w:szCs w:val="18"/>
              </w:rPr>
              <w:t>≤15</w:t>
            </w:r>
          </w:p>
        </w:tc>
      </w:tr>
    </w:tbl>
    <w:p w14:paraId="2DA74CFD" w14:textId="77777777" w:rsidR="002E1676" w:rsidRDefault="00000000">
      <w:pPr>
        <w:pStyle w:val="41"/>
        <w:spacing w:line="300" w:lineRule="exact"/>
        <w:ind w:left="-120" w:firstLine="0"/>
        <w:jc w:val="both"/>
        <w:rPr>
          <w:rFonts w:hint="eastAsia"/>
          <w:sz w:val="16"/>
          <w:szCs w:val="16"/>
        </w:rPr>
      </w:pPr>
      <w:r>
        <w:rPr>
          <w:sz w:val="16"/>
          <w:szCs w:val="16"/>
        </w:rPr>
        <w:t>注：</w:t>
      </w:r>
    </w:p>
    <w:p w14:paraId="06415078" w14:textId="77777777" w:rsidR="002E1676" w:rsidRDefault="00000000">
      <w:pPr>
        <w:pStyle w:val="41"/>
        <w:numPr>
          <w:ilvl w:val="0"/>
          <w:numId w:val="4"/>
        </w:numPr>
        <w:spacing w:line="300" w:lineRule="exact"/>
        <w:jc w:val="both"/>
        <w:rPr>
          <w:rFonts w:hint="eastAsia"/>
          <w:sz w:val="16"/>
          <w:szCs w:val="16"/>
        </w:rPr>
      </w:pPr>
      <w:r>
        <w:rPr>
          <w:sz w:val="16"/>
          <w:szCs w:val="16"/>
        </w:rPr>
        <w:t>DNA总量(ng): 本次送检样本提取的DNA总量；</w:t>
      </w:r>
    </w:p>
    <w:p w14:paraId="12B8B4CF" w14:textId="77777777" w:rsidR="002E1676" w:rsidRDefault="00000000">
      <w:pPr>
        <w:pStyle w:val="41"/>
        <w:numPr>
          <w:ilvl w:val="0"/>
          <w:numId w:val="4"/>
        </w:numPr>
        <w:spacing w:line="300" w:lineRule="exact"/>
        <w:jc w:val="both"/>
        <w:rPr>
          <w:rFonts w:hint="eastAsia"/>
          <w:sz w:val="16"/>
          <w:szCs w:val="16"/>
        </w:rPr>
      </w:pPr>
      <w:r>
        <w:rPr>
          <w:sz w:val="16"/>
          <w:szCs w:val="16"/>
        </w:rPr>
        <w:t>RNA总量(ng): 本次送检样本提取的RNA总量；</w:t>
      </w:r>
    </w:p>
    <w:p w14:paraId="52FD18ED" w14:textId="77777777" w:rsidR="002E1676" w:rsidRDefault="00000000">
      <w:pPr>
        <w:pStyle w:val="41"/>
        <w:numPr>
          <w:ilvl w:val="0"/>
          <w:numId w:val="4"/>
        </w:numPr>
        <w:spacing w:line="300" w:lineRule="exact"/>
        <w:jc w:val="both"/>
        <w:rPr>
          <w:rFonts w:hint="eastAsia"/>
          <w:sz w:val="16"/>
          <w:szCs w:val="16"/>
        </w:rPr>
      </w:pPr>
      <w:r>
        <w:rPr>
          <w:sz w:val="16"/>
          <w:szCs w:val="16"/>
        </w:rPr>
        <w:t>DNA文库总量(ng):构建文库DNA总量；</w:t>
      </w:r>
    </w:p>
    <w:p w14:paraId="52B230FC" w14:textId="77777777" w:rsidR="002E1676" w:rsidRDefault="00000000">
      <w:pPr>
        <w:pStyle w:val="41"/>
        <w:numPr>
          <w:ilvl w:val="0"/>
          <w:numId w:val="4"/>
        </w:numPr>
        <w:spacing w:line="300" w:lineRule="exact"/>
        <w:jc w:val="both"/>
        <w:rPr>
          <w:rFonts w:hint="eastAsia"/>
          <w:sz w:val="16"/>
          <w:szCs w:val="16"/>
        </w:rPr>
      </w:pPr>
      <w:r>
        <w:rPr>
          <w:sz w:val="16"/>
          <w:szCs w:val="16"/>
        </w:rPr>
        <w:t>RNA文库总量(ng): 构建文库RNA总量；</w:t>
      </w:r>
    </w:p>
    <w:p w14:paraId="190E1B2D" w14:textId="77777777" w:rsidR="002E1676" w:rsidRDefault="00000000">
      <w:pPr>
        <w:pStyle w:val="41"/>
        <w:numPr>
          <w:ilvl w:val="0"/>
          <w:numId w:val="4"/>
        </w:numPr>
        <w:spacing w:line="300" w:lineRule="exact"/>
        <w:jc w:val="both"/>
        <w:rPr>
          <w:rFonts w:hint="eastAsia"/>
          <w:sz w:val="16"/>
          <w:szCs w:val="16"/>
        </w:rPr>
      </w:pPr>
      <w:r>
        <w:rPr>
          <w:sz w:val="16"/>
          <w:szCs w:val="16"/>
        </w:rPr>
        <w:t>DNA文库片段长度(bp):主要产物的片段长度范围；</w:t>
      </w:r>
    </w:p>
    <w:p w14:paraId="4D3548D7" w14:textId="77777777" w:rsidR="002E1676" w:rsidRDefault="00000000">
      <w:pPr>
        <w:pStyle w:val="41"/>
        <w:numPr>
          <w:ilvl w:val="0"/>
          <w:numId w:val="4"/>
        </w:numPr>
        <w:spacing w:line="300" w:lineRule="exact"/>
        <w:jc w:val="both"/>
        <w:rPr>
          <w:rFonts w:hint="eastAsia"/>
          <w:sz w:val="16"/>
          <w:szCs w:val="16"/>
        </w:rPr>
      </w:pPr>
      <w:r>
        <w:rPr>
          <w:sz w:val="16"/>
          <w:szCs w:val="16"/>
        </w:rPr>
        <w:t>碱基质量≥Q30占比(%): 测序的准确率大于99.9%的碱基占比；</w:t>
      </w:r>
    </w:p>
    <w:p w14:paraId="595B7BD7" w14:textId="77777777" w:rsidR="002E1676" w:rsidRDefault="00000000">
      <w:pPr>
        <w:pStyle w:val="41"/>
        <w:numPr>
          <w:ilvl w:val="0"/>
          <w:numId w:val="4"/>
        </w:numPr>
        <w:spacing w:line="300" w:lineRule="exact"/>
        <w:jc w:val="both"/>
        <w:rPr>
          <w:rFonts w:hint="eastAsia"/>
          <w:sz w:val="16"/>
          <w:szCs w:val="16"/>
        </w:rPr>
      </w:pPr>
      <w:r>
        <w:rPr>
          <w:sz w:val="16"/>
          <w:szCs w:val="16"/>
        </w:rPr>
        <w:t>平均有效深度</w:t>
      </w:r>
      <w:bookmarkStart w:id="6" w:name="_Hlk88498217"/>
      <w:r>
        <w:rPr>
          <w:sz w:val="16"/>
          <w:szCs w:val="16"/>
        </w:rPr>
        <w:t>(X)</w:t>
      </w:r>
      <w:bookmarkEnd w:id="6"/>
      <w:r>
        <w:rPr>
          <w:sz w:val="16"/>
          <w:szCs w:val="16"/>
        </w:rPr>
        <w:t>:校正前目标区域每个碱基被覆盖到的次数的平均值；</w:t>
      </w:r>
    </w:p>
    <w:p w14:paraId="25AADD6B" w14:textId="77777777" w:rsidR="002E1676" w:rsidRDefault="00000000">
      <w:pPr>
        <w:pStyle w:val="41"/>
        <w:numPr>
          <w:ilvl w:val="0"/>
          <w:numId w:val="4"/>
        </w:numPr>
        <w:spacing w:line="300" w:lineRule="exact"/>
        <w:jc w:val="both"/>
        <w:rPr>
          <w:rFonts w:hint="eastAsia"/>
          <w:sz w:val="16"/>
          <w:szCs w:val="16"/>
        </w:rPr>
      </w:pPr>
      <w:r>
        <w:rPr>
          <w:sz w:val="16"/>
          <w:szCs w:val="16"/>
        </w:rPr>
        <w:t>数据量(G):本次测序产生的数据大小；</w:t>
      </w:r>
    </w:p>
    <w:p w14:paraId="26FD2472" w14:textId="77777777" w:rsidR="002E1676" w:rsidRDefault="00000000">
      <w:pPr>
        <w:pStyle w:val="41"/>
        <w:numPr>
          <w:ilvl w:val="0"/>
          <w:numId w:val="4"/>
        </w:numPr>
        <w:spacing w:line="300" w:lineRule="exact"/>
        <w:jc w:val="both"/>
        <w:rPr>
          <w:rFonts w:hint="eastAsia"/>
          <w:sz w:val="16"/>
          <w:szCs w:val="16"/>
        </w:rPr>
      </w:pPr>
      <w:r>
        <w:rPr>
          <w:sz w:val="16"/>
          <w:szCs w:val="16"/>
        </w:rPr>
        <w:t xml:space="preserve">rRNA比例(%):测序数据中属于rRNA的比例； </w:t>
      </w:r>
    </w:p>
    <w:p w14:paraId="586BE355" w14:textId="77777777" w:rsidR="002E1676" w:rsidRDefault="00000000">
      <w:pPr>
        <w:pStyle w:val="41"/>
        <w:numPr>
          <w:ilvl w:val="0"/>
          <w:numId w:val="4"/>
        </w:numPr>
        <w:spacing w:line="300" w:lineRule="exact"/>
        <w:jc w:val="both"/>
        <w:rPr>
          <w:rFonts w:hint="eastAsia"/>
          <w:sz w:val="16"/>
          <w:szCs w:val="16"/>
        </w:rPr>
      </w:pPr>
      <w:r>
        <w:rPr>
          <w:sz w:val="16"/>
          <w:szCs w:val="16"/>
        </w:rPr>
        <w:t>如果质控数值超出质控标准范围，本产品检测灵敏度和特异性可能会受到影响。</w:t>
      </w:r>
    </w:p>
    <w:p w14:paraId="3DFD1D61" w14:textId="77777777" w:rsidR="002E1676" w:rsidRDefault="00000000">
      <w:pPr>
        <w:rPr>
          <w:rFonts w:hint="eastAsia"/>
          <w:sz w:val="18"/>
          <w:szCs w:val="18"/>
        </w:rPr>
      </w:pPr>
      <w:r>
        <w:br w:type="page"/>
      </w:r>
    </w:p>
    <w:p w14:paraId="325CE27D" w14:textId="77777777" w:rsidR="002E1676" w:rsidRDefault="00000000">
      <w:pPr>
        <w:pStyle w:val="2"/>
        <w:keepNext w:val="0"/>
        <w:keepLines w:val="0"/>
        <w:spacing w:after="156"/>
        <w:ind w:left="-170"/>
        <w:jc w:val="both"/>
        <w:rPr>
          <w:rFonts w:cs="Arial" w:hint="eastAsia"/>
          <w:bCs w:val="0"/>
          <w:sz w:val="22"/>
          <w:szCs w:val="18"/>
          <w:shd w:val="clear" w:color="auto" w:fill="FFFFFF"/>
        </w:rPr>
      </w:pPr>
      <w:r>
        <w:rPr>
          <w:rFonts w:cs="Arial"/>
          <w:bCs w:val="0"/>
          <w:sz w:val="22"/>
          <w:szCs w:val="18"/>
          <w:shd w:val="clear" w:color="auto" w:fill="FFFFFF"/>
        </w:rPr>
        <w:lastRenderedPageBreak/>
        <w:t>2 检测局限性</w:t>
      </w:r>
    </w:p>
    <w:p w14:paraId="30699D7E" w14:textId="77777777" w:rsidR="002E1676" w:rsidRDefault="00000000">
      <w:pPr>
        <w:pStyle w:val="41"/>
        <w:numPr>
          <w:ilvl w:val="0"/>
          <w:numId w:val="5"/>
        </w:numPr>
        <w:spacing w:line="320" w:lineRule="exact"/>
        <w:rPr>
          <w:rFonts w:hint="eastAsia"/>
          <w:sz w:val="18"/>
          <w:szCs w:val="18"/>
        </w:rPr>
      </w:pPr>
      <w:r>
        <w:rPr>
          <w:sz w:val="18"/>
          <w:szCs w:val="18"/>
        </w:rPr>
        <w:t>本检测产品采用自主知识产权的扩增技术和RNA-seq技术，结合Illumina测序平台进行检测。本检测会在DNA水平上检测目标基因的单核苷酸变异(SNV)，小片段插入/缺失(Indel)</w:t>
      </w:r>
      <w:r>
        <w:rPr>
          <w:rFonts w:hint="eastAsia"/>
          <w:sz w:val="18"/>
          <w:szCs w:val="18"/>
        </w:rPr>
        <w:t>以及</w:t>
      </w:r>
      <w:r>
        <w:rPr>
          <w:sz w:val="18"/>
          <w:szCs w:val="18"/>
        </w:rPr>
        <w:t>拷贝数增加(CNA)，在RNA水平上检测目标基因的融合变异(Fusion)，不涉及蛋白层面。</w:t>
      </w:r>
    </w:p>
    <w:p w14:paraId="5ECBBA92" w14:textId="25024FC0" w:rsidR="002E1676" w:rsidRDefault="00000000">
      <w:pPr>
        <w:pStyle w:val="41"/>
        <w:numPr>
          <w:ilvl w:val="0"/>
          <w:numId w:val="5"/>
        </w:numPr>
        <w:spacing w:line="320" w:lineRule="exact"/>
        <w:rPr>
          <w:rFonts w:hint="eastAsia"/>
          <w:sz w:val="18"/>
          <w:szCs w:val="18"/>
        </w:rPr>
      </w:pPr>
      <w:r>
        <w:rPr>
          <w:bCs/>
          <w:sz w:val="18"/>
          <w:szCs w:val="18"/>
        </w:rPr>
        <w:t>本检测产品检测全转录</w:t>
      </w:r>
      <w:r>
        <w:rPr>
          <w:rFonts w:hint="eastAsia"/>
          <w:bCs/>
          <w:sz w:val="18"/>
          <w:szCs w:val="18"/>
        </w:rPr>
        <w:t>组</w:t>
      </w:r>
      <w:r>
        <w:rPr>
          <w:bCs/>
          <w:sz w:val="18"/>
          <w:szCs w:val="18"/>
        </w:rPr>
        <w:t>范围的融合及重排变异；</w:t>
      </w:r>
      <w:r>
        <w:rPr>
          <w:rFonts w:hint="eastAsia"/>
          <w:bCs/>
          <w:sz w:val="18"/>
          <w:szCs w:val="18"/>
        </w:rPr>
        <w:t>168</w:t>
      </w:r>
      <w:r>
        <w:rPr>
          <w:bCs/>
          <w:sz w:val="18"/>
          <w:szCs w:val="18"/>
        </w:rPr>
        <w:t>个基因的部分外显子区和55个微卫星位点。</w:t>
      </w:r>
    </w:p>
    <w:p w14:paraId="48C15E09" w14:textId="4F9EC1C3" w:rsidR="002E1676" w:rsidRDefault="00000000">
      <w:pPr>
        <w:pStyle w:val="41"/>
        <w:numPr>
          <w:ilvl w:val="0"/>
          <w:numId w:val="5"/>
        </w:numPr>
        <w:spacing w:line="320" w:lineRule="exact"/>
        <w:rPr>
          <w:rFonts w:hint="eastAsia"/>
          <w:sz w:val="18"/>
          <w:szCs w:val="18"/>
        </w:rPr>
      </w:pPr>
      <w:r>
        <w:rPr>
          <w:bCs/>
          <w:sz w:val="18"/>
          <w:szCs w:val="18"/>
        </w:rPr>
        <w:t>本检测产品的检测</w:t>
      </w:r>
      <w:r w:rsidR="00A91210">
        <w:rPr>
          <w:rFonts w:hint="eastAsia"/>
          <w:bCs/>
          <w:sz w:val="18"/>
          <w:szCs w:val="18"/>
        </w:rPr>
        <w:t>下限</w:t>
      </w:r>
      <w:r w:rsidR="009B7681">
        <w:rPr>
          <w:rFonts w:hint="eastAsia"/>
          <w:bCs/>
          <w:sz w:val="18"/>
          <w:szCs w:val="18"/>
        </w:rPr>
        <w:t>值</w:t>
      </w:r>
      <w:r>
        <w:rPr>
          <w:bCs/>
          <w:sz w:val="18"/>
          <w:szCs w:val="18"/>
        </w:rPr>
        <w:t>为：</w:t>
      </w:r>
      <w:r>
        <w:rPr>
          <w:rFonts w:hint="eastAsia"/>
          <w:bCs/>
          <w:sz w:val="18"/>
          <w:szCs w:val="18"/>
        </w:rPr>
        <w:t>核心基因区段热点突变</w:t>
      </w:r>
      <w:r w:rsidR="00405BBC">
        <w:rPr>
          <w:rFonts w:hint="eastAsia"/>
          <w:bCs/>
          <w:sz w:val="18"/>
          <w:szCs w:val="18"/>
        </w:rPr>
        <w:t>0.5</w:t>
      </w:r>
      <w:r>
        <w:rPr>
          <w:bCs/>
          <w:sz w:val="18"/>
          <w:szCs w:val="18"/>
        </w:rPr>
        <w:t>%(DNA)，</w:t>
      </w:r>
      <w:commentRangeStart w:id="7"/>
      <w:r>
        <w:rPr>
          <w:bCs/>
          <w:sz w:val="18"/>
          <w:szCs w:val="18"/>
        </w:rPr>
        <w:t>其他区段</w:t>
      </w:r>
      <w:ins w:id="8" w:author="周蓉" w:date="2026-05-27T11:23:00Z" w16du:dateUtc="2026-05-27T03:23:00Z">
        <w:r w:rsidR="00956405">
          <w:rPr>
            <w:rFonts w:hint="eastAsia"/>
            <w:bCs/>
            <w:sz w:val="18"/>
            <w:szCs w:val="18"/>
          </w:rPr>
          <w:t>热点</w:t>
        </w:r>
      </w:ins>
      <w:r>
        <w:rPr>
          <w:bCs/>
          <w:sz w:val="18"/>
          <w:szCs w:val="18"/>
        </w:rPr>
        <w:t>突变</w:t>
      </w:r>
      <w:r w:rsidR="00405BBC">
        <w:rPr>
          <w:rFonts w:hint="eastAsia"/>
          <w:bCs/>
          <w:sz w:val="18"/>
          <w:szCs w:val="18"/>
        </w:rPr>
        <w:t>1</w:t>
      </w:r>
      <w:r>
        <w:rPr>
          <w:bCs/>
          <w:sz w:val="18"/>
          <w:szCs w:val="18"/>
        </w:rPr>
        <w:t>%(DNA)</w:t>
      </w:r>
      <w:commentRangeEnd w:id="7"/>
      <w:r w:rsidR="00CE7D2F">
        <w:rPr>
          <w:rStyle w:val="af2"/>
          <w:rFonts w:ascii="等线" w:eastAsia="等线" w:hAnsi="等线"/>
        </w:rPr>
        <w:commentReference w:id="7"/>
      </w:r>
      <w:r w:rsidR="00EB62D1">
        <w:rPr>
          <w:rFonts w:hint="eastAsia"/>
          <w:sz w:val="18"/>
          <w:szCs w:val="18"/>
        </w:rPr>
        <w:t>，非热点突变</w:t>
      </w:r>
      <w:r w:rsidR="00405BBC">
        <w:rPr>
          <w:rFonts w:hint="eastAsia"/>
          <w:sz w:val="18"/>
          <w:szCs w:val="18"/>
        </w:rPr>
        <w:t>3</w:t>
      </w:r>
      <w:r w:rsidR="00EB62D1" w:rsidRPr="008B2133">
        <w:rPr>
          <w:sz w:val="18"/>
          <w:szCs w:val="18"/>
        </w:rPr>
        <w:t>％（DNA）</w:t>
      </w:r>
      <w:r>
        <w:rPr>
          <w:bCs/>
          <w:sz w:val="18"/>
          <w:szCs w:val="18"/>
        </w:rPr>
        <w:t>；CNA：</w:t>
      </w:r>
      <w:r w:rsidRPr="00CE7D2F">
        <w:rPr>
          <w:rFonts w:hint="eastAsia"/>
          <w:bCs/>
          <w:i/>
          <w:iCs/>
          <w:sz w:val="18"/>
          <w:szCs w:val="18"/>
        </w:rPr>
        <w:t>ERBB2、MET</w:t>
      </w:r>
      <w:r w:rsidR="00405BBC">
        <w:rPr>
          <w:rFonts w:hint="eastAsia"/>
          <w:bCs/>
          <w:sz w:val="18"/>
          <w:szCs w:val="18"/>
        </w:rPr>
        <w:t>基因</w:t>
      </w:r>
      <w:r w:rsidRPr="00405BBC">
        <w:rPr>
          <w:bCs/>
          <w:sz w:val="18"/>
          <w:szCs w:val="18"/>
        </w:rPr>
        <w:t xml:space="preserve"> </w:t>
      </w:r>
      <w:r w:rsidR="00405BBC">
        <w:rPr>
          <w:rFonts w:hint="eastAsia"/>
          <w:bCs/>
          <w:sz w:val="18"/>
          <w:szCs w:val="18"/>
        </w:rPr>
        <w:t>3.</w:t>
      </w:r>
      <w:r>
        <w:rPr>
          <w:bCs/>
          <w:sz w:val="18"/>
          <w:szCs w:val="18"/>
        </w:rPr>
        <w:t>5 拷贝(DNA)，</w:t>
      </w:r>
      <w:r>
        <w:rPr>
          <w:rFonts w:hint="eastAsia"/>
          <w:bCs/>
          <w:sz w:val="18"/>
          <w:szCs w:val="18"/>
        </w:rPr>
        <w:t>其它基因</w:t>
      </w:r>
      <w:r>
        <w:rPr>
          <w:bCs/>
          <w:sz w:val="18"/>
          <w:szCs w:val="18"/>
        </w:rPr>
        <w:t xml:space="preserve"> </w:t>
      </w:r>
      <w:r w:rsidR="00405BBC">
        <w:rPr>
          <w:rFonts w:hint="eastAsia"/>
          <w:bCs/>
          <w:sz w:val="18"/>
          <w:szCs w:val="18"/>
        </w:rPr>
        <w:t>6</w:t>
      </w:r>
      <w:r>
        <w:rPr>
          <w:bCs/>
          <w:sz w:val="18"/>
          <w:szCs w:val="18"/>
        </w:rPr>
        <w:t>拷贝(DNA)；融合7拷贝(RNA)，MSI检测要求肿瘤细胞含量≥10％。低于上述标准的变异可能无法检出。</w:t>
      </w:r>
    </w:p>
    <w:p w14:paraId="3D4167CC" w14:textId="77777777" w:rsidR="002E1676" w:rsidRDefault="00000000">
      <w:pPr>
        <w:pStyle w:val="41"/>
        <w:numPr>
          <w:ilvl w:val="0"/>
          <w:numId w:val="5"/>
        </w:numPr>
        <w:spacing w:line="320" w:lineRule="exact"/>
        <w:rPr>
          <w:rFonts w:hint="eastAsia"/>
          <w:sz w:val="18"/>
          <w:szCs w:val="18"/>
        </w:rPr>
      </w:pPr>
      <w:r>
        <w:rPr>
          <w:sz w:val="18"/>
          <w:szCs w:val="18"/>
        </w:rPr>
        <w:t>本检测产品的检测性能与样本质量密切相关，样本质控等级以及某些变异特征会降低检测敏感度。</w:t>
      </w:r>
    </w:p>
    <w:p w14:paraId="1137BF80" w14:textId="77777777" w:rsidR="002E1676" w:rsidRDefault="00000000">
      <w:pPr>
        <w:pStyle w:val="41"/>
        <w:numPr>
          <w:ilvl w:val="0"/>
          <w:numId w:val="5"/>
        </w:numPr>
        <w:spacing w:line="320" w:lineRule="exact"/>
        <w:rPr>
          <w:rFonts w:hint="eastAsia"/>
          <w:sz w:val="18"/>
          <w:szCs w:val="18"/>
        </w:rPr>
      </w:pPr>
      <w:r>
        <w:rPr>
          <w:sz w:val="18"/>
          <w:szCs w:val="18"/>
        </w:rPr>
        <w:t>本报告给出的变异信息（和无变异信息）可为临床医生的决策提供参考，受检者请在临床医生的指导下阅读本报告。报告中的基因变异、药物排名和组织学类型提示信息不分先后顺序，任何一个标志物变异、潜在有效或无效药物和辅助诊断信息均不按照先后顺序排名。</w:t>
      </w:r>
    </w:p>
    <w:p w14:paraId="22BA426E" w14:textId="77777777" w:rsidR="002E1676" w:rsidRDefault="00000000">
      <w:pPr>
        <w:pStyle w:val="41"/>
        <w:numPr>
          <w:ilvl w:val="0"/>
          <w:numId w:val="5"/>
        </w:numPr>
        <w:spacing w:line="320" w:lineRule="exact"/>
        <w:rPr>
          <w:rFonts w:hint="eastAsia"/>
          <w:sz w:val="18"/>
          <w:szCs w:val="18"/>
        </w:rPr>
      </w:pPr>
      <w:r>
        <w:rPr>
          <w:sz w:val="18"/>
          <w:szCs w:val="18"/>
        </w:rPr>
        <w:t>本报告不对任何患者承诺或保证肿瘤属于某一种组织学类型，也不承诺不属于某一种组织学类型，最终诊断结果需结合临床具体情况。</w:t>
      </w:r>
    </w:p>
    <w:p w14:paraId="5E9340E3" w14:textId="77777777" w:rsidR="002E1676" w:rsidRDefault="00000000">
      <w:pPr>
        <w:pStyle w:val="41"/>
        <w:numPr>
          <w:ilvl w:val="0"/>
          <w:numId w:val="5"/>
        </w:numPr>
        <w:spacing w:line="320" w:lineRule="exact"/>
        <w:rPr>
          <w:rFonts w:hint="eastAsia"/>
          <w:sz w:val="18"/>
          <w:szCs w:val="18"/>
        </w:rPr>
      </w:pPr>
      <w:r>
        <w:rPr>
          <w:sz w:val="18"/>
          <w:szCs w:val="18"/>
        </w:rPr>
        <w:t>本报告不对任何患者承诺或保证会在某一药物治疗中有效，也不承诺在某一药物治疗中无效，最终用药方案需结合临床具体情况。</w:t>
      </w:r>
    </w:p>
    <w:p w14:paraId="522D36E1" w14:textId="77777777" w:rsidR="002E1676" w:rsidRDefault="002E1676">
      <w:pPr>
        <w:spacing w:line="320" w:lineRule="exact"/>
        <w:ind w:left="750" w:hanging="270"/>
        <w:rPr>
          <w:rFonts w:hint="eastAsia"/>
          <w:sz w:val="18"/>
          <w:szCs w:val="18"/>
        </w:rPr>
      </w:pPr>
    </w:p>
    <w:p w14:paraId="2B9F3D97" w14:textId="77777777" w:rsidR="002E1676" w:rsidRDefault="002E1676">
      <w:pPr>
        <w:spacing w:line="320" w:lineRule="exact"/>
        <w:ind w:left="750" w:hanging="270"/>
        <w:rPr>
          <w:rFonts w:hint="eastAsia"/>
          <w:sz w:val="18"/>
          <w:szCs w:val="18"/>
        </w:rPr>
      </w:pPr>
    </w:p>
    <w:p w14:paraId="170A9A42" w14:textId="77777777" w:rsidR="002E1676" w:rsidRDefault="002E1676">
      <w:pPr>
        <w:spacing w:line="320" w:lineRule="exact"/>
        <w:ind w:left="750" w:hanging="270"/>
        <w:rPr>
          <w:rFonts w:hint="eastAsia"/>
          <w:sz w:val="18"/>
          <w:szCs w:val="18"/>
        </w:rPr>
      </w:pPr>
    </w:p>
    <w:p w14:paraId="0CCC85A2" w14:textId="77777777" w:rsidR="002E1676" w:rsidRDefault="002E1676">
      <w:pPr>
        <w:spacing w:line="320" w:lineRule="exact"/>
        <w:ind w:left="750" w:hanging="270"/>
        <w:rPr>
          <w:rFonts w:hint="eastAsia"/>
          <w:sz w:val="18"/>
          <w:szCs w:val="18"/>
        </w:rPr>
      </w:pPr>
    </w:p>
    <w:p w14:paraId="1D2F5F69" w14:textId="77777777" w:rsidR="002E1676" w:rsidRDefault="002E1676">
      <w:pPr>
        <w:spacing w:line="320" w:lineRule="exact"/>
        <w:ind w:left="750" w:hanging="270"/>
        <w:rPr>
          <w:rFonts w:hint="eastAsia"/>
          <w:sz w:val="18"/>
          <w:szCs w:val="18"/>
        </w:rPr>
      </w:pPr>
    </w:p>
    <w:p w14:paraId="3D6C0487" w14:textId="77777777" w:rsidR="002E1676" w:rsidRDefault="002E1676">
      <w:pPr>
        <w:spacing w:line="320" w:lineRule="exact"/>
        <w:ind w:left="750" w:hanging="270"/>
        <w:rPr>
          <w:rFonts w:hint="eastAsia"/>
          <w:sz w:val="18"/>
          <w:szCs w:val="18"/>
        </w:rPr>
      </w:pPr>
    </w:p>
    <w:p w14:paraId="73F69086" w14:textId="77777777" w:rsidR="002E1676" w:rsidRDefault="002E1676">
      <w:pPr>
        <w:spacing w:line="320" w:lineRule="exact"/>
        <w:ind w:left="750" w:hanging="270"/>
        <w:rPr>
          <w:rFonts w:hint="eastAsia"/>
          <w:sz w:val="18"/>
          <w:szCs w:val="18"/>
        </w:rPr>
      </w:pPr>
    </w:p>
    <w:p w14:paraId="55134A95" w14:textId="77777777" w:rsidR="002E1676" w:rsidRDefault="002E1676">
      <w:pPr>
        <w:spacing w:line="320" w:lineRule="exact"/>
        <w:ind w:left="750" w:hanging="270"/>
        <w:rPr>
          <w:rFonts w:hint="eastAsia"/>
          <w:sz w:val="18"/>
          <w:szCs w:val="18"/>
        </w:rPr>
      </w:pPr>
    </w:p>
    <w:p w14:paraId="6021112A" w14:textId="77777777" w:rsidR="002E1676" w:rsidRDefault="002E1676">
      <w:pPr>
        <w:spacing w:line="320" w:lineRule="exact"/>
        <w:ind w:left="750" w:hanging="270"/>
        <w:rPr>
          <w:rFonts w:hint="eastAsia"/>
          <w:sz w:val="18"/>
          <w:szCs w:val="18"/>
        </w:rPr>
      </w:pPr>
    </w:p>
    <w:p w14:paraId="6F9C6CB2" w14:textId="77777777" w:rsidR="002E1676" w:rsidRDefault="002E1676">
      <w:pPr>
        <w:spacing w:line="320" w:lineRule="exact"/>
        <w:ind w:left="750" w:hanging="270"/>
        <w:rPr>
          <w:rFonts w:hint="eastAsia"/>
          <w:sz w:val="18"/>
          <w:szCs w:val="18"/>
        </w:rPr>
      </w:pPr>
    </w:p>
    <w:p w14:paraId="5F02CCD7" w14:textId="77777777" w:rsidR="002E1676" w:rsidRDefault="002E1676">
      <w:pPr>
        <w:spacing w:line="320" w:lineRule="exact"/>
        <w:rPr>
          <w:rFonts w:hint="eastAsia"/>
          <w:sz w:val="18"/>
          <w:szCs w:val="18"/>
        </w:rPr>
      </w:pPr>
    </w:p>
    <w:p w14:paraId="09794EC4" w14:textId="77777777" w:rsidR="002E1676" w:rsidRDefault="002E1676">
      <w:pPr>
        <w:spacing w:line="320" w:lineRule="exact"/>
        <w:ind w:left="750" w:hanging="270"/>
        <w:rPr>
          <w:rFonts w:hint="eastAsia"/>
          <w:sz w:val="18"/>
          <w:szCs w:val="18"/>
        </w:rPr>
      </w:pPr>
    </w:p>
    <w:p w14:paraId="0DCF75F2" w14:textId="77777777" w:rsidR="002E1676" w:rsidRDefault="002E1676">
      <w:pPr>
        <w:spacing w:line="320" w:lineRule="exact"/>
        <w:ind w:left="750" w:hanging="270"/>
        <w:rPr>
          <w:rFonts w:hint="eastAsia"/>
          <w:sz w:val="18"/>
          <w:szCs w:val="18"/>
        </w:rPr>
      </w:pPr>
    </w:p>
    <w:p w14:paraId="6AEC75FD" w14:textId="77777777" w:rsidR="002E1676" w:rsidRDefault="00000000">
      <w:pPr>
        <w:pStyle w:val="2"/>
        <w:keepNext w:val="0"/>
        <w:keepLines w:val="0"/>
        <w:spacing w:after="156"/>
        <w:ind w:left="-170" w:firstLine="221"/>
        <w:jc w:val="both"/>
        <w:rPr>
          <w:rFonts w:cs="Arial" w:hint="eastAsia"/>
          <w:bCs w:val="0"/>
          <w:sz w:val="22"/>
          <w:szCs w:val="18"/>
          <w:shd w:val="clear" w:color="auto" w:fill="FFFFFF"/>
        </w:rPr>
      </w:pPr>
      <w:r>
        <w:rPr>
          <w:rFonts w:cs="Arial"/>
          <w:bCs w:val="0"/>
          <w:sz w:val="22"/>
          <w:szCs w:val="18"/>
          <w:shd w:val="clear" w:color="auto" w:fill="FFFFFF"/>
        </w:rPr>
        <w:t>备注</w:t>
      </w:r>
    </w:p>
    <w:p w14:paraId="0C776A24" w14:textId="77777777" w:rsidR="002E1676" w:rsidRDefault="00000000">
      <w:pPr>
        <w:pStyle w:val="41"/>
        <w:numPr>
          <w:ilvl w:val="0"/>
          <w:numId w:val="6"/>
        </w:numPr>
        <w:spacing w:line="320" w:lineRule="exact"/>
        <w:rPr>
          <w:rFonts w:hint="eastAsia"/>
          <w:sz w:val="18"/>
          <w:szCs w:val="18"/>
        </w:rPr>
      </w:pPr>
      <w:r>
        <w:rPr>
          <w:sz w:val="18"/>
          <w:szCs w:val="18"/>
        </w:rPr>
        <w:t>本报告采用的参考基因组版本为GRC37/hg19。</w:t>
      </w:r>
    </w:p>
    <w:p w14:paraId="5C2FAB09" w14:textId="77777777" w:rsidR="002E1676" w:rsidRDefault="00000000">
      <w:pPr>
        <w:pStyle w:val="41"/>
        <w:numPr>
          <w:ilvl w:val="0"/>
          <w:numId w:val="6"/>
        </w:numPr>
        <w:spacing w:line="320" w:lineRule="exact"/>
        <w:rPr>
          <w:rFonts w:hint="eastAsia"/>
          <w:sz w:val="18"/>
          <w:szCs w:val="18"/>
        </w:rPr>
      </w:pPr>
      <w:r>
        <w:rPr>
          <w:sz w:val="18"/>
          <w:szCs w:val="18"/>
        </w:rPr>
        <w:t>本报告变异依据人类基因组变异协会（Human Genome Variant Society，HGVS）推荐的序列变异法命名（2020年版v20.05）。</w:t>
      </w:r>
    </w:p>
    <w:p w14:paraId="2BC16ECF" w14:textId="77777777" w:rsidR="002E1676" w:rsidRDefault="00000000">
      <w:pPr>
        <w:pStyle w:val="41"/>
        <w:numPr>
          <w:ilvl w:val="0"/>
          <w:numId w:val="6"/>
        </w:numPr>
        <w:spacing w:line="320" w:lineRule="exact"/>
        <w:rPr>
          <w:rFonts w:hint="eastAsia"/>
          <w:sz w:val="18"/>
          <w:szCs w:val="18"/>
        </w:rPr>
      </w:pPr>
      <w:r>
        <w:rPr>
          <w:sz w:val="18"/>
          <w:szCs w:val="18"/>
        </w:rPr>
        <w:t>体细胞变异解读参照美国分子病理协会（Association for Molecular Pathology, AMP）、美国临床肿瘤学会（American Society of Clinical Oncology, ASCO）和美国病理学家协会（College of American Pathologists, CAP）联合发布的肿瘤变异解读及报告指南(PMID: 27993330) 中的变异分类方法，分为临床意义明确(被FDA批准于特定癌症类型或收录入专业临床指南；较大规模的临床研究结果证实，且取得临床专家共识)、有潜在临床意义(FDA或其他专业机构批准于其他癌症类型；或已作为临床试验的筛选入组标准；或者有多个小型研究支持；临床前研究、或者是少数案例报道支持)、临床意义不明确、良性或可能良性，其中良性或可能良性的变异不进行报告。</w:t>
      </w:r>
    </w:p>
    <w:p w14:paraId="36C4BC50" w14:textId="77777777" w:rsidR="002E1676" w:rsidRDefault="00000000">
      <w:pPr>
        <w:rPr>
          <w:rFonts w:hint="eastAsia"/>
          <w:b/>
          <w:sz w:val="28"/>
          <w:szCs w:val="28"/>
        </w:rPr>
      </w:pPr>
      <w:r>
        <w:br w:type="page"/>
      </w:r>
    </w:p>
    <w:p w14:paraId="34791CFC" w14:textId="77777777" w:rsidR="002E1676" w:rsidRDefault="00000000">
      <w:pPr>
        <w:pStyle w:val="2"/>
        <w:keepNext w:val="0"/>
        <w:keepLines w:val="0"/>
        <w:spacing w:after="156"/>
        <w:ind w:left="-170"/>
        <w:jc w:val="both"/>
        <w:rPr>
          <w:rFonts w:cs="Arial" w:hint="eastAsia"/>
          <w:bCs w:val="0"/>
          <w:sz w:val="22"/>
          <w:szCs w:val="18"/>
          <w:shd w:val="clear" w:color="auto" w:fill="FFFFFF"/>
        </w:rPr>
      </w:pPr>
      <w:bookmarkStart w:id="9" w:name="_Toc72341023"/>
      <w:bookmarkStart w:id="10" w:name="_Toc75505490"/>
      <w:bookmarkStart w:id="11" w:name="_Toc82939973"/>
      <w:bookmarkStart w:id="12" w:name="_Toc72341002"/>
      <w:r>
        <w:rPr>
          <w:rFonts w:cs="Arial"/>
          <w:bCs w:val="0"/>
          <w:sz w:val="22"/>
          <w:szCs w:val="18"/>
          <w:shd w:val="clear" w:color="auto" w:fill="FFFFFF"/>
        </w:rPr>
        <w:lastRenderedPageBreak/>
        <w:t>3 报告基因列表</w:t>
      </w:r>
      <w:bookmarkEnd w:id="9"/>
      <w:bookmarkEnd w:id="10"/>
      <w:bookmarkEnd w:id="11"/>
      <w:bookmarkEnd w:id="12"/>
    </w:p>
    <w:tbl>
      <w:tblPr>
        <w:tblStyle w:val="af"/>
        <w:tblW w:w="9608" w:type="dxa"/>
        <w:jc w:val="center"/>
        <w:tblLayout w:type="fixed"/>
        <w:tblLook w:val="04A0" w:firstRow="1" w:lastRow="0" w:firstColumn="1" w:lastColumn="0" w:noHBand="0" w:noVBand="1"/>
      </w:tblPr>
      <w:tblGrid>
        <w:gridCol w:w="1101"/>
        <w:gridCol w:w="818"/>
        <w:gridCol w:w="962"/>
        <w:gridCol w:w="963"/>
        <w:gridCol w:w="961"/>
        <w:gridCol w:w="960"/>
        <w:gridCol w:w="961"/>
        <w:gridCol w:w="961"/>
        <w:gridCol w:w="961"/>
        <w:gridCol w:w="960"/>
      </w:tblGrid>
      <w:tr w:rsidR="002E1676" w14:paraId="7D53D1E1" w14:textId="77777777">
        <w:trPr>
          <w:trHeight w:hRule="exact" w:val="281"/>
          <w:jc w:val="center"/>
        </w:trPr>
        <w:tc>
          <w:tcPr>
            <w:tcW w:w="9608" w:type="dxa"/>
            <w:gridSpan w:val="10"/>
            <w:tcBorders>
              <w:top w:val="single" w:sz="4" w:space="0" w:color="31849B"/>
              <w:left w:val="single" w:sz="4" w:space="0" w:color="31849B"/>
              <w:bottom w:val="single" w:sz="4" w:space="0" w:color="31849B"/>
              <w:right w:val="single" w:sz="4" w:space="0" w:color="31849B"/>
            </w:tcBorders>
            <w:shd w:val="clear" w:color="auto" w:fill="DAEEF3"/>
            <w:vAlign w:val="center"/>
          </w:tcPr>
          <w:p w14:paraId="2559B3CF" w14:textId="77777777" w:rsidR="002E1676" w:rsidRDefault="00000000">
            <w:pPr>
              <w:jc w:val="center"/>
              <w:rPr>
                <w:rFonts w:cs="思源黑体 CN Light" w:hint="eastAsia"/>
                <w:b/>
                <w:i/>
                <w:iCs/>
                <w:sz w:val="18"/>
                <w:szCs w:val="18"/>
              </w:rPr>
            </w:pPr>
            <w:r>
              <w:rPr>
                <w:rFonts w:hint="eastAsia"/>
                <w:b/>
                <w:sz w:val="18"/>
                <w:szCs w:val="18"/>
              </w:rPr>
              <w:t>检测肉瘤相关的3</w:t>
            </w:r>
            <w:r>
              <w:rPr>
                <w:b/>
                <w:sz w:val="18"/>
                <w:szCs w:val="18"/>
              </w:rPr>
              <w:t>33</w:t>
            </w:r>
            <w:r>
              <w:rPr>
                <w:rFonts w:hint="eastAsia"/>
                <w:b/>
                <w:sz w:val="18"/>
                <w:szCs w:val="18"/>
              </w:rPr>
              <w:t>个</w:t>
            </w:r>
            <w:r>
              <w:rPr>
                <w:b/>
                <w:sz w:val="18"/>
                <w:szCs w:val="18"/>
              </w:rPr>
              <w:t>基因</w:t>
            </w:r>
          </w:p>
        </w:tc>
      </w:tr>
      <w:tr w:rsidR="002E1676" w14:paraId="11600B3C" w14:textId="77777777">
        <w:trPr>
          <w:trHeight w:hRule="exact" w:val="281"/>
          <w:jc w:val="center"/>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3A7A219" w14:textId="77777777" w:rsidR="002E1676" w:rsidRDefault="00000000">
            <w:pPr>
              <w:jc w:val="center"/>
              <w:textAlignment w:val="center"/>
              <w:rPr>
                <w:rFonts w:hint="eastAsia"/>
                <w:i/>
                <w:iCs/>
                <w:color w:val="000000"/>
                <w:sz w:val="18"/>
                <w:szCs w:val="18"/>
              </w:rPr>
            </w:pPr>
            <w:r>
              <w:rPr>
                <w:i/>
                <w:iCs/>
                <w:sz w:val="18"/>
                <w:szCs w:val="18"/>
              </w:rPr>
              <w:t>ABL1</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1024837" w14:textId="77777777" w:rsidR="002E1676" w:rsidRDefault="00000000">
            <w:pPr>
              <w:jc w:val="center"/>
              <w:textAlignment w:val="center"/>
              <w:rPr>
                <w:rFonts w:hint="eastAsia"/>
                <w:i/>
                <w:iCs/>
                <w:color w:val="000000"/>
                <w:sz w:val="18"/>
                <w:szCs w:val="18"/>
              </w:rPr>
            </w:pPr>
            <w:r>
              <w:rPr>
                <w:i/>
                <w:iCs/>
                <w:sz w:val="18"/>
                <w:szCs w:val="18"/>
              </w:rPr>
              <w:t>CCNB3</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F99231F" w14:textId="77777777" w:rsidR="002E1676" w:rsidRDefault="00000000">
            <w:pPr>
              <w:jc w:val="center"/>
              <w:textAlignment w:val="center"/>
              <w:rPr>
                <w:rFonts w:hint="eastAsia"/>
                <w:i/>
                <w:iCs/>
                <w:color w:val="000000"/>
                <w:sz w:val="18"/>
                <w:szCs w:val="18"/>
              </w:rPr>
            </w:pPr>
            <w:r>
              <w:rPr>
                <w:i/>
                <w:iCs/>
                <w:sz w:val="18"/>
                <w:szCs w:val="18"/>
              </w:rPr>
              <w:t>DICER1</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0E53E7E" w14:textId="77777777" w:rsidR="002E1676" w:rsidRDefault="00000000">
            <w:pPr>
              <w:jc w:val="center"/>
              <w:textAlignment w:val="center"/>
              <w:rPr>
                <w:rFonts w:hint="eastAsia"/>
                <w:i/>
                <w:iCs/>
                <w:color w:val="000000"/>
                <w:sz w:val="18"/>
                <w:szCs w:val="18"/>
              </w:rPr>
            </w:pPr>
            <w:r>
              <w:rPr>
                <w:i/>
                <w:iCs/>
                <w:sz w:val="18"/>
                <w:szCs w:val="18"/>
              </w:rPr>
              <w:t>FH</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59B46B5" w14:textId="77777777" w:rsidR="002E1676" w:rsidRDefault="00000000">
            <w:pPr>
              <w:jc w:val="center"/>
              <w:textAlignment w:val="center"/>
              <w:rPr>
                <w:rFonts w:hint="eastAsia"/>
                <w:i/>
                <w:iCs/>
                <w:color w:val="000000"/>
                <w:sz w:val="18"/>
                <w:szCs w:val="18"/>
              </w:rPr>
            </w:pPr>
            <w:r>
              <w:rPr>
                <w:i/>
                <w:iCs/>
                <w:sz w:val="18"/>
                <w:szCs w:val="18"/>
              </w:rPr>
              <w:t>IGFBP5</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0F46CEA" w14:textId="77777777" w:rsidR="002E1676" w:rsidRDefault="00000000">
            <w:pPr>
              <w:jc w:val="center"/>
              <w:textAlignment w:val="center"/>
              <w:rPr>
                <w:rFonts w:hint="eastAsia"/>
                <w:i/>
                <w:iCs/>
                <w:color w:val="000000"/>
                <w:sz w:val="18"/>
                <w:szCs w:val="18"/>
              </w:rPr>
            </w:pPr>
            <w:r>
              <w:rPr>
                <w:i/>
                <w:iCs/>
                <w:sz w:val="18"/>
                <w:szCs w:val="18"/>
              </w:rPr>
              <w:t>MRTFB</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C031AB5" w14:textId="77777777" w:rsidR="002E1676" w:rsidRDefault="00000000">
            <w:pPr>
              <w:jc w:val="center"/>
              <w:textAlignment w:val="center"/>
              <w:rPr>
                <w:rFonts w:hint="eastAsia"/>
                <w:i/>
                <w:iCs/>
                <w:color w:val="000000"/>
                <w:sz w:val="18"/>
                <w:szCs w:val="18"/>
              </w:rPr>
            </w:pPr>
            <w:r>
              <w:rPr>
                <w:i/>
                <w:iCs/>
                <w:sz w:val="18"/>
                <w:szCs w:val="18"/>
              </w:rPr>
              <w:t>NUP107</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E247975" w14:textId="77777777" w:rsidR="002E1676" w:rsidRDefault="00000000">
            <w:pPr>
              <w:jc w:val="center"/>
              <w:textAlignment w:val="center"/>
              <w:rPr>
                <w:rFonts w:hint="eastAsia"/>
                <w:i/>
                <w:iCs/>
                <w:color w:val="000000"/>
                <w:sz w:val="18"/>
                <w:szCs w:val="18"/>
              </w:rPr>
            </w:pPr>
            <w:r>
              <w:rPr>
                <w:i/>
                <w:iCs/>
                <w:sz w:val="18"/>
                <w:szCs w:val="18"/>
              </w:rPr>
              <w:t>PRKCB</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8543FF6" w14:textId="77777777" w:rsidR="002E1676" w:rsidRDefault="00000000">
            <w:pPr>
              <w:jc w:val="center"/>
              <w:textAlignment w:val="center"/>
              <w:rPr>
                <w:rFonts w:hint="eastAsia"/>
                <w:i/>
                <w:iCs/>
                <w:color w:val="000000"/>
                <w:sz w:val="18"/>
                <w:szCs w:val="18"/>
              </w:rPr>
            </w:pPr>
            <w:r>
              <w:rPr>
                <w:i/>
                <w:iCs/>
                <w:sz w:val="18"/>
                <w:szCs w:val="18"/>
              </w:rPr>
              <w:t>SMARCA5</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326C4FD" w14:textId="77777777" w:rsidR="002E1676" w:rsidRDefault="00000000">
            <w:pPr>
              <w:jc w:val="center"/>
              <w:textAlignment w:val="center"/>
              <w:rPr>
                <w:rFonts w:hint="eastAsia"/>
                <w:i/>
                <w:iCs/>
                <w:color w:val="000000"/>
                <w:sz w:val="18"/>
                <w:szCs w:val="18"/>
              </w:rPr>
            </w:pPr>
            <w:r>
              <w:rPr>
                <w:i/>
                <w:iCs/>
                <w:sz w:val="18"/>
                <w:szCs w:val="18"/>
              </w:rPr>
              <w:t>TMF1</w:t>
            </w:r>
          </w:p>
        </w:tc>
      </w:tr>
      <w:tr w:rsidR="002E1676" w14:paraId="4794FE67" w14:textId="77777777">
        <w:trPr>
          <w:trHeight w:hRule="exact" w:val="281"/>
          <w:jc w:val="center"/>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C9BB0CC" w14:textId="77777777" w:rsidR="002E1676" w:rsidRDefault="00000000">
            <w:pPr>
              <w:jc w:val="center"/>
              <w:textAlignment w:val="center"/>
              <w:rPr>
                <w:rFonts w:hint="eastAsia"/>
                <w:i/>
                <w:iCs/>
                <w:color w:val="000000"/>
                <w:sz w:val="18"/>
                <w:szCs w:val="18"/>
              </w:rPr>
            </w:pPr>
            <w:r>
              <w:rPr>
                <w:i/>
                <w:iCs/>
                <w:sz w:val="18"/>
                <w:szCs w:val="18"/>
              </w:rPr>
              <w:t>ACKR3</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BDA5E32" w14:textId="77777777" w:rsidR="002E1676" w:rsidRDefault="00000000">
            <w:pPr>
              <w:jc w:val="center"/>
              <w:textAlignment w:val="center"/>
              <w:rPr>
                <w:rFonts w:hint="eastAsia"/>
                <w:i/>
                <w:iCs/>
                <w:color w:val="000000"/>
                <w:sz w:val="18"/>
                <w:szCs w:val="18"/>
              </w:rPr>
            </w:pPr>
            <w:r>
              <w:rPr>
                <w:i/>
                <w:iCs/>
                <w:sz w:val="18"/>
                <w:szCs w:val="18"/>
              </w:rPr>
              <w:t>CCND1</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35C8712" w14:textId="77777777" w:rsidR="002E1676" w:rsidRDefault="00000000">
            <w:pPr>
              <w:jc w:val="center"/>
              <w:textAlignment w:val="center"/>
              <w:rPr>
                <w:rFonts w:hint="eastAsia"/>
                <w:i/>
                <w:iCs/>
                <w:color w:val="000000"/>
                <w:sz w:val="18"/>
                <w:szCs w:val="18"/>
              </w:rPr>
            </w:pPr>
            <w:r>
              <w:rPr>
                <w:i/>
                <w:iCs/>
                <w:sz w:val="18"/>
                <w:szCs w:val="18"/>
              </w:rPr>
              <w:t>DNAJB1</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FB68E62" w14:textId="77777777" w:rsidR="002E1676" w:rsidRDefault="00000000">
            <w:pPr>
              <w:jc w:val="center"/>
              <w:textAlignment w:val="center"/>
              <w:rPr>
                <w:rFonts w:hint="eastAsia"/>
                <w:i/>
                <w:iCs/>
                <w:color w:val="000000"/>
                <w:sz w:val="18"/>
                <w:szCs w:val="18"/>
              </w:rPr>
            </w:pPr>
            <w:r>
              <w:rPr>
                <w:i/>
                <w:iCs/>
                <w:sz w:val="18"/>
                <w:szCs w:val="18"/>
              </w:rPr>
              <w:t>FHL2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981456F" w14:textId="77777777" w:rsidR="002E1676" w:rsidRDefault="00000000">
            <w:pPr>
              <w:jc w:val="center"/>
              <w:textAlignment w:val="center"/>
              <w:rPr>
                <w:rFonts w:hint="eastAsia"/>
                <w:i/>
                <w:iCs/>
                <w:color w:val="000000"/>
                <w:sz w:val="18"/>
                <w:szCs w:val="18"/>
              </w:rPr>
            </w:pPr>
            <w:r>
              <w:rPr>
                <w:i/>
                <w:iCs/>
                <w:sz w:val="18"/>
                <w:szCs w:val="18"/>
              </w:rPr>
              <w:t>INO80D</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F51624F" w14:textId="77777777" w:rsidR="002E1676" w:rsidRDefault="00000000">
            <w:pPr>
              <w:jc w:val="center"/>
              <w:textAlignment w:val="center"/>
              <w:rPr>
                <w:rFonts w:hint="eastAsia"/>
                <w:i/>
                <w:iCs/>
                <w:color w:val="000000"/>
                <w:sz w:val="18"/>
                <w:szCs w:val="18"/>
              </w:rPr>
            </w:pPr>
            <w:r>
              <w:rPr>
                <w:i/>
                <w:iCs/>
                <w:sz w:val="18"/>
                <w:szCs w:val="18"/>
              </w:rPr>
              <w:t>MSANTD3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0351FE8" w14:textId="77777777" w:rsidR="002E1676" w:rsidRDefault="00000000">
            <w:pPr>
              <w:jc w:val="center"/>
              <w:textAlignment w:val="center"/>
              <w:rPr>
                <w:rFonts w:hint="eastAsia"/>
                <w:i/>
                <w:iCs/>
                <w:color w:val="000000"/>
                <w:sz w:val="18"/>
                <w:szCs w:val="18"/>
              </w:rPr>
            </w:pPr>
            <w:r>
              <w:rPr>
                <w:i/>
                <w:iCs/>
                <w:sz w:val="18"/>
                <w:szCs w:val="18"/>
              </w:rPr>
              <w:t>NUP214</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115CB64" w14:textId="77777777" w:rsidR="002E1676" w:rsidRDefault="00000000">
            <w:pPr>
              <w:jc w:val="center"/>
              <w:textAlignment w:val="center"/>
              <w:rPr>
                <w:rFonts w:hint="eastAsia"/>
                <w:i/>
                <w:iCs/>
                <w:color w:val="000000"/>
                <w:sz w:val="18"/>
                <w:szCs w:val="18"/>
              </w:rPr>
            </w:pPr>
            <w:r>
              <w:rPr>
                <w:i/>
                <w:iCs/>
                <w:sz w:val="18"/>
                <w:szCs w:val="18"/>
              </w:rPr>
              <w:t>PRKD1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C289970" w14:textId="77777777" w:rsidR="002E1676" w:rsidRDefault="00000000">
            <w:pPr>
              <w:jc w:val="center"/>
              <w:textAlignment w:val="center"/>
              <w:rPr>
                <w:rFonts w:hint="eastAsia"/>
                <w:i/>
                <w:iCs/>
                <w:color w:val="000000"/>
                <w:sz w:val="18"/>
                <w:szCs w:val="18"/>
              </w:rPr>
            </w:pPr>
            <w:r>
              <w:rPr>
                <w:i/>
                <w:iCs/>
                <w:sz w:val="18"/>
                <w:szCs w:val="18"/>
              </w:rPr>
              <w:t>SMARCB1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C933CEC" w14:textId="77777777" w:rsidR="002E1676" w:rsidRDefault="00000000">
            <w:pPr>
              <w:jc w:val="center"/>
              <w:textAlignment w:val="center"/>
              <w:rPr>
                <w:rFonts w:hint="eastAsia"/>
                <w:i/>
                <w:iCs/>
                <w:color w:val="000000"/>
                <w:sz w:val="18"/>
                <w:szCs w:val="18"/>
              </w:rPr>
            </w:pPr>
            <w:r>
              <w:rPr>
                <w:i/>
                <w:iCs/>
                <w:sz w:val="18"/>
                <w:szCs w:val="18"/>
              </w:rPr>
              <w:t>TMPRSS2</w:t>
            </w:r>
          </w:p>
        </w:tc>
      </w:tr>
      <w:tr w:rsidR="002E1676" w14:paraId="1D8CE5B6" w14:textId="77777777">
        <w:trPr>
          <w:trHeight w:hRule="exact" w:val="281"/>
          <w:jc w:val="center"/>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9F09900" w14:textId="77777777" w:rsidR="002E1676" w:rsidRDefault="00000000">
            <w:pPr>
              <w:jc w:val="center"/>
              <w:textAlignment w:val="center"/>
              <w:rPr>
                <w:rFonts w:hint="eastAsia"/>
                <w:i/>
                <w:iCs/>
                <w:color w:val="000000"/>
                <w:sz w:val="18"/>
                <w:szCs w:val="18"/>
              </w:rPr>
            </w:pPr>
            <w:r>
              <w:rPr>
                <w:i/>
                <w:iCs/>
                <w:sz w:val="18"/>
                <w:szCs w:val="18"/>
              </w:rPr>
              <w:t>ACTB</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E2A57D6" w14:textId="77777777" w:rsidR="002E1676" w:rsidRDefault="00000000">
            <w:pPr>
              <w:jc w:val="center"/>
              <w:textAlignment w:val="center"/>
              <w:rPr>
                <w:rFonts w:hint="eastAsia"/>
                <w:i/>
                <w:iCs/>
                <w:color w:val="000000"/>
                <w:sz w:val="18"/>
                <w:szCs w:val="18"/>
              </w:rPr>
            </w:pPr>
            <w:r>
              <w:rPr>
                <w:i/>
                <w:iCs/>
                <w:sz w:val="18"/>
                <w:szCs w:val="18"/>
              </w:rPr>
              <w:t>CCND2</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978877C" w14:textId="77777777" w:rsidR="002E1676" w:rsidRDefault="00000000">
            <w:pPr>
              <w:jc w:val="center"/>
              <w:textAlignment w:val="center"/>
              <w:rPr>
                <w:rFonts w:hint="eastAsia"/>
                <w:i/>
                <w:iCs/>
                <w:color w:val="000000"/>
                <w:sz w:val="18"/>
                <w:szCs w:val="18"/>
              </w:rPr>
            </w:pPr>
            <w:r>
              <w:rPr>
                <w:i/>
                <w:iCs/>
                <w:sz w:val="18"/>
                <w:szCs w:val="18"/>
              </w:rPr>
              <w:t>DUSP22</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FF25240" w14:textId="77777777" w:rsidR="002E1676" w:rsidRDefault="00000000">
            <w:pPr>
              <w:jc w:val="center"/>
              <w:textAlignment w:val="center"/>
              <w:rPr>
                <w:rFonts w:hint="eastAsia"/>
                <w:i/>
                <w:iCs/>
                <w:color w:val="000000"/>
                <w:sz w:val="18"/>
                <w:szCs w:val="18"/>
              </w:rPr>
            </w:pPr>
            <w:r>
              <w:rPr>
                <w:i/>
                <w:iCs/>
                <w:sz w:val="18"/>
                <w:szCs w:val="18"/>
              </w:rPr>
              <w:t>FLI1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E4A2F8D" w14:textId="77777777" w:rsidR="002E1676" w:rsidRDefault="00000000">
            <w:pPr>
              <w:jc w:val="center"/>
              <w:textAlignment w:val="center"/>
              <w:rPr>
                <w:rFonts w:hint="eastAsia"/>
                <w:i/>
                <w:iCs/>
                <w:color w:val="000000"/>
                <w:sz w:val="18"/>
                <w:szCs w:val="18"/>
              </w:rPr>
            </w:pPr>
            <w:r>
              <w:rPr>
                <w:i/>
                <w:iCs/>
                <w:sz w:val="18"/>
                <w:szCs w:val="18"/>
              </w:rPr>
              <w:t>JAK1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F0F06F2" w14:textId="77777777" w:rsidR="002E1676" w:rsidRDefault="00000000">
            <w:pPr>
              <w:jc w:val="center"/>
              <w:textAlignment w:val="center"/>
              <w:rPr>
                <w:rFonts w:hint="eastAsia"/>
                <w:i/>
                <w:iCs/>
                <w:color w:val="000000"/>
                <w:sz w:val="18"/>
                <w:szCs w:val="18"/>
              </w:rPr>
            </w:pPr>
            <w:r>
              <w:rPr>
                <w:i/>
                <w:iCs/>
                <w:sz w:val="18"/>
                <w:szCs w:val="18"/>
              </w:rPr>
              <w:t>MSH2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E8A39C5" w14:textId="77777777" w:rsidR="002E1676" w:rsidRDefault="00000000">
            <w:pPr>
              <w:jc w:val="center"/>
              <w:textAlignment w:val="center"/>
              <w:rPr>
                <w:rFonts w:hint="eastAsia"/>
                <w:i/>
                <w:iCs/>
                <w:color w:val="000000"/>
                <w:sz w:val="18"/>
                <w:szCs w:val="18"/>
              </w:rPr>
            </w:pPr>
            <w:r>
              <w:rPr>
                <w:i/>
                <w:iCs/>
                <w:sz w:val="18"/>
                <w:szCs w:val="18"/>
              </w:rPr>
              <w:t>NUTM1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7D71BD3" w14:textId="77777777" w:rsidR="002E1676" w:rsidRDefault="00000000">
            <w:pPr>
              <w:jc w:val="center"/>
              <w:textAlignment w:val="center"/>
              <w:rPr>
                <w:rFonts w:hint="eastAsia"/>
                <w:i/>
                <w:iCs/>
                <w:color w:val="000000"/>
                <w:sz w:val="18"/>
                <w:szCs w:val="18"/>
              </w:rPr>
            </w:pPr>
            <w:r>
              <w:rPr>
                <w:i/>
                <w:iCs/>
                <w:sz w:val="18"/>
                <w:szCs w:val="18"/>
              </w:rPr>
              <w:t>PRKD3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2533EA7" w14:textId="77777777" w:rsidR="002E1676" w:rsidRDefault="00000000">
            <w:pPr>
              <w:jc w:val="center"/>
              <w:textAlignment w:val="center"/>
              <w:rPr>
                <w:rFonts w:hint="eastAsia"/>
                <w:i/>
                <w:iCs/>
                <w:color w:val="000000"/>
                <w:sz w:val="18"/>
                <w:szCs w:val="18"/>
              </w:rPr>
            </w:pPr>
            <w:r>
              <w:rPr>
                <w:i/>
                <w:iCs/>
                <w:sz w:val="18"/>
                <w:szCs w:val="18"/>
              </w:rPr>
              <w:t>SMO</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E974DB5" w14:textId="77777777" w:rsidR="002E1676" w:rsidRDefault="00000000">
            <w:pPr>
              <w:jc w:val="center"/>
              <w:textAlignment w:val="center"/>
              <w:rPr>
                <w:rFonts w:hint="eastAsia"/>
                <w:i/>
                <w:iCs/>
                <w:color w:val="000000"/>
                <w:sz w:val="18"/>
                <w:szCs w:val="18"/>
              </w:rPr>
            </w:pPr>
            <w:r>
              <w:rPr>
                <w:i/>
                <w:iCs/>
                <w:sz w:val="18"/>
                <w:szCs w:val="18"/>
              </w:rPr>
              <w:t>TP53</w:t>
            </w:r>
          </w:p>
        </w:tc>
      </w:tr>
      <w:tr w:rsidR="002E1676" w14:paraId="12277290" w14:textId="77777777">
        <w:trPr>
          <w:trHeight w:hRule="exact" w:val="281"/>
          <w:jc w:val="center"/>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1553023" w14:textId="77777777" w:rsidR="002E1676" w:rsidRDefault="00000000">
            <w:pPr>
              <w:jc w:val="center"/>
              <w:textAlignment w:val="center"/>
              <w:rPr>
                <w:rFonts w:hint="eastAsia"/>
                <w:i/>
                <w:iCs/>
                <w:color w:val="000000"/>
                <w:sz w:val="18"/>
                <w:szCs w:val="18"/>
              </w:rPr>
            </w:pPr>
            <w:r>
              <w:rPr>
                <w:i/>
                <w:iCs/>
                <w:sz w:val="18"/>
                <w:szCs w:val="18"/>
              </w:rPr>
              <w:t>AHRR</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C249151" w14:textId="77777777" w:rsidR="002E1676" w:rsidRDefault="00000000">
            <w:pPr>
              <w:jc w:val="center"/>
              <w:textAlignment w:val="center"/>
              <w:rPr>
                <w:rFonts w:hint="eastAsia"/>
                <w:i/>
                <w:iCs/>
                <w:color w:val="000000"/>
                <w:sz w:val="18"/>
                <w:szCs w:val="18"/>
              </w:rPr>
            </w:pPr>
            <w:r>
              <w:rPr>
                <w:i/>
                <w:iCs/>
                <w:sz w:val="18"/>
                <w:szCs w:val="18"/>
              </w:rPr>
              <w:t>CCND3</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1E7D221" w14:textId="77777777" w:rsidR="002E1676" w:rsidRDefault="00000000">
            <w:pPr>
              <w:jc w:val="center"/>
              <w:textAlignment w:val="center"/>
              <w:rPr>
                <w:rFonts w:hint="eastAsia"/>
                <w:i/>
                <w:iCs/>
                <w:color w:val="000000"/>
                <w:sz w:val="18"/>
                <w:szCs w:val="18"/>
              </w:rPr>
            </w:pPr>
            <w:r>
              <w:rPr>
                <w:i/>
                <w:iCs/>
                <w:sz w:val="18"/>
                <w:szCs w:val="18"/>
              </w:rPr>
              <w:t>DUX4</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574FFA6" w14:textId="77777777" w:rsidR="002E1676" w:rsidRDefault="00000000">
            <w:pPr>
              <w:jc w:val="center"/>
              <w:textAlignment w:val="center"/>
              <w:rPr>
                <w:rFonts w:hint="eastAsia"/>
                <w:i/>
                <w:iCs/>
                <w:color w:val="000000"/>
                <w:sz w:val="18"/>
                <w:szCs w:val="18"/>
              </w:rPr>
            </w:pPr>
            <w:r>
              <w:rPr>
                <w:i/>
                <w:iCs/>
                <w:sz w:val="18"/>
                <w:szCs w:val="18"/>
              </w:rPr>
              <w:t>FLT3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4805DF9" w14:textId="77777777" w:rsidR="002E1676" w:rsidRDefault="00000000">
            <w:pPr>
              <w:jc w:val="center"/>
              <w:textAlignment w:val="center"/>
              <w:rPr>
                <w:rFonts w:hint="eastAsia"/>
                <w:i/>
                <w:iCs/>
                <w:color w:val="000000"/>
                <w:sz w:val="18"/>
                <w:szCs w:val="18"/>
              </w:rPr>
            </w:pPr>
            <w:r>
              <w:rPr>
                <w:i/>
                <w:iCs/>
                <w:sz w:val="18"/>
                <w:szCs w:val="18"/>
              </w:rPr>
              <w:t>JAK2</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BA1C4B1" w14:textId="77777777" w:rsidR="002E1676" w:rsidRDefault="00000000">
            <w:pPr>
              <w:jc w:val="center"/>
              <w:textAlignment w:val="center"/>
              <w:rPr>
                <w:rFonts w:hint="eastAsia"/>
                <w:i/>
                <w:iCs/>
                <w:color w:val="000000"/>
                <w:sz w:val="18"/>
                <w:szCs w:val="18"/>
              </w:rPr>
            </w:pPr>
            <w:r>
              <w:rPr>
                <w:i/>
                <w:iCs/>
                <w:sz w:val="18"/>
                <w:szCs w:val="18"/>
              </w:rPr>
              <w:t>MTAP</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8038CBA" w14:textId="77777777" w:rsidR="002E1676" w:rsidRDefault="00000000">
            <w:pPr>
              <w:jc w:val="center"/>
              <w:textAlignment w:val="center"/>
              <w:rPr>
                <w:rFonts w:hint="eastAsia"/>
                <w:i/>
                <w:iCs/>
                <w:color w:val="000000"/>
                <w:sz w:val="18"/>
                <w:szCs w:val="18"/>
              </w:rPr>
            </w:pPr>
            <w:r>
              <w:rPr>
                <w:i/>
                <w:iCs/>
                <w:sz w:val="18"/>
                <w:szCs w:val="18"/>
              </w:rPr>
              <w:t>NUTM2A</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B3A678D" w14:textId="77777777" w:rsidR="002E1676" w:rsidRDefault="00000000">
            <w:pPr>
              <w:jc w:val="center"/>
              <w:textAlignment w:val="center"/>
              <w:rPr>
                <w:rFonts w:hint="eastAsia"/>
                <w:i/>
                <w:iCs/>
                <w:color w:val="000000"/>
                <w:sz w:val="18"/>
                <w:szCs w:val="18"/>
              </w:rPr>
            </w:pPr>
            <w:r>
              <w:rPr>
                <w:i/>
                <w:iCs/>
                <w:sz w:val="18"/>
                <w:szCs w:val="18"/>
              </w:rPr>
              <w:t>PTBP1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AA37DF6" w14:textId="77777777" w:rsidR="002E1676" w:rsidRDefault="00000000">
            <w:pPr>
              <w:jc w:val="center"/>
              <w:textAlignment w:val="center"/>
              <w:rPr>
                <w:rFonts w:hint="eastAsia"/>
                <w:i/>
                <w:iCs/>
                <w:color w:val="000000"/>
                <w:sz w:val="18"/>
                <w:szCs w:val="18"/>
              </w:rPr>
            </w:pPr>
            <w:r>
              <w:rPr>
                <w:i/>
                <w:iCs/>
                <w:sz w:val="18"/>
                <w:szCs w:val="18"/>
              </w:rPr>
              <w:t>SP3</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D243C3B" w14:textId="77777777" w:rsidR="002E1676" w:rsidRDefault="00000000">
            <w:pPr>
              <w:jc w:val="center"/>
              <w:textAlignment w:val="center"/>
              <w:rPr>
                <w:rFonts w:hint="eastAsia"/>
                <w:i/>
                <w:iCs/>
                <w:color w:val="000000"/>
                <w:sz w:val="18"/>
                <w:szCs w:val="18"/>
              </w:rPr>
            </w:pPr>
            <w:r>
              <w:rPr>
                <w:i/>
                <w:iCs/>
                <w:sz w:val="18"/>
                <w:szCs w:val="18"/>
              </w:rPr>
              <w:t>TPM3</w:t>
            </w:r>
          </w:p>
        </w:tc>
      </w:tr>
      <w:tr w:rsidR="002E1676" w14:paraId="6DE5AAE9" w14:textId="77777777">
        <w:trPr>
          <w:trHeight w:hRule="exact" w:val="281"/>
          <w:jc w:val="center"/>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E62AA99" w14:textId="77777777" w:rsidR="002E1676" w:rsidRDefault="00000000">
            <w:pPr>
              <w:jc w:val="center"/>
              <w:textAlignment w:val="center"/>
              <w:rPr>
                <w:rFonts w:hint="eastAsia"/>
                <w:i/>
                <w:iCs/>
                <w:color w:val="000000"/>
                <w:sz w:val="18"/>
                <w:szCs w:val="18"/>
              </w:rPr>
            </w:pPr>
            <w:r>
              <w:rPr>
                <w:i/>
                <w:iCs/>
                <w:sz w:val="18"/>
                <w:szCs w:val="18"/>
              </w:rPr>
              <w:t>AKT1</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A377077" w14:textId="77777777" w:rsidR="002E1676" w:rsidRDefault="00000000">
            <w:pPr>
              <w:jc w:val="center"/>
              <w:textAlignment w:val="center"/>
              <w:rPr>
                <w:rFonts w:hint="eastAsia"/>
                <w:i/>
                <w:iCs/>
                <w:color w:val="000000"/>
                <w:sz w:val="18"/>
                <w:szCs w:val="18"/>
              </w:rPr>
            </w:pPr>
            <w:r>
              <w:rPr>
                <w:i/>
                <w:iCs/>
                <w:sz w:val="18"/>
                <w:szCs w:val="18"/>
              </w:rPr>
              <w:t>CD74</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BE290F9" w14:textId="77777777" w:rsidR="002E1676" w:rsidRDefault="00000000">
            <w:pPr>
              <w:jc w:val="center"/>
              <w:textAlignment w:val="center"/>
              <w:rPr>
                <w:rFonts w:hint="eastAsia"/>
                <w:i/>
                <w:iCs/>
                <w:color w:val="000000"/>
                <w:sz w:val="18"/>
                <w:szCs w:val="18"/>
              </w:rPr>
            </w:pPr>
            <w:r>
              <w:rPr>
                <w:i/>
                <w:iCs/>
                <w:sz w:val="18"/>
                <w:szCs w:val="18"/>
              </w:rPr>
              <w:t>EBF1</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DE07127" w14:textId="77777777" w:rsidR="002E1676" w:rsidRDefault="00000000">
            <w:pPr>
              <w:jc w:val="center"/>
              <w:textAlignment w:val="center"/>
              <w:rPr>
                <w:rFonts w:hint="eastAsia"/>
                <w:i/>
                <w:iCs/>
                <w:color w:val="000000"/>
                <w:sz w:val="18"/>
                <w:szCs w:val="18"/>
              </w:rPr>
            </w:pPr>
            <w:r>
              <w:rPr>
                <w:i/>
                <w:iCs/>
                <w:sz w:val="18"/>
                <w:szCs w:val="18"/>
              </w:rPr>
              <w:t>FN1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661D710" w14:textId="77777777" w:rsidR="002E1676" w:rsidRDefault="00000000">
            <w:pPr>
              <w:jc w:val="center"/>
              <w:textAlignment w:val="center"/>
              <w:rPr>
                <w:rFonts w:hint="eastAsia"/>
                <w:i/>
                <w:iCs/>
                <w:color w:val="000000"/>
                <w:sz w:val="18"/>
                <w:szCs w:val="18"/>
              </w:rPr>
            </w:pPr>
            <w:r>
              <w:rPr>
                <w:i/>
                <w:iCs/>
                <w:sz w:val="18"/>
                <w:szCs w:val="18"/>
              </w:rPr>
              <w:t>JAK3</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28437E3" w14:textId="77777777" w:rsidR="002E1676" w:rsidRDefault="00000000">
            <w:pPr>
              <w:jc w:val="center"/>
              <w:textAlignment w:val="center"/>
              <w:rPr>
                <w:rFonts w:hint="eastAsia"/>
                <w:i/>
                <w:iCs/>
                <w:color w:val="000000"/>
                <w:sz w:val="18"/>
                <w:szCs w:val="18"/>
              </w:rPr>
            </w:pPr>
            <w:r>
              <w:rPr>
                <w:i/>
                <w:iCs/>
                <w:sz w:val="18"/>
                <w:szCs w:val="18"/>
              </w:rPr>
              <w:t>MYB</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560C658" w14:textId="77777777" w:rsidR="002E1676" w:rsidRDefault="00000000">
            <w:pPr>
              <w:jc w:val="center"/>
              <w:textAlignment w:val="center"/>
              <w:rPr>
                <w:rFonts w:hint="eastAsia"/>
                <w:i/>
                <w:iCs/>
                <w:color w:val="000000"/>
                <w:sz w:val="18"/>
                <w:szCs w:val="18"/>
              </w:rPr>
            </w:pPr>
            <w:r>
              <w:rPr>
                <w:i/>
                <w:iCs/>
                <w:sz w:val="18"/>
                <w:szCs w:val="18"/>
              </w:rPr>
              <w:t>NUTM2B</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CA617BB" w14:textId="77777777" w:rsidR="002E1676" w:rsidRDefault="00000000">
            <w:pPr>
              <w:jc w:val="center"/>
              <w:textAlignment w:val="center"/>
              <w:rPr>
                <w:rFonts w:hint="eastAsia"/>
                <w:i/>
                <w:iCs/>
                <w:color w:val="000000"/>
                <w:sz w:val="18"/>
                <w:szCs w:val="18"/>
              </w:rPr>
            </w:pPr>
            <w:r>
              <w:rPr>
                <w:i/>
                <w:iCs/>
                <w:sz w:val="18"/>
                <w:szCs w:val="18"/>
              </w:rPr>
              <w:t>PTCH1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AE91ADB" w14:textId="77777777" w:rsidR="002E1676" w:rsidRDefault="00000000">
            <w:pPr>
              <w:jc w:val="center"/>
              <w:textAlignment w:val="center"/>
              <w:rPr>
                <w:rFonts w:hint="eastAsia"/>
                <w:i/>
                <w:iCs/>
                <w:color w:val="000000"/>
                <w:sz w:val="18"/>
                <w:szCs w:val="18"/>
              </w:rPr>
            </w:pPr>
            <w:r>
              <w:rPr>
                <w:i/>
                <w:iCs/>
                <w:sz w:val="18"/>
                <w:szCs w:val="18"/>
              </w:rPr>
              <w:t>SPECC1L</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BB806B2" w14:textId="77777777" w:rsidR="002E1676" w:rsidRDefault="00000000">
            <w:pPr>
              <w:jc w:val="center"/>
              <w:textAlignment w:val="center"/>
              <w:rPr>
                <w:rFonts w:hint="eastAsia"/>
                <w:i/>
                <w:iCs/>
                <w:color w:val="000000"/>
                <w:sz w:val="18"/>
                <w:szCs w:val="18"/>
              </w:rPr>
            </w:pPr>
            <w:r>
              <w:rPr>
                <w:i/>
                <w:iCs/>
                <w:sz w:val="18"/>
                <w:szCs w:val="18"/>
              </w:rPr>
              <w:t>TPM4</w:t>
            </w:r>
          </w:p>
        </w:tc>
      </w:tr>
      <w:tr w:rsidR="002E1676" w14:paraId="536C5D56" w14:textId="77777777">
        <w:trPr>
          <w:trHeight w:hRule="exact" w:val="281"/>
          <w:jc w:val="center"/>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EDA9B17" w14:textId="77777777" w:rsidR="002E1676" w:rsidRDefault="00000000">
            <w:pPr>
              <w:jc w:val="center"/>
              <w:textAlignment w:val="center"/>
              <w:rPr>
                <w:rFonts w:hint="eastAsia"/>
                <w:i/>
                <w:iCs/>
                <w:color w:val="000000"/>
                <w:sz w:val="18"/>
                <w:szCs w:val="18"/>
              </w:rPr>
            </w:pPr>
            <w:r>
              <w:rPr>
                <w:i/>
                <w:iCs/>
                <w:sz w:val="18"/>
                <w:szCs w:val="18"/>
              </w:rPr>
              <w:t>AKT2</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37C914E" w14:textId="77777777" w:rsidR="002E1676" w:rsidRDefault="00000000">
            <w:pPr>
              <w:jc w:val="center"/>
              <w:textAlignment w:val="center"/>
              <w:rPr>
                <w:rFonts w:hint="eastAsia"/>
                <w:i/>
                <w:iCs/>
                <w:color w:val="000000"/>
                <w:sz w:val="18"/>
                <w:szCs w:val="18"/>
              </w:rPr>
            </w:pPr>
            <w:r>
              <w:rPr>
                <w:i/>
                <w:iCs/>
                <w:sz w:val="18"/>
                <w:szCs w:val="18"/>
              </w:rPr>
              <w:t>CDC42SE2</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CDF2FE9" w14:textId="77777777" w:rsidR="002E1676" w:rsidRDefault="00000000">
            <w:pPr>
              <w:jc w:val="center"/>
              <w:textAlignment w:val="center"/>
              <w:rPr>
                <w:rFonts w:hint="eastAsia"/>
                <w:i/>
                <w:iCs/>
                <w:color w:val="000000"/>
                <w:sz w:val="18"/>
                <w:szCs w:val="18"/>
              </w:rPr>
            </w:pPr>
            <w:r>
              <w:rPr>
                <w:i/>
                <w:iCs/>
                <w:sz w:val="18"/>
                <w:szCs w:val="18"/>
              </w:rPr>
              <w:t>EED</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93DB791" w14:textId="77777777" w:rsidR="002E1676" w:rsidRDefault="00000000">
            <w:pPr>
              <w:jc w:val="center"/>
              <w:textAlignment w:val="center"/>
              <w:rPr>
                <w:rFonts w:hint="eastAsia"/>
                <w:i/>
                <w:iCs/>
                <w:color w:val="000000"/>
                <w:sz w:val="18"/>
                <w:szCs w:val="18"/>
              </w:rPr>
            </w:pPr>
            <w:r>
              <w:rPr>
                <w:i/>
                <w:iCs/>
                <w:sz w:val="18"/>
                <w:szCs w:val="18"/>
              </w:rPr>
              <w:t>FOS</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FB7F8D1" w14:textId="77777777" w:rsidR="002E1676" w:rsidRDefault="00000000">
            <w:pPr>
              <w:jc w:val="center"/>
              <w:textAlignment w:val="center"/>
              <w:rPr>
                <w:rFonts w:hint="eastAsia"/>
                <w:i/>
                <w:iCs/>
                <w:color w:val="000000"/>
                <w:sz w:val="18"/>
                <w:szCs w:val="18"/>
              </w:rPr>
            </w:pPr>
            <w:r>
              <w:rPr>
                <w:i/>
                <w:iCs/>
                <w:sz w:val="18"/>
                <w:szCs w:val="18"/>
              </w:rPr>
              <w:t>JAZF1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FD113D0" w14:textId="77777777" w:rsidR="002E1676" w:rsidRDefault="00000000">
            <w:pPr>
              <w:jc w:val="center"/>
              <w:textAlignment w:val="center"/>
              <w:rPr>
                <w:rFonts w:hint="eastAsia"/>
                <w:i/>
                <w:iCs/>
                <w:color w:val="000000"/>
                <w:sz w:val="18"/>
                <w:szCs w:val="18"/>
              </w:rPr>
            </w:pPr>
            <w:r>
              <w:rPr>
                <w:i/>
                <w:iCs/>
                <w:sz w:val="18"/>
                <w:szCs w:val="18"/>
              </w:rPr>
              <w:t>MYBL1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2F1DAA5" w14:textId="77777777" w:rsidR="002E1676" w:rsidRDefault="00000000">
            <w:pPr>
              <w:jc w:val="center"/>
              <w:textAlignment w:val="center"/>
              <w:rPr>
                <w:rFonts w:hint="eastAsia"/>
                <w:i/>
                <w:iCs/>
                <w:color w:val="000000"/>
                <w:sz w:val="18"/>
                <w:szCs w:val="18"/>
              </w:rPr>
            </w:pPr>
            <w:r>
              <w:rPr>
                <w:i/>
                <w:iCs/>
                <w:sz w:val="18"/>
                <w:szCs w:val="18"/>
              </w:rPr>
              <w:t>OGA</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35DBBBE" w14:textId="77777777" w:rsidR="002E1676" w:rsidRDefault="00000000">
            <w:pPr>
              <w:jc w:val="center"/>
              <w:textAlignment w:val="center"/>
              <w:rPr>
                <w:rFonts w:hint="eastAsia"/>
                <w:i/>
                <w:iCs/>
                <w:color w:val="000000"/>
                <w:sz w:val="18"/>
                <w:szCs w:val="18"/>
              </w:rPr>
            </w:pPr>
            <w:r>
              <w:rPr>
                <w:i/>
                <w:iCs/>
                <w:sz w:val="18"/>
                <w:szCs w:val="18"/>
              </w:rPr>
              <w:t>PTEN</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DF82CA9" w14:textId="77777777" w:rsidR="002E1676" w:rsidRDefault="00000000">
            <w:pPr>
              <w:jc w:val="center"/>
              <w:textAlignment w:val="center"/>
              <w:rPr>
                <w:rFonts w:hint="eastAsia"/>
                <w:i/>
                <w:iCs/>
                <w:color w:val="000000"/>
                <w:sz w:val="18"/>
                <w:szCs w:val="18"/>
              </w:rPr>
            </w:pPr>
            <w:r>
              <w:rPr>
                <w:i/>
                <w:iCs/>
                <w:sz w:val="18"/>
                <w:szCs w:val="18"/>
              </w:rPr>
              <w:t>SQSTM1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4D6118E" w14:textId="77777777" w:rsidR="002E1676" w:rsidRDefault="00000000">
            <w:pPr>
              <w:jc w:val="center"/>
              <w:textAlignment w:val="center"/>
              <w:rPr>
                <w:rFonts w:hint="eastAsia"/>
                <w:i/>
                <w:iCs/>
                <w:color w:val="000000"/>
                <w:sz w:val="18"/>
                <w:szCs w:val="18"/>
              </w:rPr>
            </w:pPr>
            <w:r>
              <w:rPr>
                <w:i/>
                <w:iCs/>
                <w:sz w:val="18"/>
                <w:szCs w:val="18"/>
              </w:rPr>
              <w:t>TPR</w:t>
            </w:r>
          </w:p>
        </w:tc>
      </w:tr>
      <w:tr w:rsidR="002E1676" w14:paraId="7833E3D9" w14:textId="77777777">
        <w:trPr>
          <w:trHeight w:hRule="exact" w:val="281"/>
          <w:jc w:val="center"/>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F4583AE" w14:textId="77777777" w:rsidR="002E1676" w:rsidRDefault="00000000">
            <w:pPr>
              <w:jc w:val="center"/>
              <w:textAlignment w:val="center"/>
              <w:rPr>
                <w:rFonts w:hint="eastAsia"/>
                <w:i/>
                <w:iCs/>
                <w:color w:val="000000"/>
                <w:sz w:val="18"/>
                <w:szCs w:val="18"/>
              </w:rPr>
            </w:pPr>
            <w:r>
              <w:rPr>
                <w:i/>
                <w:iCs/>
                <w:sz w:val="18"/>
                <w:szCs w:val="18"/>
              </w:rPr>
              <w:t>AKT3</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8D9A971" w14:textId="77777777" w:rsidR="002E1676" w:rsidRDefault="00000000">
            <w:pPr>
              <w:jc w:val="center"/>
              <w:textAlignment w:val="center"/>
              <w:rPr>
                <w:rFonts w:hint="eastAsia"/>
                <w:i/>
                <w:iCs/>
                <w:color w:val="000000"/>
                <w:sz w:val="18"/>
                <w:szCs w:val="18"/>
              </w:rPr>
            </w:pPr>
            <w:r>
              <w:rPr>
                <w:i/>
                <w:iCs/>
                <w:sz w:val="18"/>
                <w:szCs w:val="18"/>
              </w:rPr>
              <w:t>CDH11</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1461803" w14:textId="77777777" w:rsidR="002E1676" w:rsidRDefault="00000000">
            <w:pPr>
              <w:jc w:val="center"/>
              <w:textAlignment w:val="center"/>
              <w:rPr>
                <w:rFonts w:hint="eastAsia"/>
                <w:i/>
                <w:iCs/>
                <w:color w:val="000000"/>
                <w:sz w:val="18"/>
                <w:szCs w:val="18"/>
              </w:rPr>
            </w:pPr>
            <w:r>
              <w:rPr>
                <w:i/>
                <w:iCs/>
                <w:sz w:val="18"/>
                <w:szCs w:val="18"/>
              </w:rPr>
              <w:t>EGFR</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913FB44" w14:textId="77777777" w:rsidR="002E1676" w:rsidRDefault="00000000">
            <w:pPr>
              <w:jc w:val="center"/>
              <w:textAlignment w:val="center"/>
              <w:rPr>
                <w:rFonts w:hint="eastAsia"/>
                <w:i/>
                <w:iCs/>
                <w:color w:val="000000"/>
                <w:sz w:val="18"/>
                <w:szCs w:val="18"/>
              </w:rPr>
            </w:pPr>
            <w:r>
              <w:rPr>
                <w:i/>
                <w:iCs/>
                <w:sz w:val="18"/>
                <w:szCs w:val="18"/>
              </w:rPr>
              <w:t>FOSB</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E9B20D1" w14:textId="77777777" w:rsidR="002E1676" w:rsidRDefault="00000000">
            <w:pPr>
              <w:jc w:val="center"/>
              <w:textAlignment w:val="center"/>
              <w:rPr>
                <w:rFonts w:hint="eastAsia"/>
                <w:i/>
                <w:iCs/>
                <w:color w:val="000000"/>
                <w:sz w:val="18"/>
                <w:szCs w:val="18"/>
              </w:rPr>
            </w:pPr>
            <w:r>
              <w:rPr>
                <w:i/>
                <w:iCs/>
                <w:sz w:val="18"/>
                <w:szCs w:val="18"/>
              </w:rPr>
              <w:t>KANSL1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046C5D9" w14:textId="77777777" w:rsidR="002E1676" w:rsidRDefault="00000000">
            <w:pPr>
              <w:jc w:val="center"/>
              <w:textAlignment w:val="center"/>
              <w:rPr>
                <w:rFonts w:hint="eastAsia"/>
                <w:i/>
                <w:iCs/>
                <w:color w:val="000000"/>
                <w:sz w:val="18"/>
                <w:szCs w:val="18"/>
              </w:rPr>
            </w:pPr>
            <w:r>
              <w:rPr>
                <w:i/>
                <w:iCs/>
                <w:sz w:val="18"/>
                <w:szCs w:val="18"/>
              </w:rPr>
              <w:t>MYC</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620DA18" w14:textId="77777777" w:rsidR="002E1676" w:rsidRDefault="00000000">
            <w:pPr>
              <w:jc w:val="center"/>
              <w:textAlignment w:val="center"/>
              <w:rPr>
                <w:rFonts w:hint="eastAsia"/>
                <w:i/>
                <w:iCs/>
                <w:color w:val="000000"/>
                <w:sz w:val="18"/>
                <w:szCs w:val="18"/>
              </w:rPr>
            </w:pPr>
            <w:r>
              <w:rPr>
                <w:i/>
                <w:iCs/>
                <w:sz w:val="18"/>
                <w:szCs w:val="18"/>
              </w:rPr>
              <w:t>OGT</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55B9067" w14:textId="77777777" w:rsidR="002E1676" w:rsidRDefault="00000000">
            <w:pPr>
              <w:jc w:val="center"/>
              <w:textAlignment w:val="center"/>
              <w:rPr>
                <w:rFonts w:hint="eastAsia"/>
                <w:i/>
                <w:iCs/>
                <w:color w:val="000000"/>
                <w:sz w:val="18"/>
                <w:szCs w:val="18"/>
              </w:rPr>
            </w:pPr>
            <w:r>
              <w:rPr>
                <w:i/>
                <w:iCs/>
                <w:sz w:val="18"/>
                <w:szCs w:val="18"/>
              </w:rPr>
              <w:t>PTPRK</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4BF9669" w14:textId="77777777" w:rsidR="002E1676" w:rsidRDefault="00000000">
            <w:pPr>
              <w:jc w:val="center"/>
              <w:textAlignment w:val="center"/>
              <w:rPr>
                <w:rFonts w:hint="eastAsia"/>
                <w:i/>
                <w:iCs/>
                <w:color w:val="000000"/>
                <w:sz w:val="18"/>
                <w:szCs w:val="18"/>
              </w:rPr>
            </w:pPr>
            <w:r>
              <w:rPr>
                <w:i/>
                <w:iCs/>
                <w:sz w:val="18"/>
                <w:szCs w:val="18"/>
              </w:rPr>
              <w:t>SRF</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4FA0F90" w14:textId="77777777" w:rsidR="002E1676" w:rsidRDefault="00000000">
            <w:pPr>
              <w:jc w:val="center"/>
              <w:textAlignment w:val="center"/>
              <w:rPr>
                <w:rFonts w:hint="eastAsia"/>
                <w:i/>
                <w:iCs/>
                <w:color w:val="000000"/>
                <w:sz w:val="18"/>
                <w:szCs w:val="18"/>
              </w:rPr>
            </w:pPr>
            <w:r>
              <w:rPr>
                <w:i/>
                <w:iCs/>
                <w:sz w:val="18"/>
                <w:szCs w:val="18"/>
              </w:rPr>
              <w:t>TRIM11</w:t>
            </w:r>
          </w:p>
        </w:tc>
      </w:tr>
      <w:tr w:rsidR="002E1676" w14:paraId="044AD11C" w14:textId="77777777">
        <w:trPr>
          <w:trHeight w:hRule="exact" w:val="281"/>
          <w:jc w:val="center"/>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9B8E22E" w14:textId="77777777" w:rsidR="002E1676" w:rsidRDefault="00000000">
            <w:pPr>
              <w:jc w:val="center"/>
              <w:textAlignment w:val="center"/>
              <w:rPr>
                <w:rFonts w:hint="eastAsia"/>
                <w:i/>
                <w:iCs/>
                <w:color w:val="000000"/>
                <w:sz w:val="18"/>
                <w:szCs w:val="18"/>
              </w:rPr>
            </w:pPr>
            <w:r>
              <w:rPr>
                <w:i/>
                <w:iCs/>
                <w:sz w:val="18"/>
                <w:szCs w:val="18"/>
              </w:rPr>
              <w:t>ALK</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4CA03B5" w14:textId="77777777" w:rsidR="002E1676" w:rsidRDefault="00000000">
            <w:pPr>
              <w:jc w:val="center"/>
              <w:textAlignment w:val="center"/>
              <w:rPr>
                <w:rFonts w:hint="eastAsia"/>
                <w:i/>
                <w:iCs/>
                <w:color w:val="000000"/>
                <w:sz w:val="18"/>
                <w:szCs w:val="18"/>
              </w:rPr>
            </w:pPr>
            <w:r>
              <w:rPr>
                <w:i/>
                <w:iCs/>
                <w:sz w:val="18"/>
                <w:szCs w:val="18"/>
              </w:rPr>
              <w:t>CDK12</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4FD207B" w14:textId="77777777" w:rsidR="002E1676" w:rsidRDefault="00000000">
            <w:pPr>
              <w:jc w:val="center"/>
              <w:textAlignment w:val="center"/>
              <w:rPr>
                <w:rFonts w:hint="eastAsia"/>
                <w:i/>
                <w:iCs/>
                <w:color w:val="000000"/>
                <w:sz w:val="18"/>
                <w:szCs w:val="18"/>
              </w:rPr>
            </w:pPr>
            <w:r>
              <w:rPr>
                <w:i/>
                <w:iCs/>
                <w:sz w:val="18"/>
                <w:szCs w:val="18"/>
              </w:rPr>
              <w:t>EIF3E</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DD3CD79" w14:textId="77777777" w:rsidR="002E1676" w:rsidRDefault="00000000">
            <w:pPr>
              <w:jc w:val="center"/>
              <w:textAlignment w:val="center"/>
              <w:rPr>
                <w:rFonts w:hint="eastAsia"/>
                <w:i/>
                <w:iCs/>
                <w:color w:val="000000"/>
                <w:sz w:val="18"/>
                <w:szCs w:val="18"/>
              </w:rPr>
            </w:pPr>
            <w:r>
              <w:rPr>
                <w:i/>
                <w:iCs/>
                <w:sz w:val="18"/>
                <w:szCs w:val="18"/>
              </w:rPr>
              <w:t>FOXL2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17E7D0A" w14:textId="77777777" w:rsidR="002E1676" w:rsidRDefault="00000000">
            <w:pPr>
              <w:jc w:val="center"/>
              <w:textAlignment w:val="center"/>
              <w:rPr>
                <w:rFonts w:hint="eastAsia"/>
                <w:i/>
                <w:iCs/>
                <w:color w:val="000000"/>
                <w:sz w:val="18"/>
                <w:szCs w:val="18"/>
              </w:rPr>
            </w:pPr>
            <w:r>
              <w:rPr>
                <w:i/>
                <w:iCs/>
                <w:sz w:val="18"/>
                <w:szCs w:val="18"/>
              </w:rPr>
              <w:t>KAT6B</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C8FB98D" w14:textId="77777777" w:rsidR="002E1676" w:rsidRDefault="00000000">
            <w:pPr>
              <w:jc w:val="center"/>
              <w:textAlignment w:val="center"/>
              <w:rPr>
                <w:rFonts w:hint="eastAsia"/>
                <w:i/>
                <w:iCs/>
                <w:color w:val="000000"/>
                <w:sz w:val="18"/>
                <w:szCs w:val="18"/>
              </w:rPr>
            </w:pPr>
            <w:r>
              <w:rPr>
                <w:i/>
                <w:iCs/>
                <w:sz w:val="18"/>
                <w:szCs w:val="18"/>
              </w:rPr>
              <w:t>MYCN</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0CE5D05" w14:textId="77777777" w:rsidR="002E1676" w:rsidRDefault="00000000">
            <w:pPr>
              <w:jc w:val="center"/>
              <w:textAlignment w:val="center"/>
              <w:rPr>
                <w:rFonts w:hint="eastAsia"/>
                <w:i/>
                <w:iCs/>
                <w:color w:val="000000"/>
                <w:sz w:val="18"/>
                <w:szCs w:val="18"/>
              </w:rPr>
            </w:pPr>
            <w:r>
              <w:rPr>
                <w:i/>
                <w:iCs/>
                <w:sz w:val="18"/>
                <w:szCs w:val="18"/>
              </w:rPr>
              <w:t>OMD</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7D359F6" w14:textId="77777777" w:rsidR="002E1676" w:rsidRDefault="00000000">
            <w:pPr>
              <w:jc w:val="center"/>
              <w:textAlignment w:val="center"/>
              <w:rPr>
                <w:rFonts w:hint="eastAsia"/>
                <w:i/>
                <w:iCs/>
                <w:color w:val="000000"/>
                <w:sz w:val="18"/>
                <w:szCs w:val="18"/>
              </w:rPr>
            </w:pPr>
            <w:r>
              <w:rPr>
                <w:i/>
                <w:iCs/>
                <w:sz w:val="18"/>
                <w:szCs w:val="18"/>
              </w:rPr>
              <w:t>RAD51B</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22F27B6" w14:textId="77777777" w:rsidR="002E1676" w:rsidRDefault="00000000">
            <w:pPr>
              <w:jc w:val="center"/>
              <w:textAlignment w:val="center"/>
              <w:rPr>
                <w:rFonts w:hint="eastAsia"/>
                <w:i/>
                <w:iCs/>
                <w:color w:val="000000"/>
                <w:sz w:val="18"/>
                <w:szCs w:val="18"/>
              </w:rPr>
            </w:pPr>
            <w:r>
              <w:rPr>
                <w:i/>
                <w:iCs/>
                <w:sz w:val="18"/>
                <w:szCs w:val="18"/>
              </w:rPr>
              <w:t>SS18</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6130F9C" w14:textId="77777777" w:rsidR="002E1676" w:rsidRDefault="00000000">
            <w:pPr>
              <w:jc w:val="center"/>
              <w:textAlignment w:val="center"/>
              <w:rPr>
                <w:rFonts w:hint="eastAsia"/>
                <w:i/>
                <w:iCs/>
                <w:color w:val="000000"/>
                <w:sz w:val="18"/>
                <w:szCs w:val="18"/>
              </w:rPr>
            </w:pPr>
            <w:r>
              <w:rPr>
                <w:i/>
                <w:iCs/>
                <w:sz w:val="18"/>
                <w:szCs w:val="18"/>
              </w:rPr>
              <w:t>TRIM27</w:t>
            </w:r>
          </w:p>
        </w:tc>
      </w:tr>
      <w:tr w:rsidR="002E1676" w14:paraId="3D3428B8" w14:textId="77777777">
        <w:trPr>
          <w:trHeight w:hRule="exact" w:val="281"/>
          <w:jc w:val="center"/>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544C5D6" w14:textId="77777777" w:rsidR="002E1676" w:rsidRDefault="00000000">
            <w:pPr>
              <w:jc w:val="center"/>
              <w:textAlignment w:val="center"/>
              <w:rPr>
                <w:rFonts w:hint="eastAsia"/>
                <w:i/>
                <w:iCs/>
                <w:color w:val="000000"/>
                <w:sz w:val="18"/>
                <w:szCs w:val="18"/>
              </w:rPr>
            </w:pPr>
            <w:r>
              <w:rPr>
                <w:i/>
                <w:iCs/>
                <w:sz w:val="18"/>
                <w:szCs w:val="18"/>
              </w:rPr>
              <w:t>ANTXR2</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A667217" w14:textId="77777777" w:rsidR="002E1676" w:rsidRDefault="00000000">
            <w:pPr>
              <w:jc w:val="center"/>
              <w:textAlignment w:val="center"/>
              <w:rPr>
                <w:rFonts w:hint="eastAsia"/>
                <w:i/>
                <w:iCs/>
                <w:color w:val="000000"/>
                <w:sz w:val="18"/>
                <w:szCs w:val="18"/>
              </w:rPr>
            </w:pPr>
            <w:r>
              <w:rPr>
                <w:i/>
                <w:iCs/>
                <w:sz w:val="18"/>
                <w:szCs w:val="18"/>
              </w:rPr>
              <w:t>CDK4</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733C3E8" w14:textId="77777777" w:rsidR="002E1676" w:rsidRDefault="00000000">
            <w:pPr>
              <w:jc w:val="center"/>
              <w:textAlignment w:val="center"/>
              <w:rPr>
                <w:rFonts w:hint="eastAsia"/>
                <w:i/>
                <w:iCs/>
                <w:color w:val="000000"/>
                <w:sz w:val="18"/>
                <w:szCs w:val="18"/>
              </w:rPr>
            </w:pPr>
            <w:r>
              <w:rPr>
                <w:i/>
                <w:iCs/>
                <w:sz w:val="18"/>
                <w:szCs w:val="18"/>
              </w:rPr>
              <w:t>EMILIN2</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7EF7652" w14:textId="77777777" w:rsidR="002E1676" w:rsidRDefault="00000000">
            <w:pPr>
              <w:jc w:val="center"/>
              <w:textAlignment w:val="center"/>
              <w:rPr>
                <w:rFonts w:hint="eastAsia"/>
                <w:i/>
                <w:iCs/>
                <w:color w:val="000000"/>
                <w:sz w:val="18"/>
                <w:szCs w:val="18"/>
              </w:rPr>
            </w:pPr>
            <w:r>
              <w:rPr>
                <w:i/>
                <w:iCs/>
                <w:sz w:val="18"/>
                <w:szCs w:val="18"/>
              </w:rPr>
              <w:t>FOXO1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89AF5DE" w14:textId="77777777" w:rsidR="002E1676" w:rsidRDefault="00000000">
            <w:pPr>
              <w:jc w:val="center"/>
              <w:textAlignment w:val="center"/>
              <w:rPr>
                <w:rFonts w:hint="eastAsia"/>
                <w:i/>
                <w:iCs/>
                <w:color w:val="000000"/>
                <w:sz w:val="18"/>
                <w:szCs w:val="18"/>
              </w:rPr>
            </w:pPr>
            <w:r>
              <w:rPr>
                <w:i/>
                <w:iCs/>
                <w:sz w:val="18"/>
                <w:szCs w:val="18"/>
              </w:rPr>
              <w:t>KHDRBS1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BD70377" w14:textId="77777777" w:rsidR="002E1676" w:rsidRDefault="00000000">
            <w:pPr>
              <w:jc w:val="center"/>
              <w:textAlignment w:val="center"/>
              <w:rPr>
                <w:rFonts w:hint="eastAsia"/>
                <w:i/>
                <w:iCs/>
                <w:color w:val="000000"/>
                <w:sz w:val="18"/>
                <w:szCs w:val="18"/>
              </w:rPr>
            </w:pPr>
            <w:r>
              <w:rPr>
                <w:i/>
                <w:iCs/>
                <w:sz w:val="18"/>
                <w:szCs w:val="18"/>
              </w:rPr>
              <w:t>MYD88</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2ACC073" w14:textId="77777777" w:rsidR="002E1676" w:rsidRDefault="00000000">
            <w:pPr>
              <w:jc w:val="center"/>
              <w:textAlignment w:val="center"/>
              <w:rPr>
                <w:rFonts w:hint="eastAsia"/>
                <w:i/>
                <w:iCs/>
                <w:color w:val="000000"/>
                <w:sz w:val="18"/>
                <w:szCs w:val="18"/>
              </w:rPr>
            </w:pPr>
            <w:r>
              <w:rPr>
                <w:i/>
                <w:iCs/>
                <w:sz w:val="18"/>
                <w:szCs w:val="18"/>
              </w:rPr>
              <w:t>PATZ1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85FDBEA" w14:textId="77777777" w:rsidR="002E1676" w:rsidRDefault="00000000">
            <w:pPr>
              <w:jc w:val="center"/>
              <w:textAlignment w:val="center"/>
              <w:rPr>
                <w:rFonts w:hint="eastAsia"/>
                <w:i/>
                <w:iCs/>
                <w:color w:val="000000"/>
                <w:sz w:val="18"/>
                <w:szCs w:val="18"/>
              </w:rPr>
            </w:pPr>
            <w:r>
              <w:rPr>
                <w:i/>
                <w:iCs/>
                <w:sz w:val="18"/>
                <w:szCs w:val="18"/>
              </w:rPr>
              <w:t>RAF1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0845535" w14:textId="77777777" w:rsidR="002E1676" w:rsidRDefault="00000000">
            <w:pPr>
              <w:jc w:val="center"/>
              <w:textAlignment w:val="center"/>
              <w:rPr>
                <w:rFonts w:hint="eastAsia"/>
                <w:i/>
                <w:iCs/>
                <w:color w:val="000000"/>
                <w:sz w:val="18"/>
                <w:szCs w:val="18"/>
              </w:rPr>
            </w:pPr>
            <w:r>
              <w:rPr>
                <w:i/>
                <w:iCs/>
                <w:sz w:val="18"/>
                <w:szCs w:val="18"/>
              </w:rPr>
              <w:t>SS18L1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FC5AABE" w14:textId="77777777" w:rsidR="002E1676" w:rsidRDefault="00000000">
            <w:pPr>
              <w:jc w:val="center"/>
              <w:textAlignment w:val="center"/>
              <w:rPr>
                <w:rFonts w:hint="eastAsia"/>
                <w:i/>
                <w:iCs/>
                <w:color w:val="000000"/>
                <w:sz w:val="18"/>
                <w:szCs w:val="18"/>
              </w:rPr>
            </w:pPr>
            <w:r>
              <w:rPr>
                <w:i/>
                <w:iCs/>
                <w:sz w:val="18"/>
                <w:szCs w:val="18"/>
              </w:rPr>
              <w:t>TRIO</w:t>
            </w:r>
          </w:p>
        </w:tc>
      </w:tr>
      <w:tr w:rsidR="002E1676" w14:paraId="08107383" w14:textId="77777777">
        <w:trPr>
          <w:trHeight w:hRule="exact" w:val="281"/>
          <w:jc w:val="center"/>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50AF1B0" w14:textId="77777777" w:rsidR="002E1676" w:rsidRDefault="00000000">
            <w:pPr>
              <w:jc w:val="center"/>
              <w:textAlignment w:val="center"/>
              <w:rPr>
                <w:rFonts w:hint="eastAsia"/>
                <w:i/>
                <w:iCs/>
                <w:color w:val="000000"/>
                <w:sz w:val="18"/>
                <w:szCs w:val="18"/>
              </w:rPr>
            </w:pPr>
            <w:r>
              <w:rPr>
                <w:i/>
                <w:iCs/>
                <w:sz w:val="18"/>
                <w:szCs w:val="18"/>
              </w:rPr>
              <w:t>APC</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FE6B46B" w14:textId="77777777" w:rsidR="002E1676" w:rsidRDefault="00000000">
            <w:pPr>
              <w:jc w:val="center"/>
              <w:textAlignment w:val="center"/>
              <w:rPr>
                <w:rFonts w:hint="eastAsia"/>
                <w:i/>
                <w:iCs/>
                <w:color w:val="000000"/>
                <w:sz w:val="18"/>
                <w:szCs w:val="18"/>
              </w:rPr>
            </w:pPr>
            <w:r>
              <w:rPr>
                <w:i/>
                <w:iCs/>
                <w:sz w:val="18"/>
                <w:szCs w:val="18"/>
              </w:rPr>
              <w:t>CDK6</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0A451A7" w14:textId="77777777" w:rsidR="002E1676" w:rsidRDefault="00000000">
            <w:pPr>
              <w:jc w:val="center"/>
              <w:textAlignment w:val="center"/>
              <w:rPr>
                <w:rFonts w:hint="eastAsia"/>
                <w:i/>
                <w:iCs/>
                <w:color w:val="000000"/>
                <w:sz w:val="18"/>
                <w:szCs w:val="18"/>
              </w:rPr>
            </w:pPr>
            <w:r>
              <w:rPr>
                <w:i/>
                <w:iCs/>
                <w:sz w:val="18"/>
                <w:szCs w:val="18"/>
              </w:rPr>
              <w:t>EML4</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ADD32E9" w14:textId="77777777" w:rsidR="002E1676" w:rsidRDefault="00000000">
            <w:pPr>
              <w:jc w:val="center"/>
              <w:textAlignment w:val="center"/>
              <w:rPr>
                <w:rFonts w:hint="eastAsia"/>
                <w:i/>
                <w:iCs/>
                <w:color w:val="000000"/>
                <w:sz w:val="18"/>
                <w:szCs w:val="18"/>
              </w:rPr>
            </w:pPr>
            <w:r>
              <w:rPr>
                <w:i/>
                <w:iCs/>
                <w:sz w:val="18"/>
                <w:szCs w:val="18"/>
              </w:rPr>
              <w:t>FOXO3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2F6D3D0" w14:textId="77777777" w:rsidR="002E1676" w:rsidRDefault="00000000">
            <w:pPr>
              <w:jc w:val="center"/>
              <w:textAlignment w:val="center"/>
              <w:rPr>
                <w:rFonts w:hint="eastAsia"/>
                <w:i/>
                <w:iCs/>
                <w:color w:val="000000"/>
                <w:sz w:val="18"/>
                <w:szCs w:val="18"/>
              </w:rPr>
            </w:pPr>
            <w:r>
              <w:rPr>
                <w:i/>
                <w:iCs/>
                <w:sz w:val="18"/>
                <w:szCs w:val="18"/>
              </w:rPr>
              <w:t>KIAA1217</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2288AC2" w14:textId="77777777" w:rsidR="002E1676" w:rsidRDefault="00000000">
            <w:pPr>
              <w:jc w:val="center"/>
              <w:textAlignment w:val="center"/>
              <w:rPr>
                <w:rFonts w:hint="eastAsia"/>
                <w:i/>
                <w:iCs/>
                <w:color w:val="000000"/>
                <w:sz w:val="18"/>
                <w:szCs w:val="18"/>
              </w:rPr>
            </w:pPr>
            <w:r>
              <w:rPr>
                <w:i/>
                <w:iCs/>
                <w:sz w:val="18"/>
                <w:szCs w:val="18"/>
              </w:rPr>
              <w:t>MYH10</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8601728" w14:textId="77777777" w:rsidR="002E1676" w:rsidRDefault="00000000">
            <w:pPr>
              <w:jc w:val="center"/>
              <w:textAlignment w:val="center"/>
              <w:rPr>
                <w:rFonts w:hint="eastAsia"/>
                <w:i/>
                <w:iCs/>
                <w:color w:val="000000"/>
                <w:sz w:val="18"/>
                <w:szCs w:val="18"/>
              </w:rPr>
            </w:pPr>
            <w:r>
              <w:rPr>
                <w:i/>
                <w:iCs/>
                <w:sz w:val="18"/>
                <w:szCs w:val="18"/>
              </w:rPr>
              <w:t>PAX3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96552D8" w14:textId="77777777" w:rsidR="002E1676" w:rsidRDefault="00000000">
            <w:pPr>
              <w:jc w:val="center"/>
              <w:textAlignment w:val="center"/>
              <w:rPr>
                <w:rFonts w:hint="eastAsia"/>
                <w:i/>
                <w:iCs/>
                <w:color w:val="000000"/>
                <w:sz w:val="18"/>
                <w:szCs w:val="18"/>
              </w:rPr>
            </w:pPr>
            <w:r>
              <w:rPr>
                <w:i/>
                <w:iCs/>
                <w:sz w:val="18"/>
                <w:szCs w:val="18"/>
              </w:rPr>
              <w:t>RANBP2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F27DEF1" w14:textId="77777777" w:rsidR="002E1676" w:rsidRDefault="00000000">
            <w:pPr>
              <w:jc w:val="center"/>
              <w:textAlignment w:val="center"/>
              <w:rPr>
                <w:rFonts w:hint="eastAsia"/>
                <w:i/>
                <w:iCs/>
                <w:color w:val="000000"/>
                <w:sz w:val="18"/>
                <w:szCs w:val="18"/>
              </w:rPr>
            </w:pPr>
            <w:r>
              <w:rPr>
                <w:i/>
                <w:iCs/>
                <w:sz w:val="18"/>
                <w:szCs w:val="18"/>
              </w:rPr>
              <w:t>SSX1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7A09F6A" w14:textId="77777777" w:rsidR="002E1676" w:rsidRDefault="00000000">
            <w:pPr>
              <w:jc w:val="center"/>
              <w:textAlignment w:val="center"/>
              <w:rPr>
                <w:rFonts w:hint="eastAsia"/>
                <w:i/>
                <w:iCs/>
                <w:color w:val="000000"/>
                <w:sz w:val="18"/>
                <w:szCs w:val="18"/>
              </w:rPr>
            </w:pPr>
            <w:r>
              <w:rPr>
                <w:i/>
                <w:iCs/>
                <w:sz w:val="18"/>
                <w:szCs w:val="18"/>
              </w:rPr>
              <w:t>TRPS1</w:t>
            </w:r>
          </w:p>
        </w:tc>
      </w:tr>
      <w:tr w:rsidR="002E1676" w14:paraId="1E504C66" w14:textId="77777777">
        <w:trPr>
          <w:trHeight w:hRule="exact" w:val="281"/>
          <w:jc w:val="center"/>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A2C1F6F" w14:textId="77777777" w:rsidR="002E1676" w:rsidRDefault="00000000">
            <w:pPr>
              <w:jc w:val="center"/>
              <w:textAlignment w:val="center"/>
              <w:rPr>
                <w:rFonts w:hint="eastAsia"/>
                <w:i/>
                <w:iCs/>
                <w:color w:val="000000"/>
                <w:sz w:val="18"/>
                <w:szCs w:val="18"/>
              </w:rPr>
            </w:pPr>
            <w:r>
              <w:rPr>
                <w:i/>
                <w:iCs/>
                <w:sz w:val="18"/>
                <w:szCs w:val="18"/>
              </w:rPr>
              <w:t>AR</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9BEE408" w14:textId="77777777" w:rsidR="002E1676" w:rsidRDefault="00000000">
            <w:pPr>
              <w:jc w:val="center"/>
              <w:textAlignment w:val="center"/>
              <w:rPr>
                <w:rFonts w:hint="eastAsia"/>
                <w:i/>
                <w:iCs/>
                <w:color w:val="000000"/>
                <w:sz w:val="18"/>
                <w:szCs w:val="18"/>
              </w:rPr>
            </w:pPr>
            <w:r>
              <w:rPr>
                <w:i/>
                <w:iCs/>
                <w:sz w:val="18"/>
                <w:szCs w:val="18"/>
              </w:rPr>
              <w:t>CDKN2A</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B3EC05F" w14:textId="77777777" w:rsidR="002E1676" w:rsidRDefault="00000000">
            <w:pPr>
              <w:jc w:val="center"/>
              <w:textAlignment w:val="center"/>
              <w:rPr>
                <w:rFonts w:hint="eastAsia"/>
                <w:i/>
                <w:iCs/>
                <w:color w:val="000000"/>
                <w:sz w:val="18"/>
                <w:szCs w:val="18"/>
              </w:rPr>
            </w:pPr>
            <w:r>
              <w:rPr>
                <w:i/>
                <w:iCs/>
                <w:sz w:val="18"/>
                <w:szCs w:val="18"/>
              </w:rPr>
              <w:t>EP400</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16708EE" w14:textId="77777777" w:rsidR="002E1676" w:rsidRDefault="00000000">
            <w:pPr>
              <w:jc w:val="center"/>
              <w:textAlignment w:val="center"/>
              <w:rPr>
                <w:rFonts w:hint="eastAsia"/>
                <w:i/>
                <w:iCs/>
                <w:color w:val="000000"/>
                <w:sz w:val="18"/>
                <w:szCs w:val="18"/>
              </w:rPr>
            </w:pPr>
            <w:r>
              <w:rPr>
                <w:i/>
                <w:iCs/>
                <w:sz w:val="18"/>
                <w:szCs w:val="18"/>
              </w:rPr>
              <w:t>FOXO4</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8CE5539" w14:textId="77777777" w:rsidR="002E1676" w:rsidRDefault="00000000">
            <w:pPr>
              <w:jc w:val="center"/>
              <w:textAlignment w:val="center"/>
              <w:rPr>
                <w:rFonts w:hint="eastAsia"/>
                <w:i/>
                <w:iCs/>
                <w:color w:val="000000"/>
                <w:sz w:val="18"/>
                <w:szCs w:val="18"/>
              </w:rPr>
            </w:pPr>
            <w:r>
              <w:rPr>
                <w:i/>
                <w:iCs/>
                <w:sz w:val="18"/>
                <w:szCs w:val="18"/>
              </w:rPr>
              <w:t>KIT</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EA83F79" w14:textId="77777777" w:rsidR="002E1676" w:rsidRDefault="00000000">
            <w:pPr>
              <w:jc w:val="center"/>
              <w:textAlignment w:val="center"/>
              <w:rPr>
                <w:rFonts w:hint="eastAsia"/>
                <w:i/>
                <w:iCs/>
                <w:color w:val="000000"/>
                <w:sz w:val="18"/>
                <w:szCs w:val="18"/>
              </w:rPr>
            </w:pPr>
            <w:r>
              <w:rPr>
                <w:i/>
                <w:iCs/>
                <w:sz w:val="18"/>
                <w:szCs w:val="18"/>
              </w:rPr>
              <w:t>MYH9</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7980802" w14:textId="77777777" w:rsidR="002E1676" w:rsidRDefault="00000000">
            <w:pPr>
              <w:jc w:val="center"/>
              <w:textAlignment w:val="center"/>
              <w:rPr>
                <w:rFonts w:hint="eastAsia"/>
                <w:i/>
                <w:iCs/>
                <w:color w:val="000000"/>
                <w:sz w:val="18"/>
                <w:szCs w:val="18"/>
              </w:rPr>
            </w:pPr>
            <w:r>
              <w:rPr>
                <w:i/>
                <w:iCs/>
                <w:sz w:val="18"/>
                <w:szCs w:val="18"/>
              </w:rPr>
              <w:t>PAX7</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E7802BA" w14:textId="77777777" w:rsidR="002E1676" w:rsidRDefault="00000000">
            <w:pPr>
              <w:jc w:val="center"/>
              <w:textAlignment w:val="center"/>
              <w:rPr>
                <w:rFonts w:hint="eastAsia"/>
                <w:i/>
                <w:iCs/>
                <w:color w:val="000000"/>
                <w:sz w:val="18"/>
                <w:szCs w:val="18"/>
              </w:rPr>
            </w:pPr>
            <w:r>
              <w:rPr>
                <w:i/>
                <w:iCs/>
                <w:sz w:val="18"/>
                <w:szCs w:val="18"/>
              </w:rPr>
              <w:t>RARA</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D0D76C9" w14:textId="77777777" w:rsidR="002E1676" w:rsidRDefault="00000000">
            <w:pPr>
              <w:jc w:val="center"/>
              <w:textAlignment w:val="center"/>
              <w:rPr>
                <w:rFonts w:hint="eastAsia"/>
                <w:i/>
                <w:iCs/>
                <w:color w:val="000000"/>
                <w:sz w:val="18"/>
                <w:szCs w:val="18"/>
              </w:rPr>
            </w:pPr>
            <w:r>
              <w:rPr>
                <w:i/>
                <w:iCs/>
                <w:sz w:val="18"/>
                <w:szCs w:val="18"/>
              </w:rPr>
              <w:t>SSX2</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892AF00" w14:textId="77777777" w:rsidR="002E1676" w:rsidRDefault="00000000">
            <w:pPr>
              <w:jc w:val="center"/>
              <w:textAlignment w:val="center"/>
              <w:rPr>
                <w:rFonts w:hint="eastAsia"/>
                <w:i/>
                <w:iCs/>
                <w:color w:val="000000"/>
                <w:sz w:val="18"/>
                <w:szCs w:val="18"/>
              </w:rPr>
            </w:pPr>
            <w:r>
              <w:rPr>
                <w:i/>
                <w:iCs/>
                <w:sz w:val="18"/>
                <w:szCs w:val="18"/>
              </w:rPr>
              <w:t>TSC1</w:t>
            </w:r>
          </w:p>
        </w:tc>
      </w:tr>
      <w:tr w:rsidR="002E1676" w14:paraId="0D45C95C" w14:textId="77777777">
        <w:trPr>
          <w:trHeight w:hRule="exact" w:val="281"/>
          <w:jc w:val="center"/>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98F9DC7" w14:textId="77777777" w:rsidR="002E1676" w:rsidRDefault="00000000">
            <w:pPr>
              <w:jc w:val="center"/>
              <w:textAlignment w:val="center"/>
              <w:rPr>
                <w:rFonts w:hint="eastAsia"/>
                <w:i/>
                <w:iCs/>
                <w:color w:val="000000"/>
                <w:sz w:val="18"/>
                <w:szCs w:val="18"/>
              </w:rPr>
            </w:pPr>
            <w:r>
              <w:rPr>
                <w:i/>
                <w:iCs/>
                <w:sz w:val="18"/>
                <w:szCs w:val="18"/>
              </w:rPr>
              <w:t>ARAF</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5A4A206" w14:textId="77777777" w:rsidR="002E1676" w:rsidRDefault="00000000">
            <w:pPr>
              <w:jc w:val="center"/>
              <w:textAlignment w:val="center"/>
              <w:rPr>
                <w:rFonts w:hint="eastAsia"/>
                <w:i/>
                <w:iCs/>
                <w:color w:val="000000"/>
                <w:sz w:val="18"/>
                <w:szCs w:val="18"/>
              </w:rPr>
            </w:pPr>
            <w:r>
              <w:rPr>
                <w:i/>
                <w:iCs/>
                <w:sz w:val="18"/>
                <w:szCs w:val="18"/>
              </w:rPr>
              <w:t>CDKN2B</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7E8AC00" w14:textId="77777777" w:rsidR="002E1676" w:rsidRDefault="00000000">
            <w:pPr>
              <w:jc w:val="center"/>
              <w:textAlignment w:val="center"/>
              <w:rPr>
                <w:rFonts w:hint="eastAsia"/>
                <w:i/>
                <w:iCs/>
                <w:color w:val="000000"/>
                <w:sz w:val="18"/>
                <w:szCs w:val="18"/>
              </w:rPr>
            </w:pPr>
            <w:r>
              <w:rPr>
                <w:i/>
                <w:iCs/>
                <w:sz w:val="18"/>
                <w:szCs w:val="18"/>
              </w:rPr>
              <w:t>EPC1</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41B6473" w14:textId="77777777" w:rsidR="002E1676" w:rsidRDefault="00000000">
            <w:pPr>
              <w:jc w:val="center"/>
              <w:textAlignment w:val="center"/>
              <w:rPr>
                <w:rFonts w:hint="eastAsia"/>
                <w:i/>
                <w:iCs/>
                <w:color w:val="000000"/>
                <w:sz w:val="18"/>
                <w:szCs w:val="18"/>
              </w:rPr>
            </w:pPr>
            <w:r>
              <w:rPr>
                <w:i/>
                <w:iCs/>
                <w:sz w:val="18"/>
                <w:szCs w:val="18"/>
              </w:rPr>
              <w:t>FRS2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9E971B6" w14:textId="77777777" w:rsidR="002E1676" w:rsidRDefault="00000000">
            <w:pPr>
              <w:jc w:val="center"/>
              <w:textAlignment w:val="center"/>
              <w:rPr>
                <w:rFonts w:hint="eastAsia"/>
                <w:i/>
                <w:iCs/>
                <w:color w:val="000000"/>
                <w:sz w:val="18"/>
                <w:szCs w:val="18"/>
              </w:rPr>
            </w:pPr>
            <w:r>
              <w:rPr>
                <w:i/>
                <w:iCs/>
                <w:sz w:val="18"/>
                <w:szCs w:val="18"/>
              </w:rPr>
              <w:t>KLF17</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BBC161B" w14:textId="77777777" w:rsidR="002E1676" w:rsidRDefault="00000000">
            <w:pPr>
              <w:jc w:val="center"/>
              <w:textAlignment w:val="center"/>
              <w:rPr>
                <w:rFonts w:hint="eastAsia"/>
                <w:i/>
                <w:iCs/>
                <w:color w:val="000000"/>
                <w:sz w:val="18"/>
                <w:szCs w:val="18"/>
              </w:rPr>
            </w:pPr>
            <w:r>
              <w:rPr>
                <w:i/>
                <w:iCs/>
                <w:sz w:val="18"/>
                <w:szCs w:val="18"/>
              </w:rPr>
              <w:t>MYOD1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9A8CC1E" w14:textId="77777777" w:rsidR="002E1676" w:rsidRDefault="00000000">
            <w:pPr>
              <w:jc w:val="center"/>
              <w:textAlignment w:val="center"/>
              <w:rPr>
                <w:rFonts w:hint="eastAsia"/>
                <w:i/>
                <w:iCs/>
                <w:color w:val="000000"/>
                <w:sz w:val="18"/>
                <w:szCs w:val="18"/>
              </w:rPr>
            </w:pPr>
            <w:r>
              <w:rPr>
                <w:i/>
                <w:iCs/>
                <w:sz w:val="18"/>
                <w:szCs w:val="18"/>
              </w:rPr>
              <w:t>PAX8</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BAB9197" w14:textId="77777777" w:rsidR="002E1676" w:rsidRDefault="00000000">
            <w:pPr>
              <w:jc w:val="center"/>
              <w:textAlignment w:val="center"/>
              <w:rPr>
                <w:rFonts w:hint="eastAsia"/>
                <w:i/>
                <w:iCs/>
                <w:color w:val="000000"/>
                <w:sz w:val="18"/>
                <w:szCs w:val="18"/>
              </w:rPr>
            </w:pPr>
            <w:r>
              <w:rPr>
                <w:i/>
                <w:iCs/>
                <w:sz w:val="18"/>
                <w:szCs w:val="18"/>
              </w:rPr>
              <w:t>RB1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FFCF68A" w14:textId="77777777" w:rsidR="002E1676" w:rsidRDefault="00000000">
            <w:pPr>
              <w:jc w:val="center"/>
              <w:textAlignment w:val="center"/>
              <w:rPr>
                <w:rFonts w:hint="eastAsia"/>
                <w:i/>
                <w:iCs/>
                <w:color w:val="000000"/>
                <w:sz w:val="18"/>
                <w:szCs w:val="18"/>
              </w:rPr>
            </w:pPr>
            <w:r>
              <w:rPr>
                <w:i/>
                <w:iCs/>
                <w:sz w:val="18"/>
                <w:szCs w:val="18"/>
              </w:rPr>
              <w:t>SSX4</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68AFE2D" w14:textId="77777777" w:rsidR="002E1676" w:rsidRDefault="00000000">
            <w:pPr>
              <w:jc w:val="center"/>
              <w:textAlignment w:val="center"/>
              <w:rPr>
                <w:rFonts w:hint="eastAsia"/>
                <w:i/>
                <w:iCs/>
                <w:color w:val="000000"/>
                <w:sz w:val="18"/>
                <w:szCs w:val="18"/>
              </w:rPr>
            </w:pPr>
            <w:r>
              <w:rPr>
                <w:i/>
                <w:iCs/>
                <w:sz w:val="18"/>
                <w:szCs w:val="18"/>
              </w:rPr>
              <w:t>TSC2</w:t>
            </w:r>
          </w:p>
        </w:tc>
      </w:tr>
      <w:tr w:rsidR="002E1676" w14:paraId="7C07723D" w14:textId="77777777">
        <w:trPr>
          <w:trHeight w:hRule="exact" w:val="281"/>
          <w:jc w:val="center"/>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94A8D10" w14:textId="77777777" w:rsidR="002E1676" w:rsidRDefault="00000000">
            <w:pPr>
              <w:jc w:val="center"/>
              <w:textAlignment w:val="center"/>
              <w:rPr>
                <w:rFonts w:hint="eastAsia"/>
                <w:i/>
                <w:iCs/>
                <w:color w:val="000000"/>
                <w:sz w:val="18"/>
                <w:szCs w:val="18"/>
              </w:rPr>
            </w:pPr>
            <w:r>
              <w:rPr>
                <w:i/>
                <w:iCs/>
                <w:sz w:val="18"/>
                <w:szCs w:val="18"/>
              </w:rPr>
              <w:t>ARID1A</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C1272F5" w14:textId="77777777" w:rsidR="002E1676" w:rsidRDefault="00000000">
            <w:pPr>
              <w:jc w:val="center"/>
              <w:textAlignment w:val="center"/>
              <w:rPr>
                <w:rFonts w:hint="eastAsia"/>
                <w:i/>
                <w:iCs/>
                <w:color w:val="000000"/>
                <w:sz w:val="18"/>
                <w:szCs w:val="18"/>
              </w:rPr>
            </w:pPr>
            <w:r>
              <w:rPr>
                <w:i/>
                <w:iCs/>
                <w:sz w:val="18"/>
                <w:szCs w:val="18"/>
              </w:rPr>
              <w:t>CIC</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AD0FA2A" w14:textId="77777777" w:rsidR="002E1676" w:rsidRDefault="00000000">
            <w:pPr>
              <w:jc w:val="center"/>
              <w:textAlignment w:val="center"/>
              <w:rPr>
                <w:rFonts w:hint="eastAsia"/>
                <w:i/>
                <w:iCs/>
                <w:color w:val="000000"/>
                <w:sz w:val="18"/>
                <w:szCs w:val="18"/>
              </w:rPr>
            </w:pPr>
            <w:r>
              <w:rPr>
                <w:i/>
                <w:iCs/>
                <w:sz w:val="18"/>
                <w:szCs w:val="18"/>
              </w:rPr>
              <w:t>EPC2</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E1A234E" w14:textId="77777777" w:rsidR="002E1676" w:rsidRDefault="00000000">
            <w:pPr>
              <w:jc w:val="center"/>
              <w:textAlignment w:val="center"/>
              <w:rPr>
                <w:rFonts w:hint="eastAsia"/>
                <w:i/>
                <w:iCs/>
                <w:color w:val="000000"/>
                <w:sz w:val="18"/>
                <w:szCs w:val="18"/>
              </w:rPr>
            </w:pPr>
            <w:r>
              <w:rPr>
                <w:i/>
                <w:iCs/>
                <w:sz w:val="18"/>
                <w:szCs w:val="18"/>
              </w:rPr>
              <w:t>FUS</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BC93F88" w14:textId="77777777" w:rsidR="002E1676" w:rsidRDefault="00000000">
            <w:pPr>
              <w:jc w:val="center"/>
              <w:textAlignment w:val="center"/>
              <w:rPr>
                <w:rFonts w:hint="eastAsia"/>
                <w:i/>
                <w:iCs/>
                <w:color w:val="000000"/>
                <w:sz w:val="18"/>
                <w:szCs w:val="18"/>
              </w:rPr>
            </w:pPr>
            <w:r>
              <w:rPr>
                <w:i/>
                <w:iCs/>
                <w:sz w:val="18"/>
                <w:szCs w:val="18"/>
              </w:rPr>
              <w:t>KMT2A</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296EFDD" w14:textId="77777777" w:rsidR="002E1676" w:rsidRDefault="00000000">
            <w:pPr>
              <w:jc w:val="center"/>
              <w:textAlignment w:val="center"/>
              <w:rPr>
                <w:rFonts w:hint="eastAsia"/>
                <w:i/>
                <w:iCs/>
                <w:color w:val="000000"/>
                <w:sz w:val="18"/>
                <w:szCs w:val="18"/>
              </w:rPr>
            </w:pPr>
            <w:r>
              <w:rPr>
                <w:i/>
                <w:iCs/>
                <w:sz w:val="18"/>
                <w:szCs w:val="18"/>
              </w:rPr>
              <w:t>NAB2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37CD89D" w14:textId="77777777" w:rsidR="002E1676" w:rsidRDefault="00000000">
            <w:pPr>
              <w:jc w:val="center"/>
              <w:textAlignment w:val="center"/>
              <w:rPr>
                <w:rFonts w:hint="eastAsia"/>
                <w:i/>
                <w:iCs/>
                <w:color w:val="000000"/>
                <w:sz w:val="18"/>
                <w:szCs w:val="18"/>
              </w:rPr>
            </w:pPr>
            <w:r>
              <w:rPr>
                <w:i/>
                <w:iCs/>
                <w:sz w:val="18"/>
                <w:szCs w:val="18"/>
              </w:rPr>
              <w:t>PBX1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78EC504" w14:textId="77777777" w:rsidR="002E1676" w:rsidRDefault="00000000">
            <w:pPr>
              <w:jc w:val="center"/>
              <w:textAlignment w:val="center"/>
              <w:rPr>
                <w:rFonts w:hint="eastAsia"/>
                <w:i/>
                <w:iCs/>
                <w:color w:val="000000"/>
                <w:sz w:val="18"/>
                <w:szCs w:val="18"/>
              </w:rPr>
            </w:pPr>
            <w:r>
              <w:rPr>
                <w:i/>
                <w:iCs/>
                <w:sz w:val="18"/>
                <w:szCs w:val="18"/>
              </w:rPr>
              <w:t>RELA</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B291D52" w14:textId="77777777" w:rsidR="002E1676" w:rsidRDefault="00000000">
            <w:pPr>
              <w:jc w:val="center"/>
              <w:textAlignment w:val="center"/>
              <w:rPr>
                <w:rFonts w:hint="eastAsia"/>
                <w:i/>
                <w:iCs/>
                <w:color w:val="000000"/>
                <w:sz w:val="18"/>
                <w:szCs w:val="18"/>
              </w:rPr>
            </w:pPr>
            <w:r>
              <w:rPr>
                <w:i/>
                <w:iCs/>
                <w:sz w:val="18"/>
                <w:szCs w:val="18"/>
              </w:rPr>
              <w:t>ST3GAL1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35697BA" w14:textId="77777777" w:rsidR="002E1676" w:rsidRDefault="00000000">
            <w:pPr>
              <w:jc w:val="center"/>
              <w:textAlignment w:val="center"/>
              <w:rPr>
                <w:rFonts w:hint="eastAsia"/>
                <w:i/>
                <w:iCs/>
                <w:color w:val="000000"/>
                <w:sz w:val="18"/>
                <w:szCs w:val="18"/>
              </w:rPr>
            </w:pPr>
            <w:r>
              <w:rPr>
                <w:i/>
                <w:iCs/>
                <w:sz w:val="18"/>
                <w:szCs w:val="18"/>
              </w:rPr>
              <w:t>TUT1</w:t>
            </w:r>
          </w:p>
        </w:tc>
      </w:tr>
      <w:tr w:rsidR="002E1676" w14:paraId="675F41CD" w14:textId="77777777">
        <w:trPr>
          <w:trHeight w:hRule="exact" w:val="281"/>
          <w:jc w:val="center"/>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4B68CCA" w14:textId="77777777" w:rsidR="002E1676" w:rsidRDefault="00000000">
            <w:pPr>
              <w:jc w:val="center"/>
              <w:textAlignment w:val="center"/>
              <w:rPr>
                <w:rFonts w:hint="eastAsia"/>
                <w:i/>
                <w:iCs/>
                <w:color w:val="000000"/>
                <w:sz w:val="18"/>
                <w:szCs w:val="18"/>
              </w:rPr>
            </w:pPr>
            <w:r>
              <w:rPr>
                <w:i/>
                <w:iCs/>
                <w:sz w:val="18"/>
                <w:szCs w:val="18"/>
              </w:rPr>
              <w:t>ASPSCR1</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A43FA53" w14:textId="77777777" w:rsidR="002E1676" w:rsidRDefault="00000000">
            <w:pPr>
              <w:jc w:val="center"/>
              <w:textAlignment w:val="center"/>
              <w:rPr>
                <w:rFonts w:hint="eastAsia"/>
                <w:i/>
                <w:iCs/>
                <w:color w:val="000000"/>
                <w:sz w:val="18"/>
                <w:szCs w:val="18"/>
              </w:rPr>
            </w:pPr>
            <w:r>
              <w:rPr>
                <w:i/>
                <w:iCs/>
                <w:sz w:val="18"/>
                <w:szCs w:val="18"/>
              </w:rPr>
              <w:t>CITED2</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CE70CEF" w14:textId="77777777" w:rsidR="002E1676" w:rsidRDefault="00000000">
            <w:pPr>
              <w:jc w:val="center"/>
              <w:textAlignment w:val="center"/>
              <w:rPr>
                <w:rFonts w:hint="eastAsia"/>
                <w:i/>
                <w:iCs/>
                <w:color w:val="000000"/>
                <w:sz w:val="18"/>
                <w:szCs w:val="18"/>
              </w:rPr>
            </w:pPr>
            <w:r>
              <w:rPr>
                <w:i/>
                <w:iCs/>
                <w:sz w:val="18"/>
                <w:szCs w:val="18"/>
              </w:rPr>
              <w:t>ERBB2</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6E7EAF1" w14:textId="77777777" w:rsidR="002E1676" w:rsidRDefault="00000000">
            <w:pPr>
              <w:jc w:val="center"/>
              <w:textAlignment w:val="center"/>
              <w:rPr>
                <w:rFonts w:hint="eastAsia"/>
                <w:i/>
                <w:iCs/>
                <w:color w:val="000000"/>
                <w:sz w:val="18"/>
                <w:szCs w:val="18"/>
              </w:rPr>
            </w:pPr>
            <w:r>
              <w:rPr>
                <w:i/>
                <w:iCs/>
                <w:sz w:val="18"/>
                <w:szCs w:val="18"/>
              </w:rPr>
              <w:t>GAB1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A2CE947" w14:textId="77777777" w:rsidR="002E1676" w:rsidRDefault="00000000">
            <w:pPr>
              <w:jc w:val="center"/>
              <w:textAlignment w:val="center"/>
              <w:rPr>
                <w:rFonts w:hint="eastAsia"/>
                <w:i/>
                <w:iCs/>
                <w:color w:val="000000"/>
                <w:sz w:val="18"/>
                <w:szCs w:val="18"/>
              </w:rPr>
            </w:pPr>
            <w:r>
              <w:rPr>
                <w:i/>
                <w:iCs/>
                <w:sz w:val="18"/>
                <w:szCs w:val="18"/>
              </w:rPr>
              <w:t>KRAS</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7FE3ECF" w14:textId="77777777" w:rsidR="002E1676" w:rsidRDefault="00000000">
            <w:pPr>
              <w:jc w:val="center"/>
              <w:textAlignment w:val="center"/>
              <w:rPr>
                <w:rFonts w:hint="eastAsia"/>
                <w:i/>
                <w:iCs/>
                <w:color w:val="000000"/>
                <w:sz w:val="18"/>
                <w:szCs w:val="18"/>
              </w:rPr>
            </w:pPr>
            <w:r>
              <w:rPr>
                <w:i/>
                <w:iCs/>
                <w:sz w:val="18"/>
                <w:szCs w:val="18"/>
              </w:rPr>
              <w:t>NANS</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FBC41E6" w14:textId="77777777" w:rsidR="002E1676" w:rsidRDefault="00000000">
            <w:pPr>
              <w:jc w:val="center"/>
              <w:textAlignment w:val="center"/>
              <w:rPr>
                <w:rFonts w:hint="eastAsia"/>
                <w:i/>
                <w:iCs/>
                <w:color w:val="000000"/>
                <w:sz w:val="18"/>
                <w:szCs w:val="18"/>
              </w:rPr>
            </w:pPr>
            <w:r>
              <w:rPr>
                <w:i/>
                <w:iCs/>
                <w:sz w:val="18"/>
                <w:szCs w:val="18"/>
              </w:rPr>
              <w:t>PBX3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438DEF6" w14:textId="77777777" w:rsidR="002E1676" w:rsidRDefault="00000000">
            <w:pPr>
              <w:jc w:val="center"/>
              <w:textAlignment w:val="center"/>
              <w:rPr>
                <w:rFonts w:hint="eastAsia"/>
                <w:i/>
                <w:iCs/>
                <w:color w:val="000000"/>
                <w:sz w:val="18"/>
                <w:szCs w:val="18"/>
              </w:rPr>
            </w:pPr>
            <w:r>
              <w:rPr>
                <w:i/>
                <w:iCs/>
                <w:sz w:val="18"/>
                <w:szCs w:val="18"/>
              </w:rPr>
              <w:t>RET</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4CE4502" w14:textId="77777777" w:rsidR="002E1676" w:rsidRDefault="00000000">
            <w:pPr>
              <w:jc w:val="center"/>
              <w:textAlignment w:val="center"/>
              <w:rPr>
                <w:rFonts w:hint="eastAsia"/>
                <w:i/>
                <w:iCs/>
                <w:color w:val="000000"/>
                <w:sz w:val="18"/>
                <w:szCs w:val="18"/>
              </w:rPr>
            </w:pPr>
            <w:r>
              <w:rPr>
                <w:i/>
                <w:iCs/>
                <w:sz w:val="18"/>
                <w:szCs w:val="18"/>
              </w:rPr>
              <w:t>STAT6</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83A15B2" w14:textId="77777777" w:rsidR="002E1676" w:rsidRDefault="00000000">
            <w:pPr>
              <w:jc w:val="center"/>
              <w:textAlignment w:val="center"/>
              <w:rPr>
                <w:rFonts w:hint="eastAsia"/>
                <w:i/>
                <w:iCs/>
                <w:color w:val="000000"/>
                <w:sz w:val="18"/>
                <w:szCs w:val="18"/>
              </w:rPr>
            </w:pPr>
            <w:r>
              <w:rPr>
                <w:i/>
                <w:iCs/>
                <w:sz w:val="18"/>
                <w:szCs w:val="18"/>
              </w:rPr>
              <w:t>USP6</w:t>
            </w:r>
          </w:p>
        </w:tc>
      </w:tr>
      <w:tr w:rsidR="002E1676" w14:paraId="46EB132F" w14:textId="77777777">
        <w:trPr>
          <w:trHeight w:hRule="exact" w:val="281"/>
          <w:jc w:val="center"/>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C6C444B" w14:textId="77777777" w:rsidR="002E1676" w:rsidRDefault="00000000">
            <w:pPr>
              <w:jc w:val="center"/>
              <w:textAlignment w:val="center"/>
              <w:rPr>
                <w:rFonts w:hint="eastAsia"/>
                <w:i/>
                <w:iCs/>
                <w:color w:val="000000"/>
                <w:sz w:val="18"/>
                <w:szCs w:val="18"/>
              </w:rPr>
            </w:pPr>
            <w:r>
              <w:rPr>
                <w:i/>
                <w:iCs/>
                <w:sz w:val="18"/>
                <w:szCs w:val="18"/>
              </w:rPr>
              <w:t>ATF1</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084BD85" w14:textId="77777777" w:rsidR="002E1676" w:rsidRDefault="00000000">
            <w:pPr>
              <w:jc w:val="center"/>
              <w:textAlignment w:val="center"/>
              <w:rPr>
                <w:rFonts w:hint="eastAsia"/>
                <w:i/>
                <w:iCs/>
                <w:color w:val="000000"/>
                <w:sz w:val="18"/>
                <w:szCs w:val="18"/>
              </w:rPr>
            </w:pPr>
            <w:r>
              <w:rPr>
                <w:i/>
                <w:iCs/>
                <w:sz w:val="18"/>
                <w:szCs w:val="18"/>
              </w:rPr>
              <w:t>CLIP2</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F679413" w14:textId="77777777" w:rsidR="002E1676" w:rsidRDefault="00000000">
            <w:pPr>
              <w:jc w:val="center"/>
              <w:textAlignment w:val="center"/>
              <w:rPr>
                <w:rFonts w:hint="eastAsia"/>
                <w:i/>
                <w:iCs/>
                <w:color w:val="000000"/>
                <w:sz w:val="18"/>
                <w:szCs w:val="18"/>
              </w:rPr>
            </w:pPr>
            <w:r>
              <w:rPr>
                <w:i/>
                <w:iCs/>
                <w:sz w:val="18"/>
                <w:szCs w:val="18"/>
              </w:rPr>
              <w:t>ERBB4</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3A86103" w14:textId="77777777" w:rsidR="002E1676" w:rsidRDefault="00000000">
            <w:pPr>
              <w:jc w:val="center"/>
              <w:textAlignment w:val="center"/>
              <w:rPr>
                <w:rFonts w:hint="eastAsia"/>
                <w:i/>
                <w:iCs/>
                <w:color w:val="000000"/>
                <w:sz w:val="18"/>
                <w:szCs w:val="18"/>
              </w:rPr>
            </w:pPr>
            <w:r>
              <w:rPr>
                <w:i/>
                <w:iCs/>
                <w:sz w:val="18"/>
                <w:szCs w:val="18"/>
              </w:rPr>
              <w:t>GLI1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D9E8E33" w14:textId="77777777" w:rsidR="002E1676" w:rsidRDefault="00000000">
            <w:pPr>
              <w:jc w:val="center"/>
              <w:textAlignment w:val="center"/>
              <w:rPr>
                <w:rFonts w:hint="eastAsia"/>
                <w:i/>
                <w:iCs/>
                <w:color w:val="000000"/>
                <w:sz w:val="18"/>
                <w:szCs w:val="18"/>
              </w:rPr>
            </w:pPr>
            <w:r>
              <w:rPr>
                <w:i/>
                <w:iCs/>
                <w:sz w:val="18"/>
                <w:szCs w:val="18"/>
              </w:rPr>
              <w:t>LMNA</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6C219C3" w14:textId="77777777" w:rsidR="002E1676" w:rsidRDefault="00000000">
            <w:pPr>
              <w:jc w:val="center"/>
              <w:textAlignment w:val="center"/>
              <w:rPr>
                <w:rFonts w:hint="eastAsia"/>
                <w:i/>
                <w:iCs/>
                <w:color w:val="000000"/>
                <w:sz w:val="18"/>
                <w:szCs w:val="18"/>
              </w:rPr>
            </w:pPr>
            <w:r>
              <w:rPr>
                <w:i/>
                <w:iCs/>
                <w:sz w:val="18"/>
                <w:szCs w:val="18"/>
              </w:rPr>
              <w:t>NARS1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F632281" w14:textId="77777777" w:rsidR="002E1676" w:rsidRDefault="00000000">
            <w:pPr>
              <w:jc w:val="center"/>
              <w:textAlignment w:val="center"/>
              <w:rPr>
                <w:rFonts w:hint="eastAsia"/>
                <w:i/>
                <w:iCs/>
                <w:color w:val="000000"/>
                <w:sz w:val="18"/>
                <w:szCs w:val="18"/>
              </w:rPr>
            </w:pPr>
            <w:r>
              <w:rPr>
                <w:i/>
                <w:iCs/>
                <w:sz w:val="18"/>
                <w:szCs w:val="18"/>
              </w:rPr>
              <w:t>PDGFB</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92FB8CF" w14:textId="77777777" w:rsidR="002E1676" w:rsidRDefault="00000000">
            <w:pPr>
              <w:jc w:val="center"/>
              <w:textAlignment w:val="center"/>
              <w:rPr>
                <w:rFonts w:hint="eastAsia"/>
                <w:i/>
                <w:iCs/>
                <w:color w:val="000000"/>
                <w:sz w:val="18"/>
                <w:szCs w:val="18"/>
              </w:rPr>
            </w:pPr>
            <w:r>
              <w:rPr>
                <w:i/>
                <w:iCs/>
                <w:sz w:val="18"/>
                <w:szCs w:val="18"/>
              </w:rPr>
              <w:t>RIPK4</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6D1A01C" w14:textId="77777777" w:rsidR="002E1676" w:rsidRDefault="00000000">
            <w:pPr>
              <w:jc w:val="center"/>
              <w:textAlignment w:val="center"/>
              <w:rPr>
                <w:rFonts w:hint="eastAsia"/>
                <w:i/>
                <w:iCs/>
                <w:color w:val="000000"/>
                <w:sz w:val="18"/>
                <w:szCs w:val="18"/>
              </w:rPr>
            </w:pPr>
            <w:r>
              <w:rPr>
                <w:i/>
                <w:iCs/>
                <w:sz w:val="18"/>
                <w:szCs w:val="18"/>
              </w:rPr>
              <w:t>STATH</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2F833E1" w14:textId="77777777" w:rsidR="002E1676" w:rsidRDefault="00000000">
            <w:pPr>
              <w:jc w:val="center"/>
              <w:textAlignment w:val="center"/>
              <w:rPr>
                <w:rFonts w:hint="eastAsia"/>
                <w:i/>
                <w:iCs/>
                <w:color w:val="000000"/>
                <w:sz w:val="18"/>
                <w:szCs w:val="18"/>
              </w:rPr>
            </w:pPr>
            <w:r>
              <w:rPr>
                <w:i/>
                <w:iCs/>
                <w:sz w:val="18"/>
                <w:szCs w:val="18"/>
              </w:rPr>
              <w:t>VCL</w:t>
            </w:r>
          </w:p>
        </w:tc>
      </w:tr>
      <w:tr w:rsidR="002E1676" w14:paraId="0222C3B7" w14:textId="77777777">
        <w:trPr>
          <w:trHeight w:hRule="exact" w:val="281"/>
          <w:jc w:val="center"/>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34BC0C0" w14:textId="77777777" w:rsidR="002E1676" w:rsidRDefault="00000000">
            <w:pPr>
              <w:jc w:val="center"/>
              <w:textAlignment w:val="center"/>
              <w:rPr>
                <w:rFonts w:hint="eastAsia"/>
                <w:i/>
                <w:iCs/>
                <w:color w:val="000000"/>
                <w:sz w:val="18"/>
                <w:szCs w:val="18"/>
              </w:rPr>
            </w:pPr>
            <w:r>
              <w:rPr>
                <w:i/>
                <w:iCs/>
                <w:sz w:val="18"/>
                <w:szCs w:val="18"/>
              </w:rPr>
              <w:t>ATIC</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C2E54F3" w14:textId="77777777" w:rsidR="002E1676" w:rsidRDefault="00000000">
            <w:pPr>
              <w:jc w:val="center"/>
              <w:textAlignment w:val="center"/>
              <w:rPr>
                <w:rFonts w:hint="eastAsia"/>
                <w:i/>
                <w:iCs/>
                <w:color w:val="000000"/>
                <w:sz w:val="18"/>
                <w:szCs w:val="18"/>
              </w:rPr>
            </w:pPr>
            <w:r>
              <w:rPr>
                <w:i/>
                <w:iCs/>
                <w:sz w:val="18"/>
                <w:szCs w:val="18"/>
              </w:rPr>
              <w:t>CLTC</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87DC7E5" w14:textId="77777777" w:rsidR="002E1676" w:rsidRDefault="00000000">
            <w:pPr>
              <w:jc w:val="center"/>
              <w:textAlignment w:val="center"/>
              <w:rPr>
                <w:rFonts w:hint="eastAsia"/>
                <w:i/>
                <w:iCs/>
                <w:color w:val="000000"/>
                <w:sz w:val="18"/>
                <w:szCs w:val="18"/>
              </w:rPr>
            </w:pPr>
            <w:r>
              <w:rPr>
                <w:i/>
                <w:iCs/>
                <w:sz w:val="18"/>
                <w:szCs w:val="18"/>
              </w:rPr>
              <w:t>ERG</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C6A58F4" w14:textId="77777777" w:rsidR="002E1676" w:rsidRDefault="00000000">
            <w:pPr>
              <w:jc w:val="center"/>
              <w:textAlignment w:val="center"/>
              <w:rPr>
                <w:rFonts w:hint="eastAsia"/>
                <w:i/>
                <w:iCs/>
                <w:color w:val="000000"/>
                <w:sz w:val="18"/>
                <w:szCs w:val="18"/>
              </w:rPr>
            </w:pPr>
            <w:r>
              <w:rPr>
                <w:i/>
                <w:iCs/>
                <w:sz w:val="18"/>
                <w:szCs w:val="18"/>
              </w:rPr>
              <w:t>GLI2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6E394C2" w14:textId="77777777" w:rsidR="002E1676" w:rsidRDefault="00000000">
            <w:pPr>
              <w:jc w:val="center"/>
              <w:textAlignment w:val="center"/>
              <w:rPr>
                <w:rFonts w:hint="eastAsia"/>
                <w:i/>
                <w:iCs/>
                <w:color w:val="000000"/>
                <w:sz w:val="18"/>
                <w:szCs w:val="18"/>
              </w:rPr>
            </w:pPr>
            <w:r>
              <w:rPr>
                <w:i/>
                <w:iCs/>
                <w:sz w:val="18"/>
                <w:szCs w:val="18"/>
              </w:rPr>
              <w:t>LPP</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3CEA3BB" w14:textId="77777777" w:rsidR="002E1676" w:rsidRDefault="00000000">
            <w:pPr>
              <w:jc w:val="center"/>
              <w:textAlignment w:val="center"/>
              <w:rPr>
                <w:rFonts w:hint="eastAsia"/>
                <w:i/>
                <w:iCs/>
                <w:color w:val="000000"/>
                <w:sz w:val="18"/>
                <w:szCs w:val="18"/>
              </w:rPr>
            </w:pPr>
            <w:r>
              <w:rPr>
                <w:i/>
                <w:iCs/>
                <w:sz w:val="18"/>
                <w:szCs w:val="18"/>
              </w:rPr>
              <w:t>NCOA1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96BFAD4" w14:textId="77777777" w:rsidR="002E1676" w:rsidRDefault="00000000">
            <w:pPr>
              <w:jc w:val="center"/>
              <w:textAlignment w:val="center"/>
              <w:rPr>
                <w:rFonts w:hint="eastAsia"/>
                <w:i/>
                <w:iCs/>
                <w:color w:val="000000"/>
                <w:sz w:val="18"/>
                <w:szCs w:val="18"/>
              </w:rPr>
            </w:pPr>
            <w:r>
              <w:rPr>
                <w:i/>
                <w:iCs/>
                <w:sz w:val="18"/>
                <w:szCs w:val="18"/>
              </w:rPr>
              <w:t>PDGFD</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E824BD7" w14:textId="77777777" w:rsidR="002E1676" w:rsidRDefault="00000000">
            <w:pPr>
              <w:jc w:val="center"/>
              <w:textAlignment w:val="center"/>
              <w:rPr>
                <w:rFonts w:hint="eastAsia"/>
                <w:i/>
                <w:iCs/>
                <w:color w:val="000000"/>
                <w:sz w:val="18"/>
                <w:szCs w:val="18"/>
              </w:rPr>
            </w:pPr>
            <w:r>
              <w:rPr>
                <w:i/>
                <w:iCs/>
                <w:sz w:val="18"/>
                <w:szCs w:val="18"/>
              </w:rPr>
              <w:t>ROS1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7A4531E" w14:textId="77777777" w:rsidR="002E1676" w:rsidRDefault="00000000">
            <w:pPr>
              <w:jc w:val="center"/>
              <w:textAlignment w:val="center"/>
              <w:rPr>
                <w:rFonts w:hint="eastAsia"/>
                <w:i/>
                <w:iCs/>
                <w:color w:val="000000"/>
                <w:sz w:val="18"/>
                <w:szCs w:val="18"/>
              </w:rPr>
            </w:pPr>
            <w:r>
              <w:rPr>
                <w:i/>
                <w:iCs/>
                <w:sz w:val="18"/>
                <w:szCs w:val="18"/>
              </w:rPr>
              <w:t>STK11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61581D7" w14:textId="77777777" w:rsidR="002E1676" w:rsidRDefault="00000000">
            <w:pPr>
              <w:jc w:val="center"/>
              <w:textAlignment w:val="center"/>
              <w:rPr>
                <w:rFonts w:hint="eastAsia"/>
                <w:i/>
                <w:iCs/>
                <w:color w:val="000000"/>
                <w:sz w:val="18"/>
                <w:szCs w:val="18"/>
              </w:rPr>
            </w:pPr>
            <w:r>
              <w:rPr>
                <w:i/>
                <w:iCs/>
                <w:sz w:val="18"/>
                <w:szCs w:val="18"/>
              </w:rPr>
              <w:t>VCP</w:t>
            </w:r>
          </w:p>
        </w:tc>
      </w:tr>
      <w:tr w:rsidR="002E1676" w14:paraId="0EB02A85" w14:textId="77777777">
        <w:trPr>
          <w:trHeight w:hRule="exact" w:val="281"/>
          <w:jc w:val="center"/>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ABAF636" w14:textId="77777777" w:rsidR="002E1676" w:rsidRDefault="00000000">
            <w:pPr>
              <w:jc w:val="center"/>
              <w:textAlignment w:val="center"/>
              <w:rPr>
                <w:rFonts w:hint="eastAsia"/>
                <w:i/>
                <w:iCs/>
                <w:color w:val="000000"/>
                <w:sz w:val="18"/>
                <w:szCs w:val="18"/>
              </w:rPr>
            </w:pPr>
            <w:r>
              <w:rPr>
                <w:i/>
                <w:iCs/>
                <w:sz w:val="18"/>
                <w:szCs w:val="18"/>
              </w:rPr>
              <w:t>ATP6AP1</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18427F9" w14:textId="77777777" w:rsidR="002E1676" w:rsidRDefault="00000000">
            <w:pPr>
              <w:jc w:val="center"/>
              <w:textAlignment w:val="center"/>
              <w:rPr>
                <w:rFonts w:hint="eastAsia"/>
                <w:i/>
                <w:iCs/>
                <w:color w:val="000000"/>
                <w:sz w:val="18"/>
                <w:szCs w:val="18"/>
              </w:rPr>
            </w:pPr>
            <w:r>
              <w:rPr>
                <w:i/>
                <w:iCs/>
                <w:sz w:val="18"/>
                <w:szCs w:val="18"/>
              </w:rPr>
              <w:t>CNBP</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5FE4854" w14:textId="77777777" w:rsidR="002E1676" w:rsidRDefault="00000000">
            <w:pPr>
              <w:jc w:val="center"/>
              <w:textAlignment w:val="center"/>
              <w:rPr>
                <w:rFonts w:hint="eastAsia"/>
                <w:i/>
                <w:iCs/>
                <w:color w:val="000000"/>
                <w:sz w:val="18"/>
                <w:szCs w:val="18"/>
              </w:rPr>
            </w:pPr>
            <w:r>
              <w:rPr>
                <w:i/>
                <w:iCs/>
                <w:sz w:val="18"/>
                <w:szCs w:val="18"/>
              </w:rPr>
              <w:t>ESR1</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72970A5" w14:textId="77777777" w:rsidR="002E1676" w:rsidRDefault="00000000">
            <w:pPr>
              <w:jc w:val="center"/>
              <w:textAlignment w:val="center"/>
              <w:rPr>
                <w:rFonts w:hint="eastAsia"/>
                <w:i/>
                <w:iCs/>
                <w:color w:val="000000"/>
                <w:sz w:val="18"/>
                <w:szCs w:val="18"/>
              </w:rPr>
            </w:pPr>
            <w:r>
              <w:rPr>
                <w:i/>
                <w:iCs/>
                <w:sz w:val="18"/>
                <w:szCs w:val="18"/>
              </w:rPr>
              <w:t>GNA11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BD33146" w14:textId="77777777" w:rsidR="002E1676" w:rsidRDefault="00000000">
            <w:pPr>
              <w:jc w:val="center"/>
              <w:textAlignment w:val="center"/>
              <w:rPr>
                <w:rFonts w:hint="eastAsia"/>
                <w:i/>
                <w:iCs/>
                <w:color w:val="000000"/>
                <w:sz w:val="18"/>
                <w:szCs w:val="18"/>
              </w:rPr>
            </w:pPr>
            <w:r>
              <w:rPr>
                <w:i/>
                <w:iCs/>
                <w:sz w:val="18"/>
                <w:szCs w:val="18"/>
              </w:rPr>
              <w:t>LZTR1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0162145" w14:textId="77777777" w:rsidR="002E1676" w:rsidRDefault="00000000">
            <w:pPr>
              <w:jc w:val="center"/>
              <w:textAlignment w:val="center"/>
              <w:rPr>
                <w:rFonts w:hint="eastAsia"/>
                <w:i/>
                <w:iCs/>
                <w:color w:val="000000"/>
                <w:sz w:val="18"/>
                <w:szCs w:val="18"/>
              </w:rPr>
            </w:pPr>
            <w:r>
              <w:rPr>
                <w:i/>
                <w:iCs/>
                <w:sz w:val="18"/>
                <w:szCs w:val="18"/>
              </w:rPr>
              <w:t>NCOA2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C0741E8" w14:textId="77777777" w:rsidR="002E1676" w:rsidRDefault="00000000">
            <w:pPr>
              <w:jc w:val="center"/>
              <w:textAlignment w:val="center"/>
              <w:rPr>
                <w:rFonts w:hint="eastAsia"/>
                <w:i/>
                <w:iCs/>
                <w:color w:val="000000"/>
                <w:sz w:val="18"/>
                <w:szCs w:val="18"/>
              </w:rPr>
            </w:pPr>
            <w:r>
              <w:rPr>
                <w:i/>
                <w:iCs/>
                <w:sz w:val="18"/>
                <w:szCs w:val="18"/>
              </w:rPr>
              <w:t>PDGFRA</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D786C6C" w14:textId="77777777" w:rsidR="002E1676" w:rsidRDefault="00000000">
            <w:pPr>
              <w:jc w:val="center"/>
              <w:textAlignment w:val="center"/>
              <w:rPr>
                <w:rFonts w:hint="eastAsia"/>
                <w:i/>
                <w:iCs/>
                <w:color w:val="000000"/>
                <w:sz w:val="18"/>
                <w:szCs w:val="18"/>
              </w:rPr>
            </w:pPr>
            <w:r>
              <w:rPr>
                <w:i/>
                <w:iCs/>
                <w:sz w:val="18"/>
                <w:szCs w:val="18"/>
              </w:rPr>
              <w:t>RPS6KB2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FE450E9" w14:textId="77777777" w:rsidR="002E1676" w:rsidRDefault="00000000">
            <w:pPr>
              <w:jc w:val="center"/>
              <w:textAlignment w:val="center"/>
              <w:rPr>
                <w:rFonts w:hint="eastAsia"/>
                <w:i/>
                <w:iCs/>
                <w:color w:val="000000"/>
                <w:sz w:val="18"/>
                <w:szCs w:val="18"/>
              </w:rPr>
            </w:pPr>
            <w:r>
              <w:rPr>
                <w:i/>
                <w:iCs/>
                <w:sz w:val="18"/>
                <w:szCs w:val="18"/>
              </w:rPr>
              <w:t>STRN</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500E725" w14:textId="77777777" w:rsidR="002E1676" w:rsidRDefault="00000000">
            <w:pPr>
              <w:jc w:val="center"/>
              <w:textAlignment w:val="center"/>
              <w:rPr>
                <w:rFonts w:hint="eastAsia"/>
                <w:i/>
                <w:iCs/>
                <w:color w:val="000000"/>
                <w:sz w:val="18"/>
                <w:szCs w:val="18"/>
              </w:rPr>
            </w:pPr>
            <w:r>
              <w:rPr>
                <w:i/>
                <w:iCs/>
                <w:sz w:val="18"/>
                <w:szCs w:val="18"/>
              </w:rPr>
              <w:t>VGLL2</w:t>
            </w:r>
          </w:p>
        </w:tc>
      </w:tr>
      <w:tr w:rsidR="002E1676" w14:paraId="213C30EB" w14:textId="77777777">
        <w:trPr>
          <w:trHeight w:hRule="exact" w:val="281"/>
          <w:jc w:val="center"/>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75BED03" w14:textId="77777777" w:rsidR="002E1676" w:rsidRDefault="00000000">
            <w:pPr>
              <w:jc w:val="center"/>
              <w:textAlignment w:val="center"/>
              <w:rPr>
                <w:rFonts w:hint="eastAsia"/>
                <w:i/>
                <w:iCs/>
                <w:color w:val="000000"/>
                <w:sz w:val="18"/>
                <w:szCs w:val="18"/>
              </w:rPr>
            </w:pPr>
            <w:r>
              <w:rPr>
                <w:i/>
                <w:iCs/>
                <w:sz w:val="18"/>
                <w:szCs w:val="18"/>
              </w:rPr>
              <w:t>ATP6AP2</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CA04483" w14:textId="77777777" w:rsidR="002E1676" w:rsidRDefault="00000000">
            <w:pPr>
              <w:jc w:val="center"/>
              <w:textAlignment w:val="center"/>
              <w:rPr>
                <w:rFonts w:hint="eastAsia"/>
                <w:i/>
                <w:iCs/>
                <w:color w:val="000000"/>
                <w:sz w:val="18"/>
                <w:szCs w:val="18"/>
              </w:rPr>
            </w:pPr>
            <w:r>
              <w:rPr>
                <w:i/>
                <w:iCs/>
                <w:sz w:val="18"/>
                <w:szCs w:val="18"/>
              </w:rPr>
              <w:t>COL12A1</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B7126CF" w14:textId="77777777" w:rsidR="002E1676" w:rsidRDefault="00000000">
            <w:pPr>
              <w:jc w:val="center"/>
              <w:textAlignment w:val="center"/>
              <w:rPr>
                <w:rFonts w:hint="eastAsia"/>
                <w:i/>
                <w:iCs/>
                <w:color w:val="000000"/>
                <w:sz w:val="18"/>
                <w:szCs w:val="18"/>
              </w:rPr>
            </w:pPr>
            <w:r>
              <w:rPr>
                <w:i/>
                <w:iCs/>
                <w:sz w:val="18"/>
                <w:szCs w:val="18"/>
              </w:rPr>
              <w:t>ESRP1</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EEACF81" w14:textId="77777777" w:rsidR="002E1676" w:rsidRDefault="00000000">
            <w:pPr>
              <w:jc w:val="center"/>
              <w:textAlignment w:val="center"/>
              <w:rPr>
                <w:rFonts w:hint="eastAsia"/>
                <w:i/>
                <w:iCs/>
                <w:color w:val="000000"/>
                <w:sz w:val="18"/>
                <w:szCs w:val="18"/>
              </w:rPr>
            </w:pPr>
            <w:r>
              <w:rPr>
                <w:i/>
                <w:iCs/>
                <w:sz w:val="18"/>
                <w:szCs w:val="18"/>
              </w:rPr>
              <w:t>GNAQ</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1276EE4" w14:textId="77777777" w:rsidR="002E1676" w:rsidRDefault="00000000">
            <w:pPr>
              <w:jc w:val="center"/>
              <w:textAlignment w:val="center"/>
              <w:rPr>
                <w:rFonts w:hint="eastAsia"/>
                <w:i/>
                <w:iCs/>
                <w:color w:val="000000"/>
                <w:sz w:val="18"/>
                <w:szCs w:val="18"/>
              </w:rPr>
            </w:pPr>
            <w:r>
              <w:rPr>
                <w:i/>
                <w:iCs/>
                <w:sz w:val="18"/>
                <w:szCs w:val="18"/>
              </w:rPr>
              <w:t>MALAT1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0D5F161" w14:textId="77777777" w:rsidR="002E1676" w:rsidRDefault="00000000">
            <w:pPr>
              <w:jc w:val="center"/>
              <w:textAlignment w:val="center"/>
              <w:rPr>
                <w:rFonts w:hint="eastAsia"/>
                <w:i/>
                <w:iCs/>
                <w:color w:val="000000"/>
                <w:sz w:val="18"/>
                <w:szCs w:val="18"/>
              </w:rPr>
            </w:pPr>
            <w:r>
              <w:rPr>
                <w:i/>
                <w:iCs/>
                <w:sz w:val="18"/>
                <w:szCs w:val="18"/>
              </w:rPr>
              <w:t>NCOA3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A99D3D4" w14:textId="77777777" w:rsidR="002E1676" w:rsidRDefault="00000000">
            <w:pPr>
              <w:jc w:val="center"/>
              <w:textAlignment w:val="center"/>
              <w:rPr>
                <w:rFonts w:hint="eastAsia"/>
                <w:i/>
                <w:iCs/>
                <w:color w:val="000000"/>
                <w:sz w:val="18"/>
                <w:szCs w:val="18"/>
              </w:rPr>
            </w:pPr>
            <w:r>
              <w:rPr>
                <w:i/>
                <w:iCs/>
                <w:sz w:val="18"/>
                <w:szCs w:val="18"/>
              </w:rPr>
              <w:t>PDGFRB</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A6051B2" w14:textId="77777777" w:rsidR="002E1676" w:rsidRDefault="00000000">
            <w:pPr>
              <w:jc w:val="center"/>
              <w:textAlignment w:val="center"/>
              <w:rPr>
                <w:rFonts w:hint="eastAsia"/>
                <w:i/>
                <w:iCs/>
                <w:color w:val="000000"/>
                <w:sz w:val="18"/>
                <w:szCs w:val="18"/>
              </w:rPr>
            </w:pPr>
            <w:r>
              <w:rPr>
                <w:i/>
                <w:iCs/>
                <w:sz w:val="18"/>
                <w:szCs w:val="18"/>
              </w:rPr>
              <w:t>RRBP1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C2ADFCC" w14:textId="77777777" w:rsidR="002E1676" w:rsidRDefault="00000000">
            <w:pPr>
              <w:jc w:val="center"/>
              <w:textAlignment w:val="center"/>
              <w:rPr>
                <w:rFonts w:hint="eastAsia"/>
                <w:i/>
                <w:iCs/>
                <w:color w:val="000000"/>
                <w:sz w:val="18"/>
                <w:szCs w:val="18"/>
              </w:rPr>
            </w:pPr>
            <w:r>
              <w:rPr>
                <w:i/>
                <w:iCs/>
                <w:sz w:val="18"/>
                <w:szCs w:val="18"/>
              </w:rPr>
              <w:t>SUZ12</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3D86F8D" w14:textId="77777777" w:rsidR="002E1676" w:rsidRDefault="00000000">
            <w:pPr>
              <w:jc w:val="center"/>
              <w:textAlignment w:val="center"/>
              <w:rPr>
                <w:rFonts w:hint="eastAsia"/>
                <w:i/>
                <w:iCs/>
                <w:color w:val="000000"/>
                <w:sz w:val="18"/>
                <w:szCs w:val="18"/>
              </w:rPr>
            </w:pPr>
            <w:r>
              <w:rPr>
                <w:i/>
                <w:iCs/>
                <w:sz w:val="18"/>
                <w:szCs w:val="18"/>
              </w:rPr>
              <w:t>VHL</w:t>
            </w:r>
          </w:p>
        </w:tc>
      </w:tr>
      <w:tr w:rsidR="002E1676" w14:paraId="579E283E" w14:textId="77777777">
        <w:trPr>
          <w:trHeight w:hRule="exact" w:val="281"/>
          <w:jc w:val="center"/>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D2D5FCB" w14:textId="77777777" w:rsidR="002E1676" w:rsidRDefault="00000000">
            <w:pPr>
              <w:jc w:val="center"/>
              <w:textAlignment w:val="center"/>
              <w:rPr>
                <w:rFonts w:hint="eastAsia"/>
                <w:i/>
                <w:iCs/>
                <w:color w:val="000000"/>
                <w:sz w:val="18"/>
                <w:szCs w:val="18"/>
              </w:rPr>
            </w:pPr>
            <w:r>
              <w:rPr>
                <w:i/>
                <w:iCs/>
                <w:sz w:val="18"/>
                <w:szCs w:val="18"/>
              </w:rPr>
              <w:t>ATRX</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0C0BFF7" w14:textId="77777777" w:rsidR="002E1676" w:rsidRDefault="00000000">
            <w:pPr>
              <w:jc w:val="center"/>
              <w:textAlignment w:val="center"/>
              <w:rPr>
                <w:rFonts w:hint="eastAsia"/>
                <w:i/>
                <w:iCs/>
                <w:color w:val="000000"/>
                <w:sz w:val="18"/>
                <w:szCs w:val="18"/>
              </w:rPr>
            </w:pPr>
            <w:r>
              <w:rPr>
                <w:i/>
                <w:iCs/>
                <w:sz w:val="18"/>
                <w:szCs w:val="18"/>
              </w:rPr>
              <w:t>COL1A1</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D91630A" w14:textId="77777777" w:rsidR="002E1676" w:rsidRDefault="00000000">
            <w:pPr>
              <w:jc w:val="center"/>
              <w:textAlignment w:val="center"/>
              <w:rPr>
                <w:rFonts w:hint="eastAsia"/>
                <w:i/>
                <w:iCs/>
                <w:color w:val="000000"/>
                <w:sz w:val="18"/>
                <w:szCs w:val="18"/>
              </w:rPr>
            </w:pPr>
            <w:r>
              <w:rPr>
                <w:i/>
                <w:iCs/>
                <w:sz w:val="18"/>
                <w:szCs w:val="18"/>
              </w:rPr>
              <w:t>ETV1</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D91374C" w14:textId="77777777" w:rsidR="002E1676" w:rsidRDefault="00000000">
            <w:pPr>
              <w:jc w:val="center"/>
              <w:textAlignment w:val="center"/>
              <w:rPr>
                <w:rFonts w:hint="eastAsia"/>
                <w:i/>
                <w:iCs/>
                <w:color w:val="000000"/>
                <w:sz w:val="18"/>
                <w:szCs w:val="18"/>
              </w:rPr>
            </w:pPr>
            <w:r>
              <w:rPr>
                <w:i/>
                <w:iCs/>
                <w:sz w:val="18"/>
                <w:szCs w:val="18"/>
              </w:rPr>
              <w:t>GNAS</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7032F16" w14:textId="77777777" w:rsidR="002E1676" w:rsidRDefault="00000000">
            <w:pPr>
              <w:jc w:val="center"/>
              <w:textAlignment w:val="center"/>
              <w:rPr>
                <w:rFonts w:hint="eastAsia"/>
                <w:i/>
                <w:iCs/>
                <w:color w:val="000000"/>
                <w:sz w:val="18"/>
                <w:szCs w:val="18"/>
              </w:rPr>
            </w:pPr>
            <w:r>
              <w:rPr>
                <w:i/>
                <w:iCs/>
                <w:sz w:val="18"/>
                <w:szCs w:val="18"/>
              </w:rPr>
              <w:t>MAML2</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032159E" w14:textId="77777777" w:rsidR="002E1676" w:rsidRDefault="00000000">
            <w:pPr>
              <w:jc w:val="center"/>
              <w:textAlignment w:val="center"/>
              <w:rPr>
                <w:rFonts w:hint="eastAsia"/>
                <w:i/>
                <w:iCs/>
                <w:color w:val="000000"/>
                <w:sz w:val="18"/>
                <w:szCs w:val="18"/>
              </w:rPr>
            </w:pPr>
            <w:r>
              <w:rPr>
                <w:i/>
                <w:iCs/>
                <w:sz w:val="18"/>
                <w:szCs w:val="18"/>
              </w:rPr>
              <w:t>NCOA4</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C7411D6" w14:textId="77777777" w:rsidR="002E1676" w:rsidRDefault="00000000">
            <w:pPr>
              <w:jc w:val="center"/>
              <w:textAlignment w:val="center"/>
              <w:rPr>
                <w:rFonts w:hint="eastAsia"/>
                <w:i/>
                <w:iCs/>
                <w:color w:val="000000"/>
                <w:sz w:val="18"/>
                <w:szCs w:val="18"/>
              </w:rPr>
            </w:pPr>
            <w:r>
              <w:rPr>
                <w:i/>
                <w:iCs/>
                <w:sz w:val="18"/>
                <w:szCs w:val="18"/>
              </w:rPr>
              <w:t>PDZRN3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BDD0480" w14:textId="77777777" w:rsidR="002E1676" w:rsidRDefault="00000000">
            <w:pPr>
              <w:jc w:val="center"/>
              <w:textAlignment w:val="center"/>
              <w:rPr>
                <w:rFonts w:hint="eastAsia"/>
                <w:i/>
                <w:iCs/>
                <w:color w:val="000000"/>
                <w:sz w:val="18"/>
                <w:szCs w:val="18"/>
              </w:rPr>
            </w:pPr>
            <w:r>
              <w:rPr>
                <w:i/>
                <w:iCs/>
                <w:sz w:val="18"/>
                <w:szCs w:val="18"/>
              </w:rPr>
              <w:t>RSF1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9028075" w14:textId="77777777" w:rsidR="002E1676" w:rsidRDefault="00000000">
            <w:pPr>
              <w:jc w:val="center"/>
              <w:textAlignment w:val="center"/>
              <w:rPr>
                <w:rFonts w:hint="eastAsia"/>
                <w:i/>
                <w:iCs/>
                <w:color w:val="000000"/>
                <w:sz w:val="18"/>
                <w:szCs w:val="18"/>
              </w:rPr>
            </w:pPr>
            <w:r>
              <w:rPr>
                <w:i/>
                <w:iCs/>
                <w:sz w:val="18"/>
                <w:szCs w:val="18"/>
              </w:rPr>
              <w:t>TACC1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0070029" w14:textId="77777777" w:rsidR="002E1676" w:rsidRDefault="00000000">
            <w:pPr>
              <w:jc w:val="center"/>
              <w:textAlignment w:val="center"/>
              <w:rPr>
                <w:rFonts w:hint="eastAsia"/>
                <w:i/>
                <w:iCs/>
                <w:color w:val="000000"/>
                <w:sz w:val="18"/>
                <w:szCs w:val="18"/>
              </w:rPr>
            </w:pPr>
            <w:r>
              <w:rPr>
                <w:i/>
                <w:iCs/>
                <w:sz w:val="18"/>
                <w:szCs w:val="18"/>
              </w:rPr>
              <w:t>VIM</w:t>
            </w:r>
          </w:p>
        </w:tc>
      </w:tr>
      <w:tr w:rsidR="002E1676" w14:paraId="28B4AB4C" w14:textId="77777777">
        <w:trPr>
          <w:trHeight w:hRule="exact" w:val="281"/>
          <w:jc w:val="center"/>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97ABC65" w14:textId="77777777" w:rsidR="002E1676" w:rsidRDefault="00000000">
            <w:pPr>
              <w:jc w:val="center"/>
              <w:textAlignment w:val="center"/>
              <w:rPr>
                <w:rFonts w:hint="eastAsia"/>
                <w:i/>
                <w:iCs/>
                <w:color w:val="000000"/>
                <w:sz w:val="18"/>
                <w:szCs w:val="18"/>
              </w:rPr>
            </w:pPr>
            <w:r>
              <w:rPr>
                <w:i/>
                <w:iCs/>
                <w:sz w:val="18"/>
                <w:szCs w:val="18"/>
              </w:rPr>
              <w:t>AXL</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49A61C9" w14:textId="77777777" w:rsidR="002E1676" w:rsidRDefault="00000000">
            <w:pPr>
              <w:jc w:val="center"/>
              <w:textAlignment w:val="center"/>
              <w:rPr>
                <w:rFonts w:hint="eastAsia"/>
                <w:i/>
                <w:iCs/>
                <w:color w:val="000000"/>
                <w:sz w:val="18"/>
                <w:szCs w:val="18"/>
              </w:rPr>
            </w:pPr>
            <w:r>
              <w:rPr>
                <w:i/>
                <w:iCs/>
                <w:sz w:val="18"/>
                <w:szCs w:val="18"/>
              </w:rPr>
              <w:t>COL1A2</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1A60F7F" w14:textId="77777777" w:rsidR="002E1676" w:rsidRDefault="00000000">
            <w:pPr>
              <w:jc w:val="center"/>
              <w:textAlignment w:val="center"/>
              <w:rPr>
                <w:rFonts w:hint="eastAsia"/>
                <w:i/>
                <w:iCs/>
                <w:color w:val="000000"/>
                <w:sz w:val="18"/>
                <w:szCs w:val="18"/>
              </w:rPr>
            </w:pPr>
            <w:r>
              <w:rPr>
                <w:i/>
                <w:iCs/>
                <w:sz w:val="18"/>
                <w:szCs w:val="18"/>
              </w:rPr>
              <w:t>ETV4</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AAD4CCE" w14:textId="77777777" w:rsidR="002E1676" w:rsidRDefault="00000000">
            <w:pPr>
              <w:jc w:val="center"/>
              <w:textAlignment w:val="center"/>
              <w:rPr>
                <w:rFonts w:hint="eastAsia"/>
                <w:i/>
                <w:iCs/>
                <w:color w:val="000000"/>
                <w:sz w:val="18"/>
                <w:szCs w:val="18"/>
              </w:rPr>
            </w:pPr>
            <w:r>
              <w:rPr>
                <w:i/>
                <w:iCs/>
                <w:sz w:val="18"/>
                <w:szCs w:val="18"/>
              </w:rPr>
              <w:t>GPT</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5687A97" w14:textId="77777777" w:rsidR="002E1676" w:rsidRDefault="00000000">
            <w:pPr>
              <w:jc w:val="center"/>
              <w:textAlignment w:val="center"/>
              <w:rPr>
                <w:rFonts w:hint="eastAsia"/>
                <w:i/>
                <w:iCs/>
                <w:color w:val="000000"/>
                <w:sz w:val="18"/>
                <w:szCs w:val="18"/>
              </w:rPr>
            </w:pPr>
            <w:r>
              <w:rPr>
                <w:i/>
                <w:iCs/>
                <w:sz w:val="18"/>
                <w:szCs w:val="18"/>
              </w:rPr>
              <w:t>MAML3</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433C114" w14:textId="77777777" w:rsidR="002E1676" w:rsidRDefault="00000000">
            <w:pPr>
              <w:jc w:val="center"/>
              <w:textAlignment w:val="center"/>
              <w:rPr>
                <w:rFonts w:hint="eastAsia"/>
                <w:i/>
                <w:iCs/>
                <w:color w:val="000000"/>
                <w:sz w:val="18"/>
                <w:szCs w:val="18"/>
              </w:rPr>
            </w:pPr>
            <w:r>
              <w:rPr>
                <w:i/>
                <w:iCs/>
                <w:sz w:val="18"/>
                <w:szCs w:val="18"/>
              </w:rPr>
              <w:t>NF1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0830E62" w14:textId="77777777" w:rsidR="002E1676" w:rsidRDefault="00000000">
            <w:pPr>
              <w:jc w:val="center"/>
              <w:textAlignment w:val="center"/>
              <w:rPr>
                <w:rFonts w:hint="eastAsia"/>
                <w:i/>
                <w:iCs/>
                <w:color w:val="000000"/>
                <w:sz w:val="18"/>
                <w:szCs w:val="18"/>
              </w:rPr>
            </w:pPr>
            <w:r>
              <w:rPr>
                <w:i/>
                <w:iCs/>
                <w:sz w:val="18"/>
                <w:szCs w:val="18"/>
              </w:rPr>
              <w:t>PGR</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ECB9195" w14:textId="77777777" w:rsidR="002E1676" w:rsidRDefault="00000000">
            <w:pPr>
              <w:jc w:val="center"/>
              <w:textAlignment w:val="center"/>
              <w:rPr>
                <w:rFonts w:hint="eastAsia"/>
                <w:i/>
                <w:iCs/>
                <w:color w:val="000000"/>
                <w:sz w:val="18"/>
                <w:szCs w:val="18"/>
              </w:rPr>
            </w:pPr>
            <w:r>
              <w:rPr>
                <w:i/>
                <w:iCs/>
                <w:sz w:val="18"/>
                <w:szCs w:val="18"/>
              </w:rPr>
              <w:t>RSPO2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29CBBA6" w14:textId="77777777" w:rsidR="002E1676" w:rsidRDefault="00000000">
            <w:pPr>
              <w:jc w:val="center"/>
              <w:textAlignment w:val="center"/>
              <w:rPr>
                <w:rFonts w:hint="eastAsia"/>
                <w:i/>
                <w:iCs/>
                <w:color w:val="000000"/>
                <w:sz w:val="18"/>
                <w:szCs w:val="18"/>
              </w:rPr>
            </w:pPr>
            <w:r>
              <w:rPr>
                <w:i/>
                <w:iCs/>
                <w:sz w:val="18"/>
                <w:szCs w:val="18"/>
              </w:rPr>
              <w:t>TACC3</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1D7A3D2" w14:textId="77777777" w:rsidR="002E1676" w:rsidRDefault="00000000">
            <w:pPr>
              <w:jc w:val="center"/>
              <w:textAlignment w:val="center"/>
              <w:rPr>
                <w:rFonts w:hint="eastAsia"/>
                <w:i/>
                <w:iCs/>
                <w:color w:val="000000"/>
                <w:sz w:val="18"/>
                <w:szCs w:val="18"/>
              </w:rPr>
            </w:pPr>
            <w:r>
              <w:rPr>
                <w:i/>
                <w:iCs/>
                <w:sz w:val="18"/>
                <w:szCs w:val="18"/>
              </w:rPr>
              <w:t>WT1</w:t>
            </w:r>
          </w:p>
        </w:tc>
      </w:tr>
      <w:tr w:rsidR="002E1676" w14:paraId="57142A8E" w14:textId="77777777">
        <w:trPr>
          <w:trHeight w:hRule="exact" w:val="281"/>
          <w:jc w:val="center"/>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61C4DB0" w14:textId="77777777" w:rsidR="002E1676" w:rsidRDefault="00000000">
            <w:pPr>
              <w:jc w:val="center"/>
              <w:textAlignment w:val="center"/>
              <w:rPr>
                <w:rFonts w:hint="eastAsia"/>
                <w:i/>
                <w:iCs/>
                <w:color w:val="000000"/>
                <w:sz w:val="18"/>
                <w:szCs w:val="18"/>
              </w:rPr>
            </w:pPr>
            <w:r>
              <w:rPr>
                <w:i/>
                <w:iCs/>
                <w:sz w:val="18"/>
                <w:szCs w:val="18"/>
              </w:rPr>
              <w:t>BCL2</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6DD32EC" w14:textId="77777777" w:rsidR="002E1676" w:rsidRDefault="00000000">
            <w:pPr>
              <w:jc w:val="center"/>
              <w:textAlignment w:val="center"/>
              <w:rPr>
                <w:rFonts w:hint="eastAsia"/>
                <w:i/>
                <w:iCs/>
                <w:color w:val="000000"/>
                <w:sz w:val="18"/>
                <w:szCs w:val="18"/>
              </w:rPr>
            </w:pPr>
            <w:r>
              <w:rPr>
                <w:i/>
                <w:iCs/>
                <w:sz w:val="18"/>
                <w:szCs w:val="18"/>
              </w:rPr>
              <w:t>COL4A5</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EF78DB5" w14:textId="77777777" w:rsidR="002E1676" w:rsidRDefault="00000000">
            <w:pPr>
              <w:jc w:val="center"/>
              <w:textAlignment w:val="center"/>
              <w:rPr>
                <w:rFonts w:hint="eastAsia"/>
                <w:i/>
                <w:iCs/>
                <w:color w:val="000000"/>
                <w:sz w:val="18"/>
                <w:szCs w:val="18"/>
              </w:rPr>
            </w:pPr>
            <w:r>
              <w:rPr>
                <w:i/>
                <w:iCs/>
                <w:sz w:val="18"/>
                <w:szCs w:val="18"/>
              </w:rPr>
              <w:t>ETV5</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A0429E7" w14:textId="77777777" w:rsidR="002E1676" w:rsidRDefault="00000000">
            <w:pPr>
              <w:jc w:val="center"/>
              <w:textAlignment w:val="center"/>
              <w:rPr>
                <w:rFonts w:hint="eastAsia"/>
                <w:i/>
                <w:iCs/>
                <w:color w:val="000000"/>
                <w:sz w:val="18"/>
                <w:szCs w:val="18"/>
              </w:rPr>
            </w:pPr>
            <w:r>
              <w:rPr>
                <w:i/>
                <w:iCs/>
                <w:sz w:val="18"/>
                <w:szCs w:val="18"/>
              </w:rPr>
              <w:t>GRB7</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CC851E5" w14:textId="77777777" w:rsidR="002E1676" w:rsidRDefault="00000000">
            <w:pPr>
              <w:jc w:val="center"/>
              <w:textAlignment w:val="center"/>
              <w:rPr>
                <w:rFonts w:hint="eastAsia"/>
                <w:i/>
                <w:iCs/>
                <w:color w:val="000000"/>
                <w:sz w:val="18"/>
                <w:szCs w:val="18"/>
              </w:rPr>
            </w:pPr>
            <w:r>
              <w:rPr>
                <w:i/>
                <w:iCs/>
                <w:sz w:val="18"/>
                <w:szCs w:val="18"/>
              </w:rPr>
              <w:t>MAP2K1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BFA82E7" w14:textId="77777777" w:rsidR="002E1676" w:rsidRDefault="00000000">
            <w:pPr>
              <w:jc w:val="center"/>
              <w:textAlignment w:val="center"/>
              <w:rPr>
                <w:rFonts w:hint="eastAsia"/>
                <w:i/>
                <w:iCs/>
                <w:color w:val="000000"/>
                <w:sz w:val="18"/>
                <w:szCs w:val="18"/>
              </w:rPr>
            </w:pPr>
            <w:r>
              <w:rPr>
                <w:i/>
                <w:iCs/>
                <w:sz w:val="18"/>
                <w:szCs w:val="18"/>
              </w:rPr>
              <w:t>NF2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47CA10C" w14:textId="77777777" w:rsidR="002E1676" w:rsidRDefault="00000000">
            <w:pPr>
              <w:jc w:val="center"/>
              <w:textAlignment w:val="center"/>
              <w:rPr>
                <w:rFonts w:hint="eastAsia"/>
                <w:i/>
                <w:iCs/>
                <w:color w:val="000000"/>
                <w:sz w:val="18"/>
                <w:szCs w:val="18"/>
              </w:rPr>
            </w:pPr>
            <w:r>
              <w:rPr>
                <w:i/>
                <w:iCs/>
                <w:sz w:val="18"/>
                <w:szCs w:val="18"/>
              </w:rPr>
              <w:t>PHF1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C3B2DFC" w14:textId="77777777" w:rsidR="002E1676" w:rsidRDefault="00000000">
            <w:pPr>
              <w:jc w:val="center"/>
              <w:textAlignment w:val="center"/>
              <w:rPr>
                <w:rFonts w:hint="eastAsia"/>
                <w:i/>
                <w:iCs/>
                <w:color w:val="000000"/>
                <w:sz w:val="18"/>
                <w:szCs w:val="18"/>
              </w:rPr>
            </w:pPr>
            <w:r>
              <w:rPr>
                <w:i/>
                <w:iCs/>
                <w:sz w:val="18"/>
                <w:szCs w:val="18"/>
              </w:rPr>
              <w:t>RSPO3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5601AA7" w14:textId="77777777" w:rsidR="002E1676" w:rsidRDefault="00000000">
            <w:pPr>
              <w:jc w:val="center"/>
              <w:textAlignment w:val="center"/>
              <w:rPr>
                <w:rFonts w:hint="eastAsia"/>
                <w:i/>
                <w:iCs/>
                <w:color w:val="000000"/>
                <w:sz w:val="18"/>
                <w:szCs w:val="18"/>
              </w:rPr>
            </w:pPr>
            <w:r>
              <w:rPr>
                <w:i/>
                <w:iCs/>
                <w:sz w:val="18"/>
                <w:szCs w:val="18"/>
              </w:rPr>
              <w:t>TAF15</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2EB471E" w14:textId="77777777" w:rsidR="002E1676" w:rsidRDefault="00000000">
            <w:pPr>
              <w:jc w:val="center"/>
              <w:textAlignment w:val="center"/>
              <w:rPr>
                <w:rFonts w:hint="eastAsia"/>
                <w:i/>
                <w:iCs/>
                <w:color w:val="000000"/>
                <w:sz w:val="18"/>
                <w:szCs w:val="18"/>
              </w:rPr>
            </w:pPr>
            <w:r>
              <w:rPr>
                <w:i/>
                <w:iCs/>
                <w:sz w:val="18"/>
                <w:szCs w:val="18"/>
              </w:rPr>
              <w:t>WWTR1</w:t>
            </w:r>
          </w:p>
        </w:tc>
      </w:tr>
      <w:tr w:rsidR="002E1676" w14:paraId="7F482CBD" w14:textId="77777777">
        <w:trPr>
          <w:trHeight w:hRule="exact" w:val="281"/>
          <w:jc w:val="center"/>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BB16F90" w14:textId="77777777" w:rsidR="002E1676" w:rsidRDefault="00000000">
            <w:pPr>
              <w:jc w:val="center"/>
              <w:textAlignment w:val="center"/>
              <w:rPr>
                <w:rFonts w:hint="eastAsia"/>
                <w:i/>
                <w:iCs/>
                <w:color w:val="000000"/>
                <w:sz w:val="18"/>
                <w:szCs w:val="18"/>
              </w:rPr>
            </w:pPr>
            <w:r>
              <w:rPr>
                <w:i/>
                <w:iCs/>
                <w:sz w:val="18"/>
                <w:szCs w:val="18"/>
              </w:rPr>
              <w:t>BCL6</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111C952" w14:textId="77777777" w:rsidR="002E1676" w:rsidRDefault="00000000">
            <w:pPr>
              <w:jc w:val="center"/>
              <w:textAlignment w:val="center"/>
              <w:rPr>
                <w:rFonts w:hint="eastAsia"/>
                <w:i/>
                <w:iCs/>
                <w:color w:val="000000"/>
                <w:sz w:val="18"/>
                <w:szCs w:val="18"/>
              </w:rPr>
            </w:pPr>
            <w:r>
              <w:rPr>
                <w:i/>
                <w:iCs/>
                <w:sz w:val="18"/>
                <w:szCs w:val="18"/>
              </w:rPr>
              <w:t>COL4A6</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26518BE" w14:textId="77777777" w:rsidR="002E1676" w:rsidRDefault="00000000">
            <w:pPr>
              <w:jc w:val="center"/>
              <w:textAlignment w:val="center"/>
              <w:rPr>
                <w:rFonts w:hint="eastAsia"/>
                <w:i/>
                <w:iCs/>
                <w:color w:val="000000"/>
                <w:sz w:val="18"/>
                <w:szCs w:val="18"/>
              </w:rPr>
            </w:pPr>
            <w:r>
              <w:rPr>
                <w:i/>
                <w:iCs/>
                <w:sz w:val="18"/>
                <w:szCs w:val="18"/>
              </w:rPr>
              <w:t>ETV6</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B731594" w14:textId="77777777" w:rsidR="002E1676" w:rsidRDefault="00000000">
            <w:pPr>
              <w:jc w:val="center"/>
              <w:textAlignment w:val="center"/>
              <w:rPr>
                <w:rFonts w:hint="eastAsia"/>
                <w:i/>
                <w:iCs/>
                <w:color w:val="000000"/>
                <w:sz w:val="18"/>
                <w:szCs w:val="18"/>
              </w:rPr>
            </w:pPr>
            <w:r>
              <w:rPr>
                <w:i/>
                <w:iCs/>
                <w:sz w:val="18"/>
                <w:szCs w:val="18"/>
              </w:rPr>
              <w:t>GREB1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90F9F77" w14:textId="77777777" w:rsidR="002E1676" w:rsidRDefault="00000000">
            <w:pPr>
              <w:jc w:val="center"/>
              <w:textAlignment w:val="center"/>
              <w:rPr>
                <w:rFonts w:hint="eastAsia"/>
                <w:i/>
                <w:iCs/>
                <w:color w:val="000000"/>
                <w:sz w:val="18"/>
                <w:szCs w:val="18"/>
              </w:rPr>
            </w:pPr>
            <w:r>
              <w:rPr>
                <w:i/>
                <w:iCs/>
                <w:sz w:val="18"/>
                <w:szCs w:val="18"/>
              </w:rPr>
              <w:t>MAP3K3</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76563C1" w14:textId="77777777" w:rsidR="002E1676" w:rsidRDefault="00000000">
            <w:pPr>
              <w:jc w:val="center"/>
              <w:textAlignment w:val="center"/>
              <w:rPr>
                <w:rFonts w:hint="eastAsia"/>
                <w:i/>
                <w:iCs/>
                <w:color w:val="000000"/>
                <w:sz w:val="18"/>
                <w:szCs w:val="18"/>
              </w:rPr>
            </w:pPr>
            <w:r>
              <w:rPr>
                <w:i/>
                <w:iCs/>
                <w:sz w:val="18"/>
                <w:szCs w:val="18"/>
              </w:rPr>
              <w:t>NFATC2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7B0E6EA" w14:textId="77777777" w:rsidR="002E1676" w:rsidRDefault="00000000">
            <w:pPr>
              <w:jc w:val="center"/>
              <w:textAlignment w:val="center"/>
              <w:rPr>
                <w:rFonts w:hint="eastAsia"/>
                <w:i/>
                <w:iCs/>
                <w:color w:val="000000"/>
                <w:sz w:val="18"/>
                <w:szCs w:val="18"/>
              </w:rPr>
            </w:pPr>
            <w:r>
              <w:rPr>
                <w:i/>
                <w:iCs/>
                <w:sz w:val="18"/>
                <w:szCs w:val="18"/>
              </w:rPr>
              <w:t>PIK3CA</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89765F7" w14:textId="77777777" w:rsidR="002E1676" w:rsidRDefault="00000000">
            <w:pPr>
              <w:jc w:val="center"/>
              <w:textAlignment w:val="center"/>
              <w:rPr>
                <w:rFonts w:hint="eastAsia"/>
                <w:i/>
                <w:iCs/>
                <w:color w:val="000000"/>
                <w:sz w:val="18"/>
                <w:szCs w:val="18"/>
              </w:rPr>
            </w:pPr>
            <w:r>
              <w:rPr>
                <w:i/>
                <w:iCs/>
                <w:sz w:val="18"/>
                <w:szCs w:val="18"/>
              </w:rPr>
              <w:t>SDC4</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32F8F18" w14:textId="77777777" w:rsidR="002E1676" w:rsidRDefault="00000000">
            <w:pPr>
              <w:jc w:val="center"/>
              <w:textAlignment w:val="center"/>
              <w:rPr>
                <w:rFonts w:hint="eastAsia"/>
                <w:i/>
                <w:iCs/>
                <w:color w:val="000000"/>
                <w:sz w:val="18"/>
                <w:szCs w:val="18"/>
              </w:rPr>
            </w:pPr>
            <w:r>
              <w:rPr>
                <w:i/>
                <w:iCs/>
                <w:sz w:val="18"/>
                <w:szCs w:val="18"/>
              </w:rPr>
              <w:t>TCF12</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29167CE" w14:textId="77777777" w:rsidR="002E1676" w:rsidRDefault="00000000">
            <w:pPr>
              <w:jc w:val="center"/>
              <w:textAlignment w:val="center"/>
              <w:rPr>
                <w:rFonts w:hint="eastAsia"/>
                <w:i/>
                <w:iCs/>
                <w:color w:val="000000"/>
                <w:sz w:val="18"/>
                <w:szCs w:val="18"/>
              </w:rPr>
            </w:pPr>
            <w:r>
              <w:rPr>
                <w:i/>
                <w:iCs/>
                <w:sz w:val="18"/>
                <w:szCs w:val="18"/>
              </w:rPr>
              <w:t>YAP1</w:t>
            </w:r>
          </w:p>
        </w:tc>
      </w:tr>
      <w:tr w:rsidR="002E1676" w14:paraId="02327E39" w14:textId="77777777">
        <w:trPr>
          <w:trHeight w:hRule="exact" w:val="281"/>
          <w:jc w:val="center"/>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EE945E0" w14:textId="77777777" w:rsidR="002E1676" w:rsidRDefault="00000000">
            <w:pPr>
              <w:jc w:val="center"/>
              <w:textAlignment w:val="center"/>
              <w:rPr>
                <w:rFonts w:hint="eastAsia"/>
                <w:i/>
                <w:iCs/>
                <w:color w:val="000000"/>
                <w:sz w:val="18"/>
                <w:szCs w:val="18"/>
              </w:rPr>
            </w:pPr>
            <w:r>
              <w:rPr>
                <w:i/>
                <w:iCs/>
                <w:sz w:val="18"/>
                <w:szCs w:val="18"/>
              </w:rPr>
              <w:t>BCOR</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62A558E" w14:textId="77777777" w:rsidR="002E1676" w:rsidRDefault="00000000">
            <w:pPr>
              <w:jc w:val="center"/>
              <w:textAlignment w:val="center"/>
              <w:rPr>
                <w:rFonts w:hint="eastAsia"/>
                <w:i/>
                <w:iCs/>
                <w:color w:val="000000"/>
                <w:sz w:val="18"/>
                <w:szCs w:val="18"/>
              </w:rPr>
            </w:pPr>
            <w:r>
              <w:rPr>
                <w:i/>
                <w:iCs/>
                <w:sz w:val="18"/>
                <w:szCs w:val="18"/>
              </w:rPr>
              <w:t>COL6A3</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120DE62" w14:textId="77777777" w:rsidR="002E1676" w:rsidRDefault="00000000">
            <w:pPr>
              <w:jc w:val="center"/>
              <w:textAlignment w:val="center"/>
              <w:rPr>
                <w:rFonts w:hint="eastAsia"/>
                <w:i/>
                <w:iCs/>
                <w:color w:val="000000"/>
                <w:sz w:val="18"/>
                <w:szCs w:val="18"/>
              </w:rPr>
            </w:pPr>
            <w:r>
              <w:rPr>
                <w:i/>
                <w:iCs/>
                <w:sz w:val="18"/>
                <w:szCs w:val="18"/>
              </w:rPr>
              <w:t>EWSR1</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5003F7A" w14:textId="77777777" w:rsidR="002E1676" w:rsidRDefault="00000000">
            <w:pPr>
              <w:jc w:val="center"/>
              <w:textAlignment w:val="center"/>
              <w:rPr>
                <w:rFonts w:hint="eastAsia"/>
                <w:i/>
                <w:iCs/>
                <w:color w:val="000000"/>
                <w:sz w:val="18"/>
                <w:szCs w:val="18"/>
              </w:rPr>
            </w:pPr>
            <w:r>
              <w:rPr>
                <w:i/>
                <w:iCs/>
                <w:sz w:val="18"/>
                <w:szCs w:val="18"/>
              </w:rPr>
              <w:t>GRM1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58FF80D" w14:textId="77777777" w:rsidR="002E1676" w:rsidRDefault="00000000">
            <w:pPr>
              <w:jc w:val="center"/>
              <w:textAlignment w:val="center"/>
              <w:rPr>
                <w:rFonts w:hint="eastAsia"/>
                <w:i/>
                <w:iCs/>
                <w:color w:val="000000"/>
                <w:sz w:val="18"/>
                <w:szCs w:val="18"/>
              </w:rPr>
            </w:pPr>
            <w:r>
              <w:rPr>
                <w:i/>
                <w:iCs/>
                <w:sz w:val="18"/>
                <w:szCs w:val="18"/>
              </w:rPr>
              <w:t>MAST1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F2BBE33" w14:textId="77777777" w:rsidR="002E1676" w:rsidRDefault="00000000">
            <w:pPr>
              <w:jc w:val="center"/>
              <w:textAlignment w:val="center"/>
              <w:rPr>
                <w:rFonts w:hint="eastAsia"/>
                <w:i/>
                <w:iCs/>
                <w:color w:val="000000"/>
                <w:sz w:val="18"/>
                <w:szCs w:val="18"/>
              </w:rPr>
            </w:pPr>
            <w:r>
              <w:rPr>
                <w:i/>
                <w:iCs/>
                <w:sz w:val="18"/>
                <w:szCs w:val="18"/>
              </w:rPr>
              <w:t>NFIB</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C2C7C33" w14:textId="77777777" w:rsidR="002E1676" w:rsidRDefault="00000000">
            <w:pPr>
              <w:jc w:val="center"/>
              <w:textAlignment w:val="center"/>
              <w:rPr>
                <w:rFonts w:hint="eastAsia"/>
                <w:i/>
                <w:iCs/>
                <w:color w:val="000000"/>
                <w:sz w:val="18"/>
                <w:szCs w:val="18"/>
              </w:rPr>
            </w:pPr>
            <w:r>
              <w:rPr>
                <w:i/>
                <w:iCs/>
                <w:sz w:val="18"/>
                <w:szCs w:val="18"/>
              </w:rPr>
              <w:t>PLAG1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1A589EB" w14:textId="77777777" w:rsidR="002E1676" w:rsidRDefault="00000000">
            <w:pPr>
              <w:jc w:val="center"/>
              <w:textAlignment w:val="center"/>
              <w:rPr>
                <w:rFonts w:hint="eastAsia"/>
                <w:i/>
                <w:iCs/>
                <w:color w:val="000000"/>
                <w:sz w:val="18"/>
                <w:szCs w:val="18"/>
              </w:rPr>
            </w:pPr>
            <w:r>
              <w:rPr>
                <w:i/>
                <w:iCs/>
                <w:sz w:val="18"/>
                <w:szCs w:val="18"/>
              </w:rPr>
              <w:t>SDHA</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6A8CA99" w14:textId="77777777" w:rsidR="002E1676" w:rsidRDefault="00000000">
            <w:pPr>
              <w:jc w:val="center"/>
              <w:textAlignment w:val="center"/>
              <w:rPr>
                <w:rFonts w:hint="eastAsia"/>
                <w:i/>
                <w:iCs/>
                <w:color w:val="000000"/>
                <w:sz w:val="18"/>
                <w:szCs w:val="18"/>
              </w:rPr>
            </w:pPr>
            <w:r>
              <w:rPr>
                <w:i/>
                <w:iCs/>
                <w:sz w:val="18"/>
                <w:szCs w:val="18"/>
              </w:rPr>
              <w:t>TEAD1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4711B57" w14:textId="77777777" w:rsidR="002E1676" w:rsidRDefault="00000000">
            <w:pPr>
              <w:jc w:val="center"/>
              <w:textAlignment w:val="center"/>
              <w:rPr>
                <w:rFonts w:hint="eastAsia"/>
                <w:i/>
                <w:iCs/>
                <w:color w:val="000000"/>
                <w:sz w:val="18"/>
                <w:szCs w:val="18"/>
              </w:rPr>
            </w:pPr>
            <w:r>
              <w:rPr>
                <w:i/>
                <w:iCs/>
                <w:sz w:val="18"/>
                <w:szCs w:val="18"/>
              </w:rPr>
              <w:t>YWHAE</w:t>
            </w:r>
          </w:p>
        </w:tc>
      </w:tr>
      <w:tr w:rsidR="002E1676" w14:paraId="3F5938A5" w14:textId="77777777">
        <w:trPr>
          <w:trHeight w:hRule="exact" w:val="281"/>
          <w:jc w:val="center"/>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6210B39" w14:textId="77777777" w:rsidR="002E1676" w:rsidRDefault="00000000">
            <w:pPr>
              <w:jc w:val="center"/>
              <w:textAlignment w:val="center"/>
              <w:rPr>
                <w:rFonts w:hint="eastAsia"/>
                <w:i/>
                <w:iCs/>
                <w:color w:val="000000"/>
                <w:sz w:val="18"/>
                <w:szCs w:val="18"/>
              </w:rPr>
            </w:pPr>
            <w:r>
              <w:rPr>
                <w:i/>
                <w:iCs/>
                <w:sz w:val="18"/>
                <w:szCs w:val="18"/>
              </w:rPr>
              <w:t>BCORL1</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CB88498" w14:textId="77777777" w:rsidR="002E1676" w:rsidRDefault="00000000">
            <w:pPr>
              <w:jc w:val="center"/>
              <w:textAlignment w:val="center"/>
              <w:rPr>
                <w:rFonts w:hint="eastAsia"/>
                <w:i/>
                <w:iCs/>
                <w:color w:val="000000"/>
                <w:sz w:val="18"/>
                <w:szCs w:val="18"/>
              </w:rPr>
            </w:pPr>
            <w:r>
              <w:rPr>
                <w:i/>
                <w:iCs/>
                <w:sz w:val="18"/>
                <w:szCs w:val="18"/>
              </w:rPr>
              <w:t>CREB1</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DC38180" w14:textId="77777777" w:rsidR="002E1676" w:rsidRDefault="00000000">
            <w:pPr>
              <w:jc w:val="center"/>
              <w:textAlignment w:val="center"/>
              <w:rPr>
                <w:rFonts w:hint="eastAsia"/>
                <w:i/>
                <w:iCs/>
                <w:color w:val="000000"/>
                <w:sz w:val="18"/>
                <w:szCs w:val="18"/>
              </w:rPr>
            </w:pPr>
            <w:r>
              <w:rPr>
                <w:i/>
                <w:iCs/>
                <w:sz w:val="18"/>
                <w:szCs w:val="18"/>
              </w:rPr>
              <w:t>EXT1</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04BF3E1" w14:textId="77777777" w:rsidR="002E1676" w:rsidRDefault="00000000">
            <w:pPr>
              <w:jc w:val="center"/>
              <w:textAlignment w:val="center"/>
              <w:rPr>
                <w:rFonts w:hint="eastAsia"/>
                <w:i/>
                <w:iCs/>
                <w:color w:val="000000"/>
                <w:sz w:val="18"/>
                <w:szCs w:val="18"/>
              </w:rPr>
            </w:pPr>
            <w:r>
              <w:rPr>
                <w:i/>
                <w:iCs/>
                <w:sz w:val="18"/>
                <w:szCs w:val="18"/>
              </w:rPr>
              <w:t>H3-3B</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CD7B342" w14:textId="77777777" w:rsidR="002E1676" w:rsidRDefault="00000000">
            <w:pPr>
              <w:jc w:val="center"/>
              <w:textAlignment w:val="center"/>
              <w:rPr>
                <w:rFonts w:hint="eastAsia"/>
                <w:i/>
                <w:iCs/>
                <w:color w:val="000000"/>
                <w:sz w:val="18"/>
                <w:szCs w:val="18"/>
              </w:rPr>
            </w:pPr>
            <w:r>
              <w:rPr>
                <w:i/>
                <w:iCs/>
                <w:sz w:val="18"/>
                <w:szCs w:val="18"/>
              </w:rPr>
              <w:t>MAST2</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A04F7D7" w14:textId="77777777" w:rsidR="002E1676" w:rsidRDefault="00000000">
            <w:pPr>
              <w:jc w:val="center"/>
              <w:textAlignment w:val="center"/>
              <w:rPr>
                <w:rFonts w:hint="eastAsia"/>
                <w:i/>
                <w:iCs/>
                <w:color w:val="000000"/>
                <w:sz w:val="18"/>
                <w:szCs w:val="18"/>
              </w:rPr>
            </w:pPr>
            <w:r>
              <w:rPr>
                <w:i/>
                <w:iCs/>
                <w:sz w:val="18"/>
                <w:szCs w:val="18"/>
              </w:rPr>
              <w:t>NOTCH1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BA4EDEA" w14:textId="77777777" w:rsidR="002E1676" w:rsidRDefault="00000000">
            <w:pPr>
              <w:jc w:val="center"/>
              <w:textAlignment w:val="center"/>
              <w:rPr>
                <w:rFonts w:hint="eastAsia"/>
                <w:i/>
                <w:iCs/>
                <w:color w:val="000000"/>
                <w:sz w:val="18"/>
                <w:szCs w:val="18"/>
              </w:rPr>
            </w:pPr>
            <w:r>
              <w:rPr>
                <w:i/>
                <w:iCs/>
                <w:sz w:val="18"/>
                <w:szCs w:val="18"/>
              </w:rPr>
              <w:t>PLK2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147F8C1" w14:textId="77777777" w:rsidR="002E1676" w:rsidRDefault="00000000">
            <w:pPr>
              <w:jc w:val="center"/>
              <w:textAlignment w:val="center"/>
              <w:rPr>
                <w:rFonts w:hint="eastAsia"/>
                <w:i/>
                <w:iCs/>
                <w:color w:val="000000"/>
                <w:sz w:val="18"/>
                <w:szCs w:val="18"/>
              </w:rPr>
            </w:pPr>
            <w:r>
              <w:rPr>
                <w:i/>
                <w:iCs/>
                <w:sz w:val="18"/>
                <w:szCs w:val="18"/>
              </w:rPr>
              <w:t>SDHB</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11F00A4" w14:textId="77777777" w:rsidR="002E1676" w:rsidRDefault="00000000">
            <w:pPr>
              <w:jc w:val="center"/>
              <w:textAlignment w:val="center"/>
              <w:rPr>
                <w:rFonts w:hint="eastAsia"/>
                <w:i/>
                <w:iCs/>
                <w:color w:val="000000"/>
                <w:sz w:val="18"/>
                <w:szCs w:val="18"/>
              </w:rPr>
            </w:pPr>
            <w:r>
              <w:rPr>
                <w:i/>
                <w:iCs/>
                <w:sz w:val="18"/>
                <w:szCs w:val="18"/>
              </w:rPr>
              <w:t>TEAD4</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D688F95" w14:textId="77777777" w:rsidR="002E1676" w:rsidRDefault="00000000">
            <w:pPr>
              <w:jc w:val="center"/>
              <w:textAlignment w:val="center"/>
              <w:rPr>
                <w:rFonts w:hint="eastAsia"/>
                <w:i/>
                <w:iCs/>
                <w:color w:val="000000"/>
                <w:sz w:val="18"/>
                <w:szCs w:val="18"/>
              </w:rPr>
            </w:pPr>
            <w:r>
              <w:rPr>
                <w:i/>
                <w:iCs/>
                <w:sz w:val="18"/>
                <w:szCs w:val="18"/>
              </w:rPr>
              <w:t>ZC3H7B</w:t>
            </w:r>
          </w:p>
        </w:tc>
      </w:tr>
      <w:tr w:rsidR="002E1676" w14:paraId="10AEDF74" w14:textId="77777777">
        <w:trPr>
          <w:trHeight w:hRule="exact" w:val="281"/>
          <w:jc w:val="center"/>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CDEF2E6" w14:textId="77777777" w:rsidR="002E1676" w:rsidRDefault="00000000">
            <w:pPr>
              <w:jc w:val="center"/>
              <w:textAlignment w:val="center"/>
              <w:rPr>
                <w:rFonts w:hint="eastAsia"/>
                <w:i/>
                <w:iCs/>
                <w:color w:val="000000"/>
                <w:sz w:val="18"/>
                <w:szCs w:val="18"/>
              </w:rPr>
            </w:pPr>
            <w:r>
              <w:rPr>
                <w:i/>
                <w:iCs/>
                <w:sz w:val="18"/>
                <w:szCs w:val="18"/>
              </w:rPr>
              <w:t>BCR</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0193D0A" w14:textId="77777777" w:rsidR="002E1676" w:rsidRDefault="00000000">
            <w:pPr>
              <w:jc w:val="center"/>
              <w:textAlignment w:val="center"/>
              <w:rPr>
                <w:rFonts w:hint="eastAsia"/>
                <w:i/>
                <w:iCs/>
                <w:color w:val="000000"/>
                <w:sz w:val="18"/>
                <w:szCs w:val="18"/>
              </w:rPr>
            </w:pPr>
            <w:r>
              <w:rPr>
                <w:i/>
                <w:iCs/>
                <w:sz w:val="18"/>
                <w:szCs w:val="18"/>
              </w:rPr>
              <w:t>CREB3L1</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347A085" w14:textId="77777777" w:rsidR="002E1676" w:rsidRDefault="00000000">
            <w:pPr>
              <w:jc w:val="center"/>
              <w:textAlignment w:val="center"/>
              <w:rPr>
                <w:rFonts w:hint="eastAsia"/>
                <w:i/>
                <w:iCs/>
                <w:color w:val="000000"/>
                <w:sz w:val="18"/>
                <w:szCs w:val="18"/>
              </w:rPr>
            </w:pPr>
            <w:r>
              <w:rPr>
                <w:i/>
                <w:iCs/>
                <w:sz w:val="18"/>
                <w:szCs w:val="18"/>
              </w:rPr>
              <w:t>EXT2</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DE5D9C5" w14:textId="77777777" w:rsidR="002E1676" w:rsidRDefault="00000000">
            <w:pPr>
              <w:jc w:val="center"/>
              <w:textAlignment w:val="center"/>
              <w:rPr>
                <w:rFonts w:hint="eastAsia"/>
                <w:i/>
                <w:iCs/>
                <w:color w:val="000000"/>
                <w:sz w:val="18"/>
                <w:szCs w:val="18"/>
              </w:rPr>
            </w:pPr>
            <w:r>
              <w:rPr>
                <w:i/>
                <w:iCs/>
                <w:sz w:val="18"/>
                <w:szCs w:val="18"/>
              </w:rPr>
              <w:t>HAS2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5E03109" w14:textId="77777777" w:rsidR="002E1676" w:rsidRDefault="00000000">
            <w:pPr>
              <w:jc w:val="center"/>
              <w:textAlignment w:val="center"/>
              <w:rPr>
                <w:rFonts w:hint="eastAsia"/>
                <w:i/>
                <w:iCs/>
                <w:color w:val="000000"/>
                <w:sz w:val="18"/>
                <w:szCs w:val="18"/>
              </w:rPr>
            </w:pPr>
            <w:r>
              <w:rPr>
                <w:i/>
                <w:iCs/>
                <w:sz w:val="18"/>
                <w:szCs w:val="18"/>
              </w:rPr>
              <w:t>MBNL1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4C5F145" w14:textId="77777777" w:rsidR="002E1676" w:rsidRDefault="00000000">
            <w:pPr>
              <w:jc w:val="center"/>
              <w:textAlignment w:val="center"/>
              <w:rPr>
                <w:rFonts w:hint="eastAsia"/>
                <w:i/>
                <w:iCs/>
                <w:color w:val="000000"/>
                <w:sz w:val="18"/>
                <w:szCs w:val="18"/>
              </w:rPr>
            </w:pPr>
            <w:r>
              <w:rPr>
                <w:i/>
                <w:iCs/>
                <w:sz w:val="18"/>
                <w:szCs w:val="18"/>
              </w:rPr>
              <w:t>NOTCH2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8C5DD73" w14:textId="77777777" w:rsidR="002E1676" w:rsidRDefault="00000000">
            <w:pPr>
              <w:jc w:val="center"/>
              <w:textAlignment w:val="center"/>
              <w:rPr>
                <w:rFonts w:hint="eastAsia"/>
                <w:i/>
                <w:iCs/>
                <w:color w:val="000000"/>
                <w:sz w:val="18"/>
                <w:szCs w:val="18"/>
              </w:rPr>
            </w:pPr>
            <w:r>
              <w:rPr>
                <w:i/>
                <w:iCs/>
                <w:sz w:val="18"/>
                <w:szCs w:val="18"/>
              </w:rPr>
              <w:t>PLPP3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9CD6883" w14:textId="77777777" w:rsidR="002E1676" w:rsidRDefault="00000000">
            <w:pPr>
              <w:jc w:val="center"/>
              <w:textAlignment w:val="center"/>
              <w:rPr>
                <w:rFonts w:hint="eastAsia"/>
                <w:i/>
                <w:iCs/>
                <w:color w:val="000000"/>
                <w:sz w:val="18"/>
                <w:szCs w:val="18"/>
              </w:rPr>
            </w:pPr>
            <w:r>
              <w:rPr>
                <w:i/>
                <w:iCs/>
                <w:sz w:val="18"/>
                <w:szCs w:val="18"/>
              </w:rPr>
              <w:t>SDHC</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82F1400" w14:textId="77777777" w:rsidR="002E1676" w:rsidRDefault="00000000">
            <w:pPr>
              <w:jc w:val="center"/>
              <w:textAlignment w:val="center"/>
              <w:rPr>
                <w:rFonts w:hint="eastAsia"/>
                <w:i/>
                <w:iCs/>
                <w:color w:val="000000"/>
                <w:sz w:val="18"/>
                <w:szCs w:val="18"/>
              </w:rPr>
            </w:pPr>
            <w:r>
              <w:rPr>
                <w:i/>
                <w:iCs/>
                <w:sz w:val="18"/>
                <w:szCs w:val="18"/>
              </w:rPr>
              <w:t>TEK</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11F167F" w14:textId="77777777" w:rsidR="002E1676" w:rsidRDefault="00000000">
            <w:pPr>
              <w:jc w:val="center"/>
              <w:textAlignment w:val="center"/>
              <w:rPr>
                <w:rFonts w:hint="eastAsia"/>
                <w:i/>
                <w:iCs/>
                <w:color w:val="000000"/>
                <w:sz w:val="18"/>
                <w:szCs w:val="18"/>
              </w:rPr>
            </w:pPr>
            <w:r>
              <w:rPr>
                <w:i/>
                <w:iCs/>
                <w:sz w:val="18"/>
                <w:szCs w:val="18"/>
              </w:rPr>
              <w:t>ZFP36</w:t>
            </w:r>
          </w:p>
        </w:tc>
      </w:tr>
      <w:tr w:rsidR="002E1676" w14:paraId="506AB5DF" w14:textId="77777777">
        <w:trPr>
          <w:trHeight w:hRule="exact" w:val="281"/>
          <w:jc w:val="center"/>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FBF2C66" w14:textId="77777777" w:rsidR="002E1676" w:rsidRDefault="00000000">
            <w:pPr>
              <w:jc w:val="center"/>
              <w:textAlignment w:val="center"/>
              <w:rPr>
                <w:rFonts w:hint="eastAsia"/>
                <w:i/>
                <w:iCs/>
                <w:color w:val="000000"/>
                <w:sz w:val="18"/>
                <w:szCs w:val="18"/>
              </w:rPr>
            </w:pPr>
            <w:r>
              <w:rPr>
                <w:i/>
                <w:iCs/>
                <w:sz w:val="18"/>
                <w:szCs w:val="18"/>
              </w:rPr>
              <w:t>BRAF</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41714EF" w14:textId="77777777" w:rsidR="002E1676" w:rsidRDefault="00000000">
            <w:pPr>
              <w:jc w:val="center"/>
              <w:textAlignment w:val="center"/>
              <w:rPr>
                <w:rFonts w:hint="eastAsia"/>
                <w:i/>
                <w:iCs/>
                <w:color w:val="000000"/>
                <w:sz w:val="18"/>
                <w:szCs w:val="18"/>
              </w:rPr>
            </w:pPr>
            <w:r>
              <w:rPr>
                <w:i/>
                <w:iCs/>
                <w:sz w:val="18"/>
                <w:szCs w:val="18"/>
              </w:rPr>
              <w:t>CREB3L2</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48ABA11" w14:textId="77777777" w:rsidR="002E1676" w:rsidRDefault="00000000">
            <w:pPr>
              <w:jc w:val="center"/>
              <w:textAlignment w:val="center"/>
              <w:rPr>
                <w:rFonts w:hint="eastAsia"/>
                <w:i/>
                <w:iCs/>
                <w:color w:val="000000"/>
                <w:sz w:val="18"/>
                <w:szCs w:val="18"/>
              </w:rPr>
            </w:pPr>
            <w:r>
              <w:rPr>
                <w:i/>
                <w:iCs/>
                <w:sz w:val="18"/>
                <w:szCs w:val="18"/>
              </w:rPr>
              <w:t>EZHIP</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910DC37" w14:textId="77777777" w:rsidR="002E1676" w:rsidRDefault="00000000">
            <w:pPr>
              <w:jc w:val="center"/>
              <w:textAlignment w:val="center"/>
              <w:rPr>
                <w:rFonts w:hint="eastAsia"/>
                <w:i/>
                <w:iCs/>
                <w:color w:val="000000"/>
                <w:sz w:val="18"/>
                <w:szCs w:val="18"/>
              </w:rPr>
            </w:pPr>
            <w:r>
              <w:rPr>
                <w:i/>
                <w:iCs/>
                <w:sz w:val="18"/>
                <w:szCs w:val="18"/>
              </w:rPr>
              <w:t>HEY1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6DD131A" w14:textId="77777777" w:rsidR="002E1676" w:rsidRDefault="00000000">
            <w:pPr>
              <w:jc w:val="center"/>
              <w:textAlignment w:val="center"/>
              <w:rPr>
                <w:rFonts w:hint="eastAsia"/>
                <w:i/>
                <w:iCs/>
                <w:color w:val="000000"/>
                <w:sz w:val="18"/>
                <w:szCs w:val="18"/>
              </w:rPr>
            </w:pPr>
            <w:r>
              <w:rPr>
                <w:i/>
                <w:iCs/>
                <w:sz w:val="18"/>
                <w:szCs w:val="18"/>
              </w:rPr>
              <w:t>MBTD1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A32C695" w14:textId="77777777" w:rsidR="002E1676" w:rsidRDefault="00000000">
            <w:pPr>
              <w:jc w:val="center"/>
              <w:textAlignment w:val="center"/>
              <w:rPr>
                <w:rFonts w:hint="eastAsia"/>
                <w:i/>
                <w:iCs/>
                <w:color w:val="000000"/>
                <w:sz w:val="18"/>
                <w:szCs w:val="18"/>
              </w:rPr>
            </w:pPr>
            <w:r>
              <w:rPr>
                <w:i/>
                <w:iCs/>
                <w:sz w:val="18"/>
                <w:szCs w:val="18"/>
              </w:rPr>
              <w:t>NOTCH3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8F8F89A" w14:textId="77777777" w:rsidR="002E1676" w:rsidRDefault="00000000">
            <w:pPr>
              <w:jc w:val="center"/>
              <w:textAlignment w:val="center"/>
              <w:rPr>
                <w:rFonts w:hint="eastAsia"/>
                <w:i/>
                <w:iCs/>
                <w:color w:val="000000"/>
                <w:sz w:val="18"/>
                <w:szCs w:val="18"/>
              </w:rPr>
            </w:pPr>
            <w:r>
              <w:rPr>
                <w:i/>
                <w:iCs/>
                <w:sz w:val="18"/>
                <w:szCs w:val="18"/>
              </w:rPr>
              <w:t>POU5F1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26607CE" w14:textId="77777777" w:rsidR="002E1676" w:rsidRDefault="00000000">
            <w:pPr>
              <w:jc w:val="center"/>
              <w:textAlignment w:val="center"/>
              <w:rPr>
                <w:rFonts w:hint="eastAsia"/>
                <w:i/>
                <w:iCs/>
                <w:color w:val="000000"/>
                <w:sz w:val="18"/>
                <w:szCs w:val="18"/>
              </w:rPr>
            </w:pPr>
            <w:r>
              <w:rPr>
                <w:i/>
                <w:iCs/>
                <w:sz w:val="18"/>
                <w:szCs w:val="18"/>
              </w:rPr>
              <w:t>SDHD</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F465E33" w14:textId="77777777" w:rsidR="002E1676" w:rsidRDefault="00000000">
            <w:pPr>
              <w:jc w:val="center"/>
              <w:textAlignment w:val="center"/>
              <w:rPr>
                <w:rFonts w:hint="eastAsia"/>
                <w:i/>
                <w:iCs/>
                <w:color w:val="000000"/>
                <w:sz w:val="18"/>
                <w:szCs w:val="18"/>
              </w:rPr>
            </w:pPr>
            <w:r>
              <w:rPr>
                <w:i/>
                <w:iCs/>
                <w:sz w:val="18"/>
                <w:szCs w:val="18"/>
              </w:rPr>
              <w:t>TERT</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998A7D0" w14:textId="77777777" w:rsidR="002E1676" w:rsidRDefault="00000000">
            <w:pPr>
              <w:jc w:val="center"/>
              <w:textAlignment w:val="center"/>
              <w:rPr>
                <w:rFonts w:hint="eastAsia"/>
                <w:i/>
                <w:iCs/>
                <w:color w:val="000000"/>
                <w:sz w:val="18"/>
                <w:szCs w:val="18"/>
              </w:rPr>
            </w:pPr>
            <w:r>
              <w:rPr>
                <w:i/>
                <w:iCs/>
                <w:sz w:val="18"/>
                <w:szCs w:val="18"/>
              </w:rPr>
              <w:t>ZFTA</w:t>
            </w:r>
          </w:p>
        </w:tc>
      </w:tr>
      <w:tr w:rsidR="002E1676" w14:paraId="702B18BE" w14:textId="77777777">
        <w:trPr>
          <w:trHeight w:hRule="exact" w:val="281"/>
          <w:jc w:val="center"/>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8D007A7" w14:textId="77777777" w:rsidR="002E1676" w:rsidRDefault="00000000">
            <w:pPr>
              <w:jc w:val="center"/>
              <w:textAlignment w:val="center"/>
              <w:rPr>
                <w:rFonts w:hint="eastAsia"/>
                <w:i/>
                <w:iCs/>
                <w:color w:val="000000"/>
                <w:sz w:val="18"/>
                <w:szCs w:val="18"/>
              </w:rPr>
            </w:pPr>
            <w:r>
              <w:rPr>
                <w:i/>
                <w:iCs/>
                <w:sz w:val="18"/>
                <w:szCs w:val="18"/>
              </w:rPr>
              <w:t>BRCA1</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FC24AC3" w14:textId="77777777" w:rsidR="002E1676" w:rsidRDefault="00000000">
            <w:pPr>
              <w:jc w:val="center"/>
              <w:textAlignment w:val="center"/>
              <w:rPr>
                <w:rFonts w:hint="eastAsia"/>
                <w:i/>
                <w:iCs/>
                <w:color w:val="000000"/>
                <w:sz w:val="18"/>
                <w:szCs w:val="18"/>
              </w:rPr>
            </w:pPr>
            <w:r>
              <w:rPr>
                <w:i/>
                <w:iCs/>
                <w:sz w:val="18"/>
                <w:szCs w:val="18"/>
              </w:rPr>
              <w:t>CRTC1</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BBB0469" w14:textId="77777777" w:rsidR="002E1676" w:rsidRDefault="00000000">
            <w:pPr>
              <w:jc w:val="center"/>
              <w:textAlignment w:val="center"/>
              <w:rPr>
                <w:rFonts w:hint="eastAsia"/>
                <w:i/>
                <w:iCs/>
                <w:color w:val="000000"/>
                <w:sz w:val="18"/>
                <w:szCs w:val="18"/>
              </w:rPr>
            </w:pPr>
            <w:r>
              <w:rPr>
                <w:i/>
                <w:iCs/>
                <w:sz w:val="18"/>
                <w:szCs w:val="18"/>
              </w:rPr>
              <w:t>EZR</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0A52DBB" w14:textId="77777777" w:rsidR="002E1676" w:rsidRDefault="00000000">
            <w:pPr>
              <w:jc w:val="center"/>
              <w:textAlignment w:val="center"/>
              <w:rPr>
                <w:rFonts w:hint="eastAsia"/>
                <w:i/>
                <w:iCs/>
                <w:color w:val="000000"/>
                <w:sz w:val="18"/>
                <w:szCs w:val="18"/>
              </w:rPr>
            </w:pPr>
            <w:r>
              <w:rPr>
                <w:i/>
                <w:iCs/>
                <w:sz w:val="18"/>
                <w:szCs w:val="18"/>
              </w:rPr>
              <w:t>HMGA2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BD7FC87" w14:textId="77777777" w:rsidR="002E1676" w:rsidRDefault="00000000">
            <w:pPr>
              <w:jc w:val="center"/>
              <w:textAlignment w:val="center"/>
              <w:rPr>
                <w:rFonts w:hint="eastAsia"/>
                <w:i/>
                <w:iCs/>
                <w:color w:val="000000"/>
                <w:sz w:val="18"/>
                <w:szCs w:val="18"/>
              </w:rPr>
            </w:pPr>
            <w:r>
              <w:rPr>
                <w:i/>
                <w:iCs/>
                <w:sz w:val="18"/>
                <w:szCs w:val="18"/>
              </w:rPr>
              <w:t>MDM2</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7FFBD96" w14:textId="77777777" w:rsidR="002E1676" w:rsidRDefault="00000000">
            <w:pPr>
              <w:jc w:val="center"/>
              <w:textAlignment w:val="center"/>
              <w:rPr>
                <w:rFonts w:hint="eastAsia"/>
                <w:i/>
                <w:iCs/>
                <w:color w:val="000000"/>
                <w:sz w:val="18"/>
                <w:szCs w:val="18"/>
              </w:rPr>
            </w:pPr>
            <w:r>
              <w:rPr>
                <w:i/>
                <w:iCs/>
                <w:sz w:val="18"/>
                <w:szCs w:val="18"/>
              </w:rPr>
              <w:t>NOTCH4</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918C9B4" w14:textId="77777777" w:rsidR="002E1676" w:rsidRDefault="00000000">
            <w:pPr>
              <w:jc w:val="center"/>
              <w:textAlignment w:val="center"/>
              <w:rPr>
                <w:rFonts w:hint="eastAsia"/>
                <w:i/>
                <w:iCs/>
                <w:color w:val="000000"/>
                <w:sz w:val="18"/>
                <w:szCs w:val="18"/>
              </w:rPr>
            </w:pPr>
            <w:r>
              <w:rPr>
                <w:i/>
                <w:iCs/>
                <w:sz w:val="18"/>
                <w:szCs w:val="18"/>
              </w:rPr>
              <w:t>PPARG</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6FEF0A8" w14:textId="77777777" w:rsidR="002E1676" w:rsidRDefault="00000000">
            <w:pPr>
              <w:jc w:val="center"/>
              <w:textAlignment w:val="center"/>
              <w:rPr>
                <w:rFonts w:hint="eastAsia"/>
                <w:i/>
                <w:iCs/>
                <w:color w:val="000000"/>
                <w:sz w:val="18"/>
                <w:szCs w:val="18"/>
              </w:rPr>
            </w:pPr>
            <w:r>
              <w:rPr>
                <w:i/>
                <w:iCs/>
                <w:sz w:val="18"/>
                <w:szCs w:val="18"/>
              </w:rPr>
              <w:t>SEC31LA</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D633705" w14:textId="77777777" w:rsidR="002E1676" w:rsidRDefault="00000000">
            <w:pPr>
              <w:jc w:val="center"/>
              <w:textAlignment w:val="center"/>
              <w:rPr>
                <w:rFonts w:hint="eastAsia"/>
                <w:i/>
                <w:iCs/>
                <w:color w:val="000000"/>
                <w:sz w:val="18"/>
                <w:szCs w:val="18"/>
              </w:rPr>
            </w:pPr>
            <w:r>
              <w:rPr>
                <w:i/>
                <w:iCs/>
                <w:sz w:val="18"/>
                <w:szCs w:val="18"/>
              </w:rPr>
              <w:t>TFCP2</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2429A6D" w14:textId="77777777" w:rsidR="002E1676" w:rsidRDefault="00000000">
            <w:pPr>
              <w:jc w:val="center"/>
              <w:textAlignment w:val="center"/>
              <w:rPr>
                <w:rFonts w:hint="eastAsia"/>
                <w:i/>
                <w:iCs/>
                <w:color w:val="000000"/>
                <w:sz w:val="18"/>
                <w:szCs w:val="18"/>
              </w:rPr>
            </w:pPr>
            <w:r>
              <w:rPr>
                <w:i/>
                <w:iCs/>
                <w:sz w:val="18"/>
                <w:szCs w:val="18"/>
              </w:rPr>
              <w:t>ZNF444</w:t>
            </w:r>
          </w:p>
        </w:tc>
      </w:tr>
      <w:tr w:rsidR="002E1676" w14:paraId="4A4CB8B0" w14:textId="77777777">
        <w:trPr>
          <w:trHeight w:hRule="exact" w:val="281"/>
          <w:jc w:val="center"/>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061265D" w14:textId="77777777" w:rsidR="002E1676" w:rsidRDefault="00000000">
            <w:pPr>
              <w:jc w:val="center"/>
              <w:textAlignment w:val="center"/>
              <w:rPr>
                <w:rFonts w:hint="eastAsia"/>
                <w:i/>
                <w:iCs/>
                <w:color w:val="000000"/>
                <w:sz w:val="18"/>
                <w:szCs w:val="18"/>
              </w:rPr>
            </w:pPr>
            <w:r>
              <w:rPr>
                <w:i/>
                <w:iCs/>
                <w:sz w:val="18"/>
                <w:szCs w:val="18"/>
              </w:rPr>
              <w:t>BRCA2</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A0982A4" w14:textId="77777777" w:rsidR="002E1676" w:rsidRDefault="00000000">
            <w:pPr>
              <w:jc w:val="center"/>
              <w:textAlignment w:val="center"/>
              <w:rPr>
                <w:rFonts w:hint="eastAsia"/>
                <w:i/>
                <w:iCs/>
                <w:color w:val="000000"/>
                <w:sz w:val="18"/>
                <w:szCs w:val="18"/>
              </w:rPr>
            </w:pPr>
            <w:r>
              <w:rPr>
                <w:i/>
                <w:iCs/>
                <w:sz w:val="18"/>
                <w:szCs w:val="18"/>
              </w:rPr>
              <w:t>CRTC3</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9E5CB03" w14:textId="77777777" w:rsidR="002E1676" w:rsidRDefault="00000000">
            <w:pPr>
              <w:jc w:val="center"/>
              <w:textAlignment w:val="center"/>
              <w:rPr>
                <w:rFonts w:hint="eastAsia"/>
                <w:i/>
                <w:iCs/>
                <w:color w:val="000000"/>
                <w:sz w:val="18"/>
                <w:szCs w:val="18"/>
              </w:rPr>
            </w:pPr>
            <w:r>
              <w:rPr>
                <w:i/>
                <w:iCs/>
                <w:sz w:val="18"/>
                <w:szCs w:val="18"/>
              </w:rPr>
              <w:t>FBXW7</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FA9E81D" w14:textId="77777777" w:rsidR="002E1676" w:rsidRDefault="00000000">
            <w:pPr>
              <w:jc w:val="center"/>
              <w:textAlignment w:val="center"/>
              <w:rPr>
                <w:rFonts w:hint="eastAsia"/>
                <w:i/>
                <w:iCs/>
                <w:color w:val="000000"/>
                <w:sz w:val="18"/>
                <w:szCs w:val="18"/>
              </w:rPr>
            </w:pPr>
            <w:r>
              <w:rPr>
                <w:i/>
                <w:iCs/>
                <w:sz w:val="18"/>
                <w:szCs w:val="18"/>
              </w:rPr>
              <w:t>HOOK3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43A78F3" w14:textId="77777777" w:rsidR="002E1676" w:rsidRDefault="00000000">
            <w:pPr>
              <w:jc w:val="center"/>
              <w:textAlignment w:val="center"/>
              <w:rPr>
                <w:rFonts w:hint="eastAsia"/>
                <w:i/>
                <w:iCs/>
                <w:color w:val="000000"/>
                <w:sz w:val="18"/>
                <w:szCs w:val="18"/>
              </w:rPr>
            </w:pPr>
            <w:r>
              <w:rPr>
                <w:i/>
                <w:iCs/>
                <w:sz w:val="18"/>
                <w:szCs w:val="18"/>
              </w:rPr>
              <w:t>MDM4</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23EE902" w14:textId="77777777" w:rsidR="002E1676" w:rsidRDefault="00000000">
            <w:pPr>
              <w:jc w:val="center"/>
              <w:textAlignment w:val="center"/>
              <w:rPr>
                <w:rFonts w:hint="eastAsia"/>
                <w:i/>
                <w:iCs/>
                <w:color w:val="000000"/>
                <w:sz w:val="18"/>
                <w:szCs w:val="18"/>
              </w:rPr>
            </w:pPr>
            <w:r>
              <w:rPr>
                <w:i/>
                <w:iCs/>
                <w:sz w:val="18"/>
                <w:szCs w:val="18"/>
              </w:rPr>
              <w:t>NR4A3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27DA654" w14:textId="77777777" w:rsidR="002E1676" w:rsidRDefault="00000000">
            <w:pPr>
              <w:jc w:val="center"/>
              <w:textAlignment w:val="center"/>
              <w:rPr>
                <w:rFonts w:hint="eastAsia"/>
                <w:i/>
                <w:iCs/>
                <w:color w:val="000000"/>
                <w:sz w:val="18"/>
                <w:szCs w:val="18"/>
              </w:rPr>
            </w:pPr>
            <w:r>
              <w:rPr>
                <w:i/>
                <w:iCs/>
                <w:sz w:val="18"/>
                <w:szCs w:val="18"/>
              </w:rPr>
              <w:t>PPFIBP1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962AB9F" w14:textId="77777777" w:rsidR="002E1676" w:rsidRDefault="00000000">
            <w:pPr>
              <w:jc w:val="center"/>
              <w:textAlignment w:val="center"/>
              <w:rPr>
                <w:rFonts w:hint="eastAsia"/>
                <w:i/>
                <w:iCs/>
                <w:color w:val="000000"/>
                <w:sz w:val="18"/>
                <w:szCs w:val="18"/>
              </w:rPr>
            </w:pPr>
            <w:r>
              <w:rPr>
                <w:i/>
                <w:iCs/>
                <w:sz w:val="18"/>
                <w:szCs w:val="18"/>
              </w:rPr>
              <w:t>SEPTIN7</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95EDB10" w14:textId="77777777" w:rsidR="002E1676" w:rsidRDefault="00000000">
            <w:pPr>
              <w:jc w:val="center"/>
              <w:textAlignment w:val="center"/>
              <w:rPr>
                <w:rFonts w:hint="eastAsia"/>
                <w:i/>
                <w:iCs/>
                <w:color w:val="000000"/>
                <w:sz w:val="18"/>
                <w:szCs w:val="18"/>
              </w:rPr>
            </w:pPr>
            <w:r>
              <w:rPr>
                <w:i/>
                <w:iCs/>
                <w:sz w:val="18"/>
                <w:szCs w:val="18"/>
              </w:rPr>
              <w:t>TFE3</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706C8A9" w14:textId="77777777" w:rsidR="002E1676" w:rsidRDefault="002E1676">
            <w:pPr>
              <w:jc w:val="center"/>
              <w:textAlignment w:val="center"/>
              <w:rPr>
                <w:rFonts w:hint="eastAsia"/>
                <w:i/>
                <w:iCs/>
                <w:color w:val="000000"/>
                <w:sz w:val="18"/>
                <w:szCs w:val="18"/>
              </w:rPr>
            </w:pPr>
          </w:p>
        </w:tc>
      </w:tr>
      <w:tr w:rsidR="002E1676" w14:paraId="1C774231" w14:textId="77777777">
        <w:trPr>
          <w:trHeight w:hRule="exact" w:val="281"/>
          <w:jc w:val="center"/>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C5601BD" w14:textId="77777777" w:rsidR="002E1676" w:rsidRDefault="00000000">
            <w:pPr>
              <w:jc w:val="center"/>
              <w:textAlignment w:val="center"/>
              <w:rPr>
                <w:rFonts w:hint="eastAsia"/>
                <w:i/>
                <w:iCs/>
                <w:color w:val="000000"/>
                <w:sz w:val="18"/>
                <w:szCs w:val="18"/>
              </w:rPr>
            </w:pPr>
            <w:r>
              <w:rPr>
                <w:i/>
                <w:iCs/>
                <w:sz w:val="18"/>
                <w:szCs w:val="18"/>
              </w:rPr>
              <w:t>BRD3</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A8DACA5" w14:textId="77777777" w:rsidR="002E1676" w:rsidRDefault="00000000">
            <w:pPr>
              <w:jc w:val="center"/>
              <w:textAlignment w:val="center"/>
              <w:rPr>
                <w:rFonts w:hint="eastAsia"/>
                <w:i/>
                <w:iCs/>
                <w:color w:val="000000"/>
                <w:sz w:val="18"/>
                <w:szCs w:val="18"/>
              </w:rPr>
            </w:pPr>
            <w:r>
              <w:rPr>
                <w:i/>
                <w:iCs/>
                <w:sz w:val="18"/>
                <w:szCs w:val="18"/>
              </w:rPr>
              <w:t>CSF1</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824E884" w14:textId="77777777" w:rsidR="002E1676" w:rsidRDefault="00000000">
            <w:pPr>
              <w:jc w:val="center"/>
              <w:textAlignment w:val="center"/>
              <w:rPr>
                <w:rFonts w:hint="eastAsia"/>
                <w:i/>
                <w:iCs/>
                <w:color w:val="000000"/>
                <w:sz w:val="18"/>
                <w:szCs w:val="18"/>
              </w:rPr>
            </w:pPr>
            <w:r>
              <w:rPr>
                <w:i/>
                <w:iCs/>
                <w:sz w:val="18"/>
                <w:szCs w:val="18"/>
              </w:rPr>
              <w:t>FEV</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AF90118" w14:textId="77777777" w:rsidR="002E1676" w:rsidRDefault="00000000">
            <w:pPr>
              <w:jc w:val="center"/>
              <w:textAlignment w:val="center"/>
              <w:rPr>
                <w:rFonts w:hint="eastAsia"/>
                <w:i/>
                <w:iCs/>
                <w:color w:val="000000"/>
                <w:sz w:val="18"/>
                <w:szCs w:val="18"/>
              </w:rPr>
            </w:pPr>
            <w:r>
              <w:rPr>
                <w:i/>
                <w:iCs/>
                <w:sz w:val="18"/>
                <w:szCs w:val="18"/>
              </w:rPr>
              <w:t>HRAS</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DABDA58" w14:textId="77777777" w:rsidR="002E1676" w:rsidRDefault="00000000">
            <w:pPr>
              <w:jc w:val="center"/>
              <w:textAlignment w:val="center"/>
              <w:rPr>
                <w:rFonts w:hint="eastAsia"/>
                <w:i/>
                <w:iCs/>
                <w:color w:val="000000"/>
                <w:sz w:val="18"/>
                <w:szCs w:val="18"/>
              </w:rPr>
            </w:pPr>
            <w:r>
              <w:rPr>
                <w:i/>
                <w:iCs/>
                <w:sz w:val="18"/>
                <w:szCs w:val="18"/>
              </w:rPr>
              <w:t>MEAF6</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4E46000" w14:textId="77777777" w:rsidR="002E1676" w:rsidRDefault="00000000">
            <w:pPr>
              <w:jc w:val="center"/>
              <w:textAlignment w:val="center"/>
              <w:rPr>
                <w:rFonts w:hint="eastAsia"/>
                <w:i/>
                <w:iCs/>
                <w:color w:val="000000"/>
                <w:sz w:val="18"/>
                <w:szCs w:val="18"/>
              </w:rPr>
            </w:pPr>
            <w:r>
              <w:rPr>
                <w:i/>
                <w:iCs/>
                <w:sz w:val="18"/>
                <w:szCs w:val="18"/>
              </w:rPr>
              <w:t>NRAS</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843A78F" w14:textId="77777777" w:rsidR="002E1676" w:rsidRDefault="00000000">
            <w:pPr>
              <w:jc w:val="center"/>
              <w:textAlignment w:val="center"/>
              <w:rPr>
                <w:rFonts w:hint="eastAsia"/>
                <w:i/>
                <w:iCs/>
                <w:color w:val="000000"/>
                <w:sz w:val="18"/>
                <w:szCs w:val="18"/>
              </w:rPr>
            </w:pPr>
            <w:r>
              <w:rPr>
                <w:i/>
                <w:iCs/>
                <w:sz w:val="18"/>
                <w:szCs w:val="18"/>
              </w:rPr>
              <w:t>PPP1CB</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67FDE56" w14:textId="77777777" w:rsidR="002E1676" w:rsidRDefault="00000000">
            <w:pPr>
              <w:jc w:val="center"/>
              <w:textAlignment w:val="center"/>
              <w:rPr>
                <w:rFonts w:hint="eastAsia"/>
                <w:i/>
                <w:iCs/>
                <w:color w:val="000000"/>
                <w:sz w:val="18"/>
                <w:szCs w:val="18"/>
              </w:rPr>
            </w:pPr>
            <w:r>
              <w:rPr>
                <w:i/>
                <w:iCs/>
                <w:sz w:val="18"/>
                <w:szCs w:val="18"/>
              </w:rPr>
              <w:t>SERPINE1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281445D" w14:textId="77777777" w:rsidR="002E1676" w:rsidRDefault="00000000">
            <w:pPr>
              <w:jc w:val="center"/>
              <w:textAlignment w:val="center"/>
              <w:rPr>
                <w:rFonts w:hint="eastAsia"/>
                <w:i/>
                <w:iCs/>
                <w:color w:val="000000"/>
                <w:sz w:val="18"/>
                <w:szCs w:val="18"/>
              </w:rPr>
            </w:pPr>
            <w:r>
              <w:rPr>
                <w:i/>
                <w:iCs/>
                <w:sz w:val="18"/>
                <w:szCs w:val="18"/>
              </w:rPr>
              <w:t>TFEB</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4286354" w14:textId="77777777" w:rsidR="002E1676" w:rsidRDefault="002E1676">
            <w:pPr>
              <w:jc w:val="center"/>
              <w:textAlignment w:val="center"/>
              <w:rPr>
                <w:rFonts w:hint="eastAsia"/>
                <w:i/>
                <w:iCs/>
                <w:color w:val="000000"/>
                <w:sz w:val="18"/>
                <w:szCs w:val="18"/>
              </w:rPr>
            </w:pPr>
          </w:p>
        </w:tc>
      </w:tr>
      <w:tr w:rsidR="002E1676" w14:paraId="3B901E82" w14:textId="77777777">
        <w:trPr>
          <w:trHeight w:hRule="exact" w:val="281"/>
          <w:jc w:val="center"/>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6331FE1" w14:textId="77777777" w:rsidR="002E1676" w:rsidRDefault="00000000">
            <w:pPr>
              <w:jc w:val="center"/>
              <w:textAlignment w:val="center"/>
              <w:rPr>
                <w:rFonts w:hint="eastAsia"/>
                <w:i/>
                <w:iCs/>
                <w:color w:val="000000"/>
                <w:sz w:val="18"/>
                <w:szCs w:val="18"/>
              </w:rPr>
            </w:pPr>
            <w:r>
              <w:rPr>
                <w:i/>
                <w:iCs/>
                <w:sz w:val="18"/>
                <w:szCs w:val="18"/>
              </w:rPr>
              <w:t>BRD4</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25AB88F" w14:textId="77777777" w:rsidR="002E1676" w:rsidRDefault="00000000">
            <w:pPr>
              <w:jc w:val="center"/>
              <w:textAlignment w:val="center"/>
              <w:rPr>
                <w:rFonts w:hint="eastAsia"/>
                <w:i/>
                <w:iCs/>
                <w:color w:val="000000"/>
                <w:sz w:val="18"/>
                <w:szCs w:val="18"/>
              </w:rPr>
            </w:pPr>
            <w:r>
              <w:rPr>
                <w:i/>
                <w:iCs/>
                <w:sz w:val="18"/>
                <w:szCs w:val="18"/>
              </w:rPr>
              <w:t>CTNNB1</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D66F3CE" w14:textId="77777777" w:rsidR="002E1676" w:rsidRDefault="00000000">
            <w:pPr>
              <w:jc w:val="center"/>
              <w:textAlignment w:val="center"/>
              <w:rPr>
                <w:rFonts w:hint="eastAsia"/>
                <w:i/>
                <w:iCs/>
                <w:color w:val="000000"/>
                <w:sz w:val="18"/>
                <w:szCs w:val="18"/>
              </w:rPr>
            </w:pPr>
            <w:r>
              <w:rPr>
                <w:i/>
                <w:iCs/>
                <w:sz w:val="18"/>
                <w:szCs w:val="18"/>
              </w:rPr>
              <w:t>FGFR1</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1A405F8" w14:textId="77777777" w:rsidR="002E1676" w:rsidRDefault="00000000">
            <w:pPr>
              <w:jc w:val="center"/>
              <w:textAlignment w:val="center"/>
              <w:rPr>
                <w:rFonts w:hint="eastAsia"/>
                <w:i/>
                <w:iCs/>
                <w:color w:val="000000"/>
                <w:sz w:val="18"/>
                <w:szCs w:val="18"/>
              </w:rPr>
            </w:pPr>
            <w:r>
              <w:rPr>
                <w:i/>
                <w:iCs/>
                <w:sz w:val="18"/>
                <w:szCs w:val="18"/>
              </w:rPr>
              <w:t>HTN3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C85D6A7" w14:textId="77777777" w:rsidR="002E1676" w:rsidRDefault="00000000">
            <w:pPr>
              <w:jc w:val="center"/>
              <w:textAlignment w:val="center"/>
              <w:rPr>
                <w:rFonts w:hint="eastAsia"/>
                <w:i/>
                <w:iCs/>
                <w:color w:val="000000"/>
                <w:sz w:val="18"/>
                <w:szCs w:val="18"/>
              </w:rPr>
            </w:pPr>
            <w:r>
              <w:rPr>
                <w:i/>
                <w:iCs/>
                <w:sz w:val="18"/>
                <w:szCs w:val="18"/>
              </w:rPr>
              <w:t>MED12</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588C386" w14:textId="77777777" w:rsidR="002E1676" w:rsidRDefault="00000000">
            <w:pPr>
              <w:jc w:val="center"/>
              <w:textAlignment w:val="center"/>
              <w:rPr>
                <w:rFonts w:hint="eastAsia"/>
                <w:i/>
                <w:iCs/>
                <w:color w:val="000000"/>
                <w:sz w:val="18"/>
                <w:szCs w:val="18"/>
              </w:rPr>
            </w:pPr>
            <w:r>
              <w:rPr>
                <w:i/>
                <w:iCs/>
                <w:sz w:val="18"/>
                <w:szCs w:val="18"/>
              </w:rPr>
              <w:t>NRG1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AC1B316" w14:textId="77777777" w:rsidR="002E1676" w:rsidRDefault="00000000">
            <w:pPr>
              <w:jc w:val="center"/>
              <w:textAlignment w:val="center"/>
              <w:rPr>
                <w:rFonts w:hint="eastAsia"/>
                <w:i/>
                <w:iCs/>
                <w:color w:val="000000"/>
                <w:sz w:val="18"/>
                <w:szCs w:val="18"/>
              </w:rPr>
            </w:pPr>
            <w:r>
              <w:rPr>
                <w:i/>
                <w:iCs/>
                <w:sz w:val="18"/>
                <w:szCs w:val="18"/>
              </w:rPr>
              <w:t>PRDM10</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40030CD" w14:textId="77777777" w:rsidR="002E1676" w:rsidRDefault="00000000">
            <w:pPr>
              <w:jc w:val="center"/>
              <w:textAlignment w:val="center"/>
              <w:rPr>
                <w:rFonts w:hint="eastAsia"/>
                <w:i/>
                <w:iCs/>
                <w:color w:val="000000"/>
                <w:sz w:val="18"/>
                <w:szCs w:val="18"/>
              </w:rPr>
            </w:pPr>
            <w:r>
              <w:rPr>
                <w:i/>
                <w:iCs/>
                <w:sz w:val="18"/>
                <w:szCs w:val="18"/>
              </w:rPr>
              <w:t>SLC34A2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65D1233" w14:textId="77777777" w:rsidR="002E1676" w:rsidRDefault="00000000">
            <w:pPr>
              <w:jc w:val="center"/>
              <w:textAlignment w:val="center"/>
              <w:rPr>
                <w:rFonts w:hint="eastAsia"/>
                <w:i/>
                <w:iCs/>
                <w:color w:val="000000"/>
                <w:sz w:val="18"/>
                <w:szCs w:val="18"/>
              </w:rPr>
            </w:pPr>
            <w:r>
              <w:rPr>
                <w:i/>
                <w:iCs/>
                <w:sz w:val="18"/>
                <w:szCs w:val="18"/>
              </w:rPr>
              <w:t>TFG</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B8FED51" w14:textId="77777777" w:rsidR="002E1676" w:rsidRDefault="002E1676">
            <w:pPr>
              <w:jc w:val="center"/>
              <w:textAlignment w:val="center"/>
              <w:rPr>
                <w:rFonts w:hint="eastAsia"/>
                <w:i/>
                <w:iCs/>
                <w:color w:val="000000"/>
                <w:sz w:val="18"/>
                <w:szCs w:val="18"/>
              </w:rPr>
            </w:pPr>
          </w:p>
        </w:tc>
      </w:tr>
      <w:tr w:rsidR="002E1676" w14:paraId="3453B1F8" w14:textId="77777777">
        <w:trPr>
          <w:trHeight w:hRule="exact" w:val="281"/>
          <w:jc w:val="center"/>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2EF3227" w14:textId="77777777" w:rsidR="002E1676" w:rsidRDefault="00000000">
            <w:pPr>
              <w:jc w:val="center"/>
              <w:textAlignment w:val="center"/>
              <w:rPr>
                <w:rFonts w:hint="eastAsia"/>
                <w:i/>
                <w:iCs/>
                <w:color w:val="000000"/>
                <w:sz w:val="18"/>
                <w:szCs w:val="18"/>
              </w:rPr>
            </w:pPr>
            <w:r>
              <w:rPr>
                <w:i/>
                <w:iCs/>
                <w:sz w:val="18"/>
                <w:szCs w:val="18"/>
              </w:rPr>
              <w:t>BRD8</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D63BC3D" w14:textId="77777777" w:rsidR="002E1676" w:rsidRDefault="00000000">
            <w:pPr>
              <w:jc w:val="center"/>
              <w:textAlignment w:val="center"/>
              <w:rPr>
                <w:rFonts w:hint="eastAsia"/>
                <w:i/>
                <w:iCs/>
                <w:color w:val="000000"/>
                <w:sz w:val="18"/>
                <w:szCs w:val="18"/>
              </w:rPr>
            </w:pPr>
            <w:r>
              <w:rPr>
                <w:i/>
                <w:iCs/>
                <w:sz w:val="18"/>
                <w:szCs w:val="18"/>
              </w:rPr>
              <w:t>CUX1</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639413D" w14:textId="77777777" w:rsidR="002E1676" w:rsidRDefault="00000000">
            <w:pPr>
              <w:jc w:val="center"/>
              <w:textAlignment w:val="center"/>
              <w:rPr>
                <w:rFonts w:hint="eastAsia"/>
                <w:i/>
                <w:iCs/>
                <w:color w:val="000000"/>
                <w:sz w:val="18"/>
                <w:szCs w:val="18"/>
              </w:rPr>
            </w:pPr>
            <w:r>
              <w:rPr>
                <w:i/>
                <w:iCs/>
                <w:sz w:val="18"/>
                <w:szCs w:val="18"/>
              </w:rPr>
              <w:t>FGFR2</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D8862CD" w14:textId="77777777" w:rsidR="002E1676" w:rsidRDefault="00000000">
            <w:pPr>
              <w:jc w:val="center"/>
              <w:textAlignment w:val="center"/>
              <w:rPr>
                <w:rFonts w:hint="eastAsia"/>
                <w:i/>
                <w:iCs/>
                <w:color w:val="000000"/>
                <w:sz w:val="18"/>
                <w:szCs w:val="18"/>
              </w:rPr>
            </w:pPr>
            <w:r>
              <w:rPr>
                <w:i/>
                <w:iCs/>
                <w:sz w:val="18"/>
                <w:szCs w:val="18"/>
              </w:rPr>
              <w:t>HTR4</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44341AA" w14:textId="77777777" w:rsidR="002E1676" w:rsidRDefault="00000000">
            <w:pPr>
              <w:jc w:val="center"/>
              <w:textAlignment w:val="center"/>
              <w:rPr>
                <w:rFonts w:hint="eastAsia"/>
                <w:i/>
                <w:iCs/>
                <w:color w:val="000000"/>
                <w:sz w:val="18"/>
                <w:szCs w:val="18"/>
              </w:rPr>
            </w:pPr>
            <w:r>
              <w:rPr>
                <w:i/>
                <w:iCs/>
                <w:sz w:val="18"/>
                <w:szCs w:val="18"/>
              </w:rPr>
              <w:t>MEF2C</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33B05E1" w14:textId="77777777" w:rsidR="002E1676" w:rsidRDefault="00000000">
            <w:pPr>
              <w:jc w:val="center"/>
              <w:textAlignment w:val="center"/>
              <w:rPr>
                <w:rFonts w:hint="eastAsia"/>
                <w:i/>
                <w:iCs/>
                <w:color w:val="000000"/>
                <w:sz w:val="18"/>
                <w:szCs w:val="18"/>
              </w:rPr>
            </w:pPr>
            <w:r>
              <w:rPr>
                <w:i/>
                <w:iCs/>
                <w:sz w:val="18"/>
                <w:szCs w:val="18"/>
              </w:rPr>
              <w:t>NTN1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A5D4A86" w14:textId="77777777" w:rsidR="002E1676" w:rsidRDefault="00000000">
            <w:pPr>
              <w:jc w:val="center"/>
              <w:textAlignment w:val="center"/>
              <w:rPr>
                <w:rFonts w:hint="eastAsia"/>
                <w:i/>
                <w:iCs/>
                <w:color w:val="000000"/>
                <w:sz w:val="18"/>
                <w:szCs w:val="18"/>
              </w:rPr>
            </w:pPr>
            <w:r>
              <w:rPr>
                <w:i/>
                <w:iCs/>
                <w:sz w:val="18"/>
                <w:szCs w:val="18"/>
              </w:rPr>
              <w:t>PRKACA</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800E2F3" w14:textId="77777777" w:rsidR="002E1676" w:rsidRDefault="00000000">
            <w:pPr>
              <w:jc w:val="center"/>
              <w:textAlignment w:val="center"/>
              <w:rPr>
                <w:rFonts w:hint="eastAsia"/>
                <w:i/>
                <w:iCs/>
                <w:color w:val="000000"/>
                <w:sz w:val="18"/>
                <w:szCs w:val="18"/>
              </w:rPr>
            </w:pPr>
            <w:r>
              <w:rPr>
                <w:i/>
                <w:iCs/>
                <w:sz w:val="18"/>
                <w:szCs w:val="18"/>
              </w:rPr>
              <w:t>SLC45A3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50F7041" w14:textId="77777777" w:rsidR="002E1676" w:rsidRDefault="00000000">
            <w:pPr>
              <w:jc w:val="center"/>
              <w:textAlignment w:val="center"/>
              <w:rPr>
                <w:rFonts w:hint="eastAsia"/>
                <w:i/>
                <w:iCs/>
                <w:color w:val="000000"/>
                <w:sz w:val="18"/>
                <w:szCs w:val="18"/>
              </w:rPr>
            </w:pPr>
            <w:r>
              <w:rPr>
                <w:i/>
                <w:iCs/>
                <w:sz w:val="18"/>
                <w:szCs w:val="18"/>
              </w:rPr>
              <w:t>TGFBR3</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C521746" w14:textId="77777777" w:rsidR="002E1676" w:rsidRDefault="002E1676">
            <w:pPr>
              <w:jc w:val="center"/>
              <w:textAlignment w:val="center"/>
              <w:rPr>
                <w:rFonts w:hint="eastAsia"/>
                <w:i/>
                <w:iCs/>
                <w:color w:val="000000"/>
                <w:sz w:val="18"/>
                <w:szCs w:val="18"/>
              </w:rPr>
            </w:pPr>
          </w:p>
        </w:tc>
      </w:tr>
      <w:tr w:rsidR="002E1676" w14:paraId="77748AF1" w14:textId="77777777">
        <w:trPr>
          <w:trHeight w:hRule="exact" w:val="281"/>
          <w:jc w:val="center"/>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9DF5342" w14:textId="77777777" w:rsidR="002E1676" w:rsidRDefault="00000000">
            <w:pPr>
              <w:jc w:val="center"/>
              <w:textAlignment w:val="center"/>
              <w:rPr>
                <w:rFonts w:hint="eastAsia"/>
                <w:i/>
                <w:iCs/>
                <w:color w:val="000000"/>
                <w:sz w:val="18"/>
                <w:szCs w:val="18"/>
              </w:rPr>
            </w:pPr>
            <w:r>
              <w:rPr>
                <w:i/>
                <w:iCs/>
                <w:sz w:val="18"/>
                <w:szCs w:val="18"/>
              </w:rPr>
              <w:t>CAMTA1</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789CE7C" w14:textId="77777777" w:rsidR="002E1676" w:rsidRDefault="00000000">
            <w:pPr>
              <w:jc w:val="center"/>
              <w:textAlignment w:val="center"/>
              <w:rPr>
                <w:rFonts w:hint="eastAsia"/>
                <w:i/>
                <w:iCs/>
                <w:color w:val="000000"/>
                <w:sz w:val="18"/>
                <w:szCs w:val="18"/>
              </w:rPr>
            </w:pPr>
            <w:r>
              <w:rPr>
                <w:i/>
                <w:iCs/>
                <w:sz w:val="18"/>
                <w:szCs w:val="18"/>
              </w:rPr>
              <w:t>DDIT3</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CC35E23" w14:textId="77777777" w:rsidR="002E1676" w:rsidRDefault="00000000">
            <w:pPr>
              <w:jc w:val="center"/>
              <w:textAlignment w:val="center"/>
              <w:rPr>
                <w:rFonts w:hint="eastAsia"/>
                <w:i/>
                <w:iCs/>
                <w:color w:val="000000"/>
                <w:sz w:val="18"/>
                <w:szCs w:val="18"/>
              </w:rPr>
            </w:pPr>
            <w:r>
              <w:rPr>
                <w:i/>
                <w:iCs/>
                <w:sz w:val="18"/>
                <w:szCs w:val="18"/>
              </w:rPr>
              <w:t>FGFR3</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DFF3E8E" w14:textId="77777777" w:rsidR="002E1676" w:rsidRDefault="00000000">
            <w:pPr>
              <w:jc w:val="center"/>
              <w:textAlignment w:val="center"/>
              <w:rPr>
                <w:rFonts w:hint="eastAsia"/>
                <w:i/>
                <w:iCs/>
                <w:color w:val="000000"/>
                <w:sz w:val="18"/>
                <w:szCs w:val="18"/>
              </w:rPr>
            </w:pPr>
            <w:r>
              <w:rPr>
                <w:i/>
                <w:iCs/>
                <w:sz w:val="18"/>
                <w:szCs w:val="18"/>
              </w:rPr>
              <w:t>ICA1L</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40F9F42" w14:textId="77777777" w:rsidR="002E1676" w:rsidRDefault="00000000">
            <w:pPr>
              <w:jc w:val="center"/>
              <w:textAlignment w:val="center"/>
              <w:rPr>
                <w:rFonts w:hint="eastAsia"/>
                <w:i/>
                <w:iCs/>
                <w:color w:val="000000"/>
                <w:sz w:val="18"/>
                <w:szCs w:val="18"/>
              </w:rPr>
            </w:pPr>
            <w:r>
              <w:rPr>
                <w:i/>
                <w:iCs/>
                <w:sz w:val="18"/>
                <w:szCs w:val="18"/>
              </w:rPr>
              <w:t>MEIS1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65D805D" w14:textId="77777777" w:rsidR="002E1676" w:rsidRDefault="00000000">
            <w:pPr>
              <w:jc w:val="center"/>
              <w:textAlignment w:val="center"/>
              <w:rPr>
                <w:rFonts w:hint="eastAsia"/>
                <w:i/>
                <w:iCs/>
                <w:color w:val="000000"/>
                <w:sz w:val="18"/>
                <w:szCs w:val="18"/>
              </w:rPr>
            </w:pPr>
            <w:r>
              <w:rPr>
                <w:i/>
                <w:iCs/>
                <w:sz w:val="18"/>
                <w:szCs w:val="18"/>
              </w:rPr>
              <w:t>NTRK1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C12645F" w14:textId="77777777" w:rsidR="002E1676" w:rsidRDefault="00000000">
            <w:pPr>
              <w:jc w:val="center"/>
              <w:textAlignment w:val="center"/>
              <w:rPr>
                <w:rFonts w:hint="eastAsia"/>
                <w:i/>
                <w:iCs/>
                <w:color w:val="000000"/>
                <w:sz w:val="18"/>
                <w:szCs w:val="18"/>
              </w:rPr>
            </w:pPr>
            <w:r>
              <w:rPr>
                <w:i/>
                <w:iCs/>
                <w:sz w:val="18"/>
                <w:szCs w:val="18"/>
              </w:rPr>
              <w:t>PRKACB</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8A182A0" w14:textId="77777777" w:rsidR="002E1676" w:rsidRDefault="00000000">
            <w:pPr>
              <w:jc w:val="center"/>
              <w:textAlignment w:val="center"/>
              <w:rPr>
                <w:rFonts w:hint="eastAsia"/>
                <w:i/>
                <w:iCs/>
                <w:color w:val="000000"/>
                <w:sz w:val="18"/>
                <w:szCs w:val="18"/>
              </w:rPr>
            </w:pPr>
            <w:r>
              <w:rPr>
                <w:i/>
                <w:iCs/>
                <w:sz w:val="18"/>
                <w:szCs w:val="18"/>
              </w:rPr>
              <w:t>SLMAP</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71D268B" w14:textId="77777777" w:rsidR="002E1676" w:rsidRDefault="00000000">
            <w:pPr>
              <w:jc w:val="center"/>
              <w:textAlignment w:val="center"/>
              <w:rPr>
                <w:rFonts w:hint="eastAsia"/>
                <w:i/>
                <w:iCs/>
                <w:color w:val="000000"/>
                <w:sz w:val="18"/>
                <w:szCs w:val="18"/>
              </w:rPr>
            </w:pPr>
            <w:r>
              <w:rPr>
                <w:i/>
                <w:iCs/>
                <w:sz w:val="18"/>
                <w:szCs w:val="18"/>
              </w:rPr>
              <w:t>THBS1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45C63FC" w14:textId="77777777" w:rsidR="002E1676" w:rsidRDefault="002E1676">
            <w:pPr>
              <w:jc w:val="center"/>
              <w:textAlignment w:val="center"/>
              <w:rPr>
                <w:rFonts w:hint="eastAsia"/>
                <w:i/>
                <w:iCs/>
                <w:color w:val="000000"/>
                <w:sz w:val="18"/>
                <w:szCs w:val="18"/>
              </w:rPr>
            </w:pPr>
          </w:p>
        </w:tc>
      </w:tr>
      <w:tr w:rsidR="002E1676" w14:paraId="14C71BB9" w14:textId="77777777">
        <w:trPr>
          <w:trHeight w:hRule="exact" w:val="281"/>
          <w:jc w:val="center"/>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D033BEE" w14:textId="77777777" w:rsidR="002E1676" w:rsidRDefault="00000000">
            <w:pPr>
              <w:jc w:val="center"/>
              <w:textAlignment w:val="center"/>
              <w:rPr>
                <w:rFonts w:hint="eastAsia"/>
                <w:i/>
                <w:iCs/>
                <w:color w:val="000000"/>
                <w:sz w:val="18"/>
                <w:szCs w:val="18"/>
              </w:rPr>
            </w:pPr>
            <w:r>
              <w:rPr>
                <w:i/>
                <w:iCs/>
                <w:sz w:val="18"/>
                <w:szCs w:val="18"/>
              </w:rPr>
              <w:t>CARS1</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01F0762" w14:textId="77777777" w:rsidR="002E1676" w:rsidRDefault="00000000">
            <w:pPr>
              <w:jc w:val="center"/>
              <w:textAlignment w:val="center"/>
              <w:rPr>
                <w:rFonts w:hint="eastAsia"/>
                <w:i/>
                <w:iCs/>
                <w:color w:val="000000"/>
                <w:sz w:val="18"/>
                <w:szCs w:val="18"/>
              </w:rPr>
            </w:pPr>
            <w:r>
              <w:rPr>
                <w:i/>
                <w:iCs/>
                <w:sz w:val="18"/>
                <w:szCs w:val="18"/>
              </w:rPr>
              <w:t>DDR2</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16AFFFD" w14:textId="77777777" w:rsidR="002E1676" w:rsidRDefault="00000000">
            <w:pPr>
              <w:jc w:val="center"/>
              <w:textAlignment w:val="center"/>
              <w:rPr>
                <w:rFonts w:hint="eastAsia"/>
                <w:i/>
                <w:iCs/>
                <w:color w:val="000000"/>
                <w:sz w:val="18"/>
                <w:szCs w:val="18"/>
              </w:rPr>
            </w:pPr>
            <w:r>
              <w:rPr>
                <w:i/>
                <w:iCs/>
                <w:sz w:val="18"/>
                <w:szCs w:val="18"/>
              </w:rPr>
              <w:t>FGFR4</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0EB4807" w14:textId="77777777" w:rsidR="002E1676" w:rsidRDefault="00000000">
            <w:pPr>
              <w:jc w:val="center"/>
              <w:textAlignment w:val="center"/>
              <w:rPr>
                <w:rFonts w:hint="eastAsia"/>
                <w:i/>
                <w:iCs/>
                <w:color w:val="000000"/>
                <w:sz w:val="18"/>
                <w:szCs w:val="18"/>
              </w:rPr>
            </w:pPr>
            <w:r>
              <w:rPr>
                <w:i/>
                <w:iCs/>
                <w:sz w:val="18"/>
                <w:szCs w:val="18"/>
              </w:rPr>
              <w:t>IDH1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D371A71" w14:textId="77777777" w:rsidR="002E1676" w:rsidRDefault="00000000">
            <w:pPr>
              <w:jc w:val="center"/>
              <w:textAlignment w:val="center"/>
              <w:rPr>
                <w:rFonts w:hint="eastAsia"/>
                <w:i/>
                <w:iCs/>
                <w:color w:val="000000"/>
                <w:sz w:val="18"/>
                <w:szCs w:val="18"/>
              </w:rPr>
            </w:pPr>
            <w:r>
              <w:rPr>
                <w:i/>
                <w:iCs/>
                <w:sz w:val="18"/>
                <w:szCs w:val="18"/>
              </w:rPr>
              <w:t>MET</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5FE6273" w14:textId="77777777" w:rsidR="002E1676" w:rsidRDefault="00000000">
            <w:pPr>
              <w:jc w:val="center"/>
              <w:textAlignment w:val="center"/>
              <w:rPr>
                <w:rFonts w:hint="eastAsia"/>
                <w:i/>
                <w:iCs/>
                <w:color w:val="000000"/>
                <w:sz w:val="18"/>
                <w:szCs w:val="18"/>
              </w:rPr>
            </w:pPr>
            <w:r>
              <w:rPr>
                <w:i/>
                <w:iCs/>
                <w:sz w:val="18"/>
                <w:szCs w:val="18"/>
              </w:rPr>
              <w:t>NTRK2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B13CA4B" w14:textId="77777777" w:rsidR="002E1676" w:rsidRDefault="00000000">
            <w:pPr>
              <w:jc w:val="center"/>
              <w:textAlignment w:val="center"/>
              <w:rPr>
                <w:rFonts w:hint="eastAsia"/>
                <w:i/>
                <w:iCs/>
                <w:color w:val="000000"/>
                <w:sz w:val="18"/>
                <w:szCs w:val="18"/>
              </w:rPr>
            </w:pPr>
            <w:r>
              <w:rPr>
                <w:i/>
                <w:iCs/>
                <w:sz w:val="18"/>
                <w:szCs w:val="18"/>
              </w:rPr>
              <w:t>PRKAR1A</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144641C" w14:textId="77777777" w:rsidR="002E1676" w:rsidRDefault="00000000">
            <w:pPr>
              <w:jc w:val="center"/>
              <w:textAlignment w:val="center"/>
              <w:rPr>
                <w:rFonts w:hint="eastAsia"/>
                <w:i/>
                <w:iCs/>
                <w:color w:val="000000"/>
                <w:sz w:val="18"/>
                <w:szCs w:val="18"/>
              </w:rPr>
            </w:pPr>
            <w:r>
              <w:rPr>
                <w:i/>
                <w:iCs/>
                <w:sz w:val="18"/>
                <w:szCs w:val="18"/>
              </w:rPr>
              <w:t>SMAD3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7C136E0" w14:textId="77777777" w:rsidR="002E1676" w:rsidRDefault="00000000">
            <w:pPr>
              <w:jc w:val="center"/>
              <w:textAlignment w:val="center"/>
              <w:rPr>
                <w:rFonts w:hint="eastAsia"/>
                <w:i/>
                <w:iCs/>
                <w:color w:val="000000"/>
                <w:sz w:val="18"/>
                <w:szCs w:val="18"/>
              </w:rPr>
            </w:pPr>
            <w:r>
              <w:rPr>
                <w:i/>
                <w:iCs/>
                <w:sz w:val="18"/>
                <w:szCs w:val="18"/>
              </w:rPr>
              <w:t>THRAP3</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A630BC4" w14:textId="77777777" w:rsidR="002E1676" w:rsidRDefault="002E1676">
            <w:pPr>
              <w:jc w:val="center"/>
              <w:textAlignment w:val="center"/>
              <w:rPr>
                <w:rFonts w:hint="eastAsia"/>
                <w:i/>
                <w:iCs/>
                <w:color w:val="000000"/>
                <w:sz w:val="18"/>
                <w:szCs w:val="18"/>
              </w:rPr>
            </w:pPr>
          </w:p>
        </w:tc>
      </w:tr>
      <w:tr w:rsidR="002E1676" w14:paraId="2A002E07" w14:textId="77777777">
        <w:trPr>
          <w:trHeight w:hRule="exact" w:val="281"/>
          <w:jc w:val="center"/>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57F408E" w14:textId="77777777" w:rsidR="002E1676" w:rsidRDefault="00000000">
            <w:pPr>
              <w:jc w:val="center"/>
              <w:textAlignment w:val="center"/>
              <w:rPr>
                <w:rFonts w:hint="eastAsia"/>
                <w:i/>
                <w:iCs/>
                <w:color w:val="000000"/>
                <w:sz w:val="18"/>
                <w:szCs w:val="18"/>
              </w:rPr>
            </w:pPr>
            <w:r>
              <w:rPr>
                <w:i/>
                <w:iCs/>
                <w:color w:val="000000"/>
                <w:sz w:val="18"/>
                <w:szCs w:val="18"/>
              </w:rPr>
              <w:t>CCDC6</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DDC51D6" w14:textId="77777777" w:rsidR="002E1676" w:rsidRDefault="00000000">
            <w:pPr>
              <w:jc w:val="center"/>
              <w:textAlignment w:val="center"/>
              <w:rPr>
                <w:rFonts w:hint="eastAsia"/>
                <w:i/>
                <w:iCs/>
                <w:color w:val="000000"/>
                <w:sz w:val="18"/>
                <w:szCs w:val="18"/>
              </w:rPr>
            </w:pPr>
            <w:r>
              <w:rPr>
                <w:i/>
                <w:iCs/>
                <w:sz w:val="18"/>
                <w:szCs w:val="18"/>
              </w:rPr>
              <w:t>DDX3X</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83C7F2C" w14:textId="77777777" w:rsidR="002E1676" w:rsidRDefault="00000000">
            <w:pPr>
              <w:jc w:val="center"/>
              <w:textAlignment w:val="center"/>
              <w:rPr>
                <w:rFonts w:hint="eastAsia"/>
                <w:i/>
                <w:iCs/>
                <w:color w:val="000000"/>
                <w:sz w:val="18"/>
                <w:szCs w:val="18"/>
              </w:rPr>
            </w:pPr>
            <w:r>
              <w:rPr>
                <w:i/>
                <w:iCs/>
                <w:sz w:val="18"/>
                <w:szCs w:val="18"/>
              </w:rPr>
              <w:t>FGR</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3E77B5A" w14:textId="77777777" w:rsidR="002E1676" w:rsidRDefault="00000000">
            <w:pPr>
              <w:jc w:val="center"/>
              <w:textAlignment w:val="center"/>
              <w:rPr>
                <w:rFonts w:hint="eastAsia"/>
                <w:i/>
                <w:iCs/>
                <w:color w:val="000000"/>
                <w:sz w:val="18"/>
                <w:szCs w:val="18"/>
              </w:rPr>
            </w:pPr>
            <w:r>
              <w:rPr>
                <w:i/>
                <w:iCs/>
                <w:sz w:val="18"/>
                <w:szCs w:val="18"/>
              </w:rPr>
              <w:t>IDH2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273E04B" w14:textId="77777777" w:rsidR="002E1676" w:rsidRDefault="00000000">
            <w:pPr>
              <w:jc w:val="center"/>
              <w:textAlignment w:val="center"/>
              <w:rPr>
                <w:rFonts w:hint="eastAsia"/>
                <w:i/>
                <w:iCs/>
                <w:color w:val="000000"/>
                <w:sz w:val="18"/>
                <w:szCs w:val="18"/>
              </w:rPr>
            </w:pPr>
            <w:r>
              <w:rPr>
                <w:i/>
                <w:iCs/>
                <w:sz w:val="18"/>
                <w:szCs w:val="18"/>
              </w:rPr>
              <w:t>MIR143</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2708AB8" w14:textId="77777777" w:rsidR="002E1676" w:rsidRDefault="00000000">
            <w:pPr>
              <w:jc w:val="center"/>
              <w:textAlignment w:val="center"/>
              <w:rPr>
                <w:rFonts w:hint="eastAsia"/>
                <w:i/>
                <w:iCs/>
                <w:color w:val="000000"/>
                <w:sz w:val="18"/>
                <w:szCs w:val="18"/>
              </w:rPr>
            </w:pPr>
            <w:r>
              <w:rPr>
                <w:i/>
                <w:iCs/>
                <w:sz w:val="18"/>
                <w:szCs w:val="18"/>
              </w:rPr>
              <w:t>NTRK3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28676C9" w14:textId="77777777" w:rsidR="002E1676" w:rsidRDefault="00000000">
            <w:pPr>
              <w:jc w:val="center"/>
              <w:textAlignment w:val="center"/>
              <w:rPr>
                <w:rFonts w:hint="eastAsia"/>
                <w:i/>
                <w:iCs/>
                <w:color w:val="000000"/>
                <w:sz w:val="18"/>
                <w:szCs w:val="18"/>
              </w:rPr>
            </w:pPr>
            <w:r>
              <w:rPr>
                <w:i/>
                <w:iCs/>
                <w:sz w:val="18"/>
                <w:szCs w:val="18"/>
              </w:rPr>
              <w:t>PRKCA</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B87AA7F" w14:textId="77777777" w:rsidR="002E1676" w:rsidRDefault="00000000">
            <w:pPr>
              <w:jc w:val="center"/>
              <w:textAlignment w:val="center"/>
              <w:rPr>
                <w:rFonts w:hint="eastAsia"/>
                <w:i/>
                <w:iCs/>
                <w:color w:val="000000"/>
                <w:sz w:val="18"/>
                <w:szCs w:val="18"/>
              </w:rPr>
            </w:pPr>
            <w:r>
              <w:rPr>
                <w:i/>
                <w:iCs/>
                <w:sz w:val="18"/>
                <w:szCs w:val="18"/>
              </w:rPr>
              <w:t>SMARCA4</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EA4D429" w14:textId="77777777" w:rsidR="002E1676" w:rsidRDefault="00000000">
            <w:pPr>
              <w:jc w:val="center"/>
              <w:textAlignment w:val="center"/>
              <w:rPr>
                <w:rFonts w:hint="eastAsia"/>
                <w:i/>
                <w:iCs/>
                <w:color w:val="000000"/>
                <w:sz w:val="18"/>
                <w:szCs w:val="18"/>
              </w:rPr>
            </w:pPr>
            <w:r>
              <w:rPr>
                <w:i/>
                <w:iCs/>
                <w:sz w:val="18"/>
                <w:szCs w:val="18"/>
              </w:rPr>
              <w:t>TIMP3</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346BE36A" w14:textId="77777777" w:rsidR="002E1676" w:rsidRDefault="002E1676">
            <w:pPr>
              <w:jc w:val="center"/>
              <w:textAlignment w:val="center"/>
              <w:rPr>
                <w:rFonts w:hint="eastAsia"/>
                <w:i/>
                <w:iCs/>
                <w:color w:val="000000"/>
                <w:sz w:val="18"/>
                <w:szCs w:val="18"/>
              </w:rPr>
            </w:pPr>
          </w:p>
        </w:tc>
      </w:tr>
    </w:tbl>
    <w:p w14:paraId="63F2982F" w14:textId="77777777" w:rsidR="002E1676" w:rsidRDefault="002E1676">
      <w:pPr>
        <w:rPr>
          <w:rFonts w:hint="eastAsia"/>
          <w:b/>
          <w:sz w:val="28"/>
          <w:szCs w:val="28"/>
        </w:rPr>
      </w:pPr>
    </w:p>
    <w:tbl>
      <w:tblPr>
        <w:tblW w:w="9634" w:type="dxa"/>
        <w:tblInd w:w="113" w:type="dxa"/>
        <w:tblBorders>
          <w:top w:val="single" w:sz="4" w:space="0" w:color="31849B"/>
          <w:left w:val="single" w:sz="4" w:space="0" w:color="31849B"/>
          <w:bottom w:val="single" w:sz="4" w:space="0" w:color="31849B"/>
          <w:right w:val="single" w:sz="4" w:space="0" w:color="31849B"/>
          <w:insideH w:val="single" w:sz="4" w:space="0" w:color="31849B"/>
          <w:insideV w:val="single" w:sz="4" w:space="0" w:color="31849B"/>
        </w:tblBorders>
        <w:tblLook w:val="04A0" w:firstRow="1" w:lastRow="0" w:firstColumn="1" w:lastColumn="0" w:noHBand="0" w:noVBand="1"/>
      </w:tblPr>
      <w:tblGrid>
        <w:gridCol w:w="1677"/>
        <w:gridCol w:w="2382"/>
        <w:gridCol w:w="3024"/>
        <w:gridCol w:w="2551"/>
      </w:tblGrid>
      <w:tr w:rsidR="002E1676" w14:paraId="182B4E3D" w14:textId="77777777">
        <w:trPr>
          <w:trHeight w:val="401"/>
        </w:trPr>
        <w:tc>
          <w:tcPr>
            <w:tcW w:w="9634" w:type="dxa"/>
            <w:gridSpan w:val="4"/>
            <w:shd w:val="clear" w:color="auto" w:fill="DAEEF3"/>
            <w:noWrap/>
            <w:vAlign w:val="center"/>
          </w:tcPr>
          <w:p w14:paraId="6CC53483" w14:textId="77777777" w:rsidR="002E1676" w:rsidRDefault="00000000">
            <w:pPr>
              <w:jc w:val="center"/>
              <w:textAlignment w:val="center"/>
              <w:rPr>
                <w:rFonts w:hint="eastAsia"/>
                <w:b/>
                <w:bCs/>
                <w:sz w:val="18"/>
                <w:szCs w:val="18"/>
              </w:rPr>
            </w:pPr>
            <w:commentRangeStart w:id="13"/>
            <w:r>
              <w:rPr>
                <w:b/>
                <w:bCs/>
                <w:sz w:val="18"/>
                <w:szCs w:val="18"/>
              </w:rPr>
              <w:t>检测DNA的</w:t>
            </w:r>
            <w:r>
              <w:rPr>
                <w:rFonts w:hint="eastAsia"/>
                <w:b/>
                <w:bCs/>
                <w:sz w:val="18"/>
                <w:szCs w:val="18"/>
              </w:rPr>
              <w:t>168</w:t>
            </w:r>
            <w:r>
              <w:rPr>
                <w:b/>
                <w:bCs/>
                <w:sz w:val="18"/>
                <w:szCs w:val="18"/>
              </w:rPr>
              <w:t>个基因</w:t>
            </w:r>
            <w:commentRangeEnd w:id="13"/>
            <w:r w:rsidR="00FF17AC">
              <w:rPr>
                <w:rStyle w:val="af2"/>
                <w:rFonts w:ascii="等线" w:eastAsia="等线" w:hAnsi="等线"/>
              </w:rPr>
              <w:commentReference w:id="13"/>
            </w:r>
          </w:p>
        </w:tc>
      </w:tr>
      <w:tr w:rsidR="002E1676" w14:paraId="2DB7CC5D" w14:textId="77777777">
        <w:trPr>
          <w:trHeight w:val="265"/>
        </w:trPr>
        <w:tc>
          <w:tcPr>
            <w:tcW w:w="1677" w:type="dxa"/>
            <w:shd w:val="clear" w:color="auto" w:fill="DAEEF3"/>
            <w:noWrap/>
            <w:vAlign w:val="center"/>
          </w:tcPr>
          <w:p w14:paraId="50652BE9" w14:textId="77777777" w:rsidR="002E1676" w:rsidRDefault="00000000">
            <w:pPr>
              <w:jc w:val="center"/>
              <w:textAlignment w:val="center"/>
              <w:rPr>
                <w:rFonts w:hint="eastAsia"/>
                <w:i/>
                <w:iCs/>
                <w:color w:val="000000"/>
                <w:sz w:val="18"/>
                <w:szCs w:val="18"/>
              </w:rPr>
            </w:pPr>
            <w:r>
              <w:rPr>
                <w:color w:val="31849B"/>
                <w:sz w:val="20"/>
                <w:szCs w:val="20"/>
              </w:rPr>
              <w:t>基因</w:t>
            </w:r>
          </w:p>
        </w:tc>
        <w:tc>
          <w:tcPr>
            <w:tcW w:w="2382" w:type="dxa"/>
            <w:shd w:val="clear" w:color="auto" w:fill="DAEEF3"/>
            <w:noWrap/>
            <w:vAlign w:val="center"/>
          </w:tcPr>
          <w:p w14:paraId="54527ADC" w14:textId="77777777" w:rsidR="002E1676" w:rsidRDefault="00000000">
            <w:pPr>
              <w:jc w:val="center"/>
              <w:textAlignment w:val="center"/>
              <w:rPr>
                <w:rFonts w:hint="eastAsia"/>
                <w:color w:val="000000"/>
                <w:sz w:val="18"/>
                <w:szCs w:val="18"/>
              </w:rPr>
            </w:pPr>
            <w:r>
              <w:rPr>
                <w:color w:val="31849B"/>
                <w:sz w:val="20"/>
                <w:szCs w:val="20"/>
              </w:rPr>
              <w:t>突变类型/位点</w:t>
            </w:r>
          </w:p>
        </w:tc>
        <w:tc>
          <w:tcPr>
            <w:tcW w:w="3024" w:type="dxa"/>
            <w:shd w:val="clear" w:color="auto" w:fill="DAEEF3"/>
            <w:noWrap/>
            <w:vAlign w:val="center"/>
          </w:tcPr>
          <w:p w14:paraId="7B40355E" w14:textId="77777777" w:rsidR="002E1676" w:rsidRDefault="00000000">
            <w:pPr>
              <w:jc w:val="center"/>
              <w:textAlignment w:val="center"/>
              <w:rPr>
                <w:rFonts w:hint="eastAsia"/>
                <w:color w:val="000000"/>
                <w:sz w:val="18"/>
                <w:szCs w:val="18"/>
              </w:rPr>
            </w:pPr>
            <w:r>
              <w:rPr>
                <w:color w:val="31849B"/>
                <w:sz w:val="20"/>
                <w:szCs w:val="20"/>
              </w:rPr>
              <w:t>检测范围</w:t>
            </w:r>
          </w:p>
        </w:tc>
        <w:tc>
          <w:tcPr>
            <w:tcW w:w="2551" w:type="dxa"/>
            <w:shd w:val="clear" w:color="auto" w:fill="DAEEF3"/>
            <w:vAlign w:val="center"/>
          </w:tcPr>
          <w:p w14:paraId="694C431E" w14:textId="77777777" w:rsidR="002E1676" w:rsidRDefault="00000000">
            <w:pPr>
              <w:jc w:val="center"/>
              <w:textAlignment w:val="center"/>
              <w:rPr>
                <w:rFonts w:hint="eastAsia"/>
                <w:color w:val="31849B"/>
                <w:sz w:val="20"/>
                <w:szCs w:val="20"/>
              </w:rPr>
            </w:pPr>
            <w:r>
              <w:rPr>
                <w:rFonts w:hint="eastAsia"/>
                <w:color w:val="31849B"/>
                <w:sz w:val="20"/>
                <w:szCs w:val="20"/>
              </w:rPr>
              <w:t>未完全覆盖的外显子</w:t>
            </w:r>
            <w:r>
              <w:rPr>
                <w:rFonts w:hint="eastAsia"/>
                <w:color w:val="31849B"/>
                <w:sz w:val="20"/>
                <w:szCs w:val="20"/>
                <w:vertAlign w:val="superscript"/>
              </w:rPr>
              <w:t>*</w:t>
            </w:r>
          </w:p>
        </w:tc>
      </w:tr>
      <w:tr w:rsidR="002E1676" w14:paraId="7BCCB320" w14:textId="77777777">
        <w:trPr>
          <w:trHeight w:val="280"/>
        </w:trPr>
        <w:tc>
          <w:tcPr>
            <w:tcW w:w="1677" w:type="dxa"/>
            <w:noWrap/>
            <w:vAlign w:val="center"/>
          </w:tcPr>
          <w:p w14:paraId="7F27C5ED" w14:textId="77777777" w:rsidR="002E1676" w:rsidRDefault="00000000">
            <w:pPr>
              <w:jc w:val="center"/>
              <w:textAlignment w:val="center"/>
              <w:rPr>
                <w:rFonts w:hint="eastAsia"/>
                <w:i/>
                <w:iCs/>
                <w:color w:val="000000"/>
                <w:sz w:val="18"/>
                <w:szCs w:val="18"/>
              </w:rPr>
            </w:pPr>
            <w:r>
              <w:rPr>
                <w:i/>
                <w:iCs/>
                <w:color w:val="000000"/>
                <w:sz w:val="18"/>
                <w:szCs w:val="18"/>
              </w:rPr>
              <w:t>ABRAXAS1</w:t>
            </w:r>
          </w:p>
        </w:tc>
        <w:tc>
          <w:tcPr>
            <w:tcW w:w="2382" w:type="dxa"/>
            <w:noWrap/>
            <w:vAlign w:val="center"/>
          </w:tcPr>
          <w:p w14:paraId="33E11381" w14:textId="77777777" w:rsidR="002E1676" w:rsidRDefault="00000000">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5CB5FFD2" w14:textId="77777777" w:rsidR="002E1676" w:rsidRDefault="00000000">
            <w:pPr>
              <w:jc w:val="center"/>
              <w:textAlignment w:val="center"/>
              <w:rPr>
                <w:rFonts w:hint="eastAsia"/>
                <w:color w:val="000000"/>
                <w:sz w:val="18"/>
                <w:szCs w:val="18"/>
              </w:rPr>
            </w:pPr>
            <w:r>
              <w:rPr>
                <w:color w:val="000000"/>
                <w:sz w:val="18"/>
                <w:szCs w:val="18"/>
              </w:rPr>
              <w:t>Exon1-9</w:t>
            </w:r>
          </w:p>
        </w:tc>
        <w:tc>
          <w:tcPr>
            <w:tcW w:w="2551" w:type="dxa"/>
            <w:vAlign w:val="center"/>
          </w:tcPr>
          <w:p w14:paraId="4D2411D3" w14:textId="77777777" w:rsidR="002E1676" w:rsidRDefault="00000000">
            <w:pPr>
              <w:jc w:val="center"/>
              <w:textAlignment w:val="center"/>
              <w:rPr>
                <w:rFonts w:hint="eastAsia"/>
                <w:color w:val="000000"/>
                <w:sz w:val="18"/>
                <w:szCs w:val="18"/>
              </w:rPr>
            </w:pPr>
            <w:r>
              <w:rPr>
                <w:color w:val="000000"/>
                <w:sz w:val="18"/>
                <w:szCs w:val="18"/>
              </w:rPr>
              <w:t>/</w:t>
            </w:r>
          </w:p>
        </w:tc>
      </w:tr>
      <w:tr w:rsidR="002E1676" w14:paraId="23FA8D64" w14:textId="77777777">
        <w:trPr>
          <w:trHeight w:val="280"/>
        </w:trPr>
        <w:tc>
          <w:tcPr>
            <w:tcW w:w="1677" w:type="dxa"/>
            <w:noWrap/>
            <w:vAlign w:val="center"/>
          </w:tcPr>
          <w:p w14:paraId="7700CCE8" w14:textId="77777777" w:rsidR="002E1676" w:rsidRDefault="00000000">
            <w:pPr>
              <w:jc w:val="center"/>
              <w:textAlignment w:val="center"/>
              <w:rPr>
                <w:rFonts w:hint="eastAsia"/>
                <w:i/>
                <w:iCs/>
                <w:color w:val="000000"/>
                <w:sz w:val="18"/>
                <w:szCs w:val="18"/>
              </w:rPr>
            </w:pPr>
            <w:r>
              <w:rPr>
                <w:i/>
                <w:iCs/>
                <w:color w:val="000000"/>
                <w:sz w:val="18"/>
                <w:szCs w:val="18"/>
              </w:rPr>
              <w:t>AKT1</w:t>
            </w:r>
          </w:p>
        </w:tc>
        <w:tc>
          <w:tcPr>
            <w:tcW w:w="2382" w:type="dxa"/>
            <w:noWrap/>
            <w:vAlign w:val="center"/>
          </w:tcPr>
          <w:p w14:paraId="74C1CAE7" w14:textId="77777777" w:rsidR="002E1676" w:rsidRDefault="00000000">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4991EC0A" w14:textId="77777777" w:rsidR="002E1676" w:rsidRDefault="00000000">
            <w:pPr>
              <w:jc w:val="center"/>
              <w:textAlignment w:val="center"/>
              <w:rPr>
                <w:rFonts w:hint="eastAsia"/>
                <w:color w:val="000000"/>
                <w:sz w:val="18"/>
                <w:szCs w:val="18"/>
              </w:rPr>
            </w:pPr>
            <w:r>
              <w:rPr>
                <w:color w:val="000000"/>
                <w:sz w:val="18"/>
                <w:szCs w:val="18"/>
              </w:rPr>
              <w:t>Exon3-5,11-12</w:t>
            </w:r>
          </w:p>
        </w:tc>
        <w:tc>
          <w:tcPr>
            <w:tcW w:w="2551" w:type="dxa"/>
            <w:vAlign w:val="center"/>
          </w:tcPr>
          <w:p w14:paraId="7E1919AA" w14:textId="77777777" w:rsidR="002E1676" w:rsidRDefault="00000000">
            <w:pPr>
              <w:jc w:val="center"/>
              <w:textAlignment w:val="center"/>
              <w:rPr>
                <w:rFonts w:hint="eastAsia"/>
                <w:color w:val="000000"/>
                <w:sz w:val="18"/>
                <w:szCs w:val="18"/>
              </w:rPr>
            </w:pPr>
            <w:r>
              <w:rPr>
                <w:color w:val="000000"/>
                <w:sz w:val="18"/>
                <w:szCs w:val="18"/>
              </w:rPr>
              <w:t>/</w:t>
            </w:r>
          </w:p>
        </w:tc>
      </w:tr>
      <w:tr w:rsidR="002E1676" w14:paraId="6B640851" w14:textId="77777777">
        <w:trPr>
          <w:trHeight w:val="280"/>
        </w:trPr>
        <w:tc>
          <w:tcPr>
            <w:tcW w:w="1677" w:type="dxa"/>
            <w:noWrap/>
            <w:vAlign w:val="center"/>
          </w:tcPr>
          <w:p w14:paraId="5E0EE7E7" w14:textId="77777777" w:rsidR="002E1676" w:rsidRDefault="00000000">
            <w:pPr>
              <w:jc w:val="center"/>
              <w:textAlignment w:val="center"/>
              <w:rPr>
                <w:rFonts w:hint="eastAsia"/>
                <w:i/>
                <w:iCs/>
                <w:color w:val="000000"/>
                <w:sz w:val="18"/>
                <w:szCs w:val="18"/>
              </w:rPr>
            </w:pPr>
            <w:r>
              <w:rPr>
                <w:i/>
                <w:iCs/>
                <w:color w:val="000000"/>
                <w:sz w:val="18"/>
                <w:szCs w:val="18"/>
              </w:rPr>
              <w:t>AKT2</w:t>
            </w:r>
          </w:p>
        </w:tc>
        <w:tc>
          <w:tcPr>
            <w:tcW w:w="2382" w:type="dxa"/>
            <w:noWrap/>
            <w:vAlign w:val="center"/>
          </w:tcPr>
          <w:p w14:paraId="7CE37A0E" w14:textId="77777777" w:rsidR="002E1676" w:rsidRDefault="00000000">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r>
              <w:rPr>
                <w:color w:val="000000"/>
                <w:sz w:val="18"/>
                <w:szCs w:val="18"/>
              </w:rPr>
              <w:t>, CNA</w:t>
            </w:r>
          </w:p>
        </w:tc>
        <w:tc>
          <w:tcPr>
            <w:tcW w:w="3024" w:type="dxa"/>
            <w:noWrap/>
            <w:vAlign w:val="center"/>
          </w:tcPr>
          <w:p w14:paraId="3DCE75EE" w14:textId="77777777" w:rsidR="002E1676" w:rsidRDefault="00000000">
            <w:pPr>
              <w:jc w:val="center"/>
              <w:textAlignment w:val="center"/>
              <w:rPr>
                <w:rFonts w:hint="eastAsia"/>
                <w:color w:val="000000"/>
                <w:sz w:val="18"/>
                <w:szCs w:val="18"/>
              </w:rPr>
            </w:pPr>
            <w:r>
              <w:rPr>
                <w:color w:val="000000"/>
                <w:sz w:val="18"/>
                <w:szCs w:val="18"/>
              </w:rPr>
              <w:t>Exon2-14</w:t>
            </w:r>
          </w:p>
        </w:tc>
        <w:tc>
          <w:tcPr>
            <w:tcW w:w="2551" w:type="dxa"/>
            <w:vAlign w:val="center"/>
          </w:tcPr>
          <w:p w14:paraId="348EF544" w14:textId="77777777" w:rsidR="002E1676" w:rsidRDefault="00000000">
            <w:pPr>
              <w:jc w:val="center"/>
              <w:textAlignment w:val="center"/>
              <w:rPr>
                <w:rFonts w:hint="eastAsia"/>
                <w:color w:val="000000"/>
                <w:sz w:val="18"/>
                <w:szCs w:val="18"/>
              </w:rPr>
            </w:pPr>
            <w:r>
              <w:rPr>
                <w:color w:val="000000"/>
                <w:sz w:val="18"/>
                <w:szCs w:val="18"/>
              </w:rPr>
              <w:t>Exon7</w:t>
            </w:r>
          </w:p>
        </w:tc>
      </w:tr>
      <w:tr w:rsidR="002E1676" w14:paraId="2D5435CE" w14:textId="77777777">
        <w:trPr>
          <w:trHeight w:val="280"/>
        </w:trPr>
        <w:tc>
          <w:tcPr>
            <w:tcW w:w="1677" w:type="dxa"/>
            <w:noWrap/>
            <w:vAlign w:val="center"/>
          </w:tcPr>
          <w:p w14:paraId="77A00ABA" w14:textId="77777777" w:rsidR="002E1676" w:rsidRDefault="00000000">
            <w:pPr>
              <w:jc w:val="center"/>
              <w:textAlignment w:val="center"/>
              <w:rPr>
                <w:rFonts w:hint="eastAsia"/>
                <w:i/>
                <w:iCs/>
                <w:color w:val="000000"/>
                <w:sz w:val="18"/>
                <w:szCs w:val="18"/>
              </w:rPr>
            </w:pPr>
            <w:r>
              <w:rPr>
                <w:i/>
                <w:iCs/>
                <w:color w:val="000000"/>
                <w:sz w:val="18"/>
                <w:szCs w:val="18"/>
              </w:rPr>
              <w:t>AKT3</w:t>
            </w:r>
          </w:p>
        </w:tc>
        <w:tc>
          <w:tcPr>
            <w:tcW w:w="2382" w:type="dxa"/>
            <w:noWrap/>
            <w:vAlign w:val="center"/>
          </w:tcPr>
          <w:p w14:paraId="51C872C9" w14:textId="77777777" w:rsidR="002E1676" w:rsidRDefault="00000000">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11E8748B" w14:textId="77777777" w:rsidR="002E1676" w:rsidRDefault="00000000">
            <w:pPr>
              <w:jc w:val="center"/>
              <w:textAlignment w:val="center"/>
              <w:rPr>
                <w:rFonts w:hint="eastAsia"/>
                <w:color w:val="000000"/>
                <w:sz w:val="18"/>
                <w:szCs w:val="18"/>
              </w:rPr>
            </w:pPr>
            <w:r>
              <w:rPr>
                <w:color w:val="000000"/>
                <w:sz w:val="18"/>
                <w:szCs w:val="18"/>
              </w:rPr>
              <w:t>Exon2-3</w:t>
            </w:r>
          </w:p>
        </w:tc>
        <w:tc>
          <w:tcPr>
            <w:tcW w:w="2551" w:type="dxa"/>
            <w:vAlign w:val="center"/>
          </w:tcPr>
          <w:p w14:paraId="1DCBC513" w14:textId="77777777" w:rsidR="002E1676" w:rsidRDefault="00000000">
            <w:pPr>
              <w:jc w:val="center"/>
              <w:textAlignment w:val="center"/>
              <w:rPr>
                <w:rFonts w:hint="eastAsia"/>
                <w:color w:val="000000"/>
                <w:sz w:val="18"/>
                <w:szCs w:val="18"/>
              </w:rPr>
            </w:pPr>
            <w:r>
              <w:rPr>
                <w:color w:val="000000"/>
                <w:sz w:val="18"/>
                <w:szCs w:val="18"/>
              </w:rPr>
              <w:t>/</w:t>
            </w:r>
          </w:p>
        </w:tc>
      </w:tr>
      <w:tr w:rsidR="002E1676" w14:paraId="64F5974E" w14:textId="77777777">
        <w:trPr>
          <w:trHeight w:val="280"/>
        </w:trPr>
        <w:tc>
          <w:tcPr>
            <w:tcW w:w="1677" w:type="dxa"/>
            <w:noWrap/>
            <w:vAlign w:val="center"/>
          </w:tcPr>
          <w:p w14:paraId="12A0F9C1" w14:textId="77777777" w:rsidR="002E1676" w:rsidRDefault="00000000">
            <w:pPr>
              <w:jc w:val="center"/>
              <w:textAlignment w:val="center"/>
              <w:rPr>
                <w:rFonts w:hint="eastAsia"/>
                <w:i/>
                <w:iCs/>
                <w:color w:val="000000"/>
                <w:sz w:val="18"/>
                <w:szCs w:val="18"/>
              </w:rPr>
            </w:pPr>
            <w:r>
              <w:rPr>
                <w:i/>
                <w:iCs/>
                <w:color w:val="000000"/>
                <w:sz w:val="18"/>
                <w:szCs w:val="18"/>
              </w:rPr>
              <w:t>ALK</w:t>
            </w:r>
          </w:p>
        </w:tc>
        <w:tc>
          <w:tcPr>
            <w:tcW w:w="2382" w:type="dxa"/>
            <w:noWrap/>
            <w:vAlign w:val="center"/>
          </w:tcPr>
          <w:p w14:paraId="449A1364" w14:textId="77777777" w:rsidR="002E1676" w:rsidRDefault="00000000">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65E6B898" w14:textId="77777777" w:rsidR="002E1676" w:rsidRDefault="00000000">
            <w:pPr>
              <w:jc w:val="center"/>
              <w:textAlignment w:val="center"/>
              <w:rPr>
                <w:rFonts w:hint="eastAsia"/>
                <w:color w:val="000000"/>
                <w:sz w:val="18"/>
                <w:szCs w:val="18"/>
              </w:rPr>
            </w:pPr>
            <w:r>
              <w:rPr>
                <w:color w:val="000000"/>
                <w:sz w:val="18"/>
                <w:szCs w:val="18"/>
              </w:rPr>
              <w:t>Exon21-25</w:t>
            </w:r>
          </w:p>
        </w:tc>
        <w:tc>
          <w:tcPr>
            <w:tcW w:w="2551" w:type="dxa"/>
            <w:vAlign w:val="center"/>
          </w:tcPr>
          <w:p w14:paraId="5F44942E" w14:textId="77777777" w:rsidR="002E1676" w:rsidRDefault="00000000">
            <w:pPr>
              <w:jc w:val="center"/>
              <w:textAlignment w:val="center"/>
              <w:rPr>
                <w:rFonts w:hint="eastAsia"/>
                <w:color w:val="000000"/>
                <w:sz w:val="18"/>
                <w:szCs w:val="18"/>
              </w:rPr>
            </w:pPr>
            <w:r>
              <w:rPr>
                <w:color w:val="000000"/>
                <w:sz w:val="18"/>
                <w:szCs w:val="18"/>
              </w:rPr>
              <w:t>Exon21-22,24</w:t>
            </w:r>
          </w:p>
        </w:tc>
      </w:tr>
      <w:tr w:rsidR="002E1676" w14:paraId="0001C2A1" w14:textId="77777777">
        <w:trPr>
          <w:trHeight w:val="280"/>
        </w:trPr>
        <w:tc>
          <w:tcPr>
            <w:tcW w:w="1677" w:type="dxa"/>
            <w:noWrap/>
            <w:vAlign w:val="center"/>
          </w:tcPr>
          <w:p w14:paraId="3CBA6912" w14:textId="77777777" w:rsidR="002E1676" w:rsidRDefault="00000000">
            <w:pPr>
              <w:jc w:val="center"/>
              <w:textAlignment w:val="center"/>
              <w:rPr>
                <w:rFonts w:hint="eastAsia"/>
                <w:i/>
                <w:iCs/>
                <w:color w:val="000000"/>
                <w:sz w:val="18"/>
                <w:szCs w:val="18"/>
              </w:rPr>
            </w:pPr>
            <w:r>
              <w:rPr>
                <w:i/>
                <w:iCs/>
                <w:color w:val="000000"/>
                <w:sz w:val="18"/>
                <w:szCs w:val="18"/>
              </w:rPr>
              <w:t>APC</w:t>
            </w:r>
          </w:p>
        </w:tc>
        <w:tc>
          <w:tcPr>
            <w:tcW w:w="2382" w:type="dxa"/>
            <w:noWrap/>
            <w:vAlign w:val="center"/>
          </w:tcPr>
          <w:p w14:paraId="565DBA4B" w14:textId="77777777" w:rsidR="002E1676" w:rsidRDefault="00000000">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64C0B885" w14:textId="77777777" w:rsidR="002E1676" w:rsidRDefault="00000000">
            <w:pPr>
              <w:jc w:val="center"/>
              <w:textAlignment w:val="center"/>
              <w:rPr>
                <w:rFonts w:hint="eastAsia"/>
                <w:color w:val="000000"/>
                <w:sz w:val="18"/>
                <w:szCs w:val="18"/>
              </w:rPr>
            </w:pPr>
            <w:r>
              <w:rPr>
                <w:color w:val="000000"/>
                <w:sz w:val="18"/>
                <w:szCs w:val="18"/>
              </w:rPr>
              <w:t>Exon2-16</w:t>
            </w:r>
          </w:p>
        </w:tc>
        <w:tc>
          <w:tcPr>
            <w:tcW w:w="2551" w:type="dxa"/>
            <w:vAlign w:val="center"/>
          </w:tcPr>
          <w:p w14:paraId="5073A806" w14:textId="77777777" w:rsidR="002E1676" w:rsidRDefault="00000000">
            <w:pPr>
              <w:jc w:val="center"/>
              <w:textAlignment w:val="center"/>
              <w:rPr>
                <w:rFonts w:hint="eastAsia"/>
                <w:color w:val="000000"/>
                <w:sz w:val="18"/>
                <w:szCs w:val="18"/>
              </w:rPr>
            </w:pPr>
            <w:r>
              <w:rPr>
                <w:color w:val="000000"/>
                <w:sz w:val="18"/>
                <w:szCs w:val="18"/>
              </w:rPr>
              <w:t>/</w:t>
            </w:r>
          </w:p>
        </w:tc>
      </w:tr>
      <w:tr w:rsidR="002E1676" w14:paraId="3A6E6204" w14:textId="77777777">
        <w:trPr>
          <w:trHeight w:val="280"/>
        </w:trPr>
        <w:tc>
          <w:tcPr>
            <w:tcW w:w="1677" w:type="dxa"/>
            <w:noWrap/>
            <w:vAlign w:val="center"/>
          </w:tcPr>
          <w:p w14:paraId="5E9442CC" w14:textId="77777777" w:rsidR="002E1676" w:rsidRDefault="00000000">
            <w:pPr>
              <w:jc w:val="center"/>
              <w:textAlignment w:val="center"/>
              <w:rPr>
                <w:rFonts w:hint="eastAsia"/>
                <w:i/>
                <w:iCs/>
                <w:color w:val="000000"/>
                <w:sz w:val="18"/>
                <w:szCs w:val="18"/>
              </w:rPr>
            </w:pPr>
            <w:r>
              <w:rPr>
                <w:i/>
                <w:iCs/>
                <w:color w:val="000000"/>
                <w:sz w:val="18"/>
                <w:szCs w:val="18"/>
              </w:rPr>
              <w:t>AR</w:t>
            </w:r>
          </w:p>
        </w:tc>
        <w:tc>
          <w:tcPr>
            <w:tcW w:w="2382" w:type="dxa"/>
            <w:noWrap/>
            <w:vAlign w:val="center"/>
          </w:tcPr>
          <w:p w14:paraId="78D381AC" w14:textId="77777777" w:rsidR="002E1676" w:rsidRDefault="00000000">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65228AF5" w14:textId="77777777" w:rsidR="002E1676" w:rsidRDefault="00000000">
            <w:pPr>
              <w:jc w:val="center"/>
              <w:textAlignment w:val="center"/>
              <w:rPr>
                <w:rFonts w:hint="eastAsia"/>
                <w:color w:val="000000"/>
                <w:sz w:val="18"/>
                <w:szCs w:val="18"/>
              </w:rPr>
            </w:pPr>
            <w:r>
              <w:rPr>
                <w:color w:val="000000"/>
                <w:sz w:val="18"/>
                <w:szCs w:val="18"/>
              </w:rPr>
              <w:t>Exon1-8</w:t>
            </w:r>
          </w:p>
        </w:tc>
        <w:tc>
          <w:tcPr>
            <w:tcW w:w="2551" w:type="dxa"/>
            <w:vAlign w:val="center"/>
          </w:tcPr>
          <w:p w14:paraId="7939D35C" w14:textId="77777777" w:rsidR="002E1676" w:rsidRDefault="00000000">
            <w:pPr>
              <w:jc w:val="center"/>
              <w:textAlignment w:val="center"/>
              <w:rPr>
                <w:rFonts w:hint="eastAsia"/>
                <w:color w:val="000000"/>
                <w:sz w:val="18"/>
                <w:szCs w:val="18"/>
              </w:rPr>
            </w:pPr>
            <w:r>
              <w:rPr>
                <w:color w:val="000000"/>
                <w:sz w:val="18"/>
                <w:szCs w:val="18"/>
              </w:rPr>
              <w:t>Exon1</w:t>
            </w:r>
          </w:p>
        </w:tc>
      </w:tr>
      <w:tr w:rsidR="002E1676" w14:paraId="172AC260" w14:textId="77777777">
        <w:trPr>
          <w:trHeight w:val="280"/>
        </w:trPr>
        <w:tc>
          <w:tcPr>
            <w:tcW w:w="1677" w:type="dxa"/>
            <w:noWrap/>
            <w:vAlign w:val="center"/>
          </w:tcPr>
          <w:p w14:paraId="37B2F504" w14:textId="77777777" w:rsidR="002E1676" w:rsidRDefault="00000000">
            <w:pPr>
              <w:jc w:val="center"/>
              <w:textAlignment w:val="center"/>
              <w:rPr>
                <w:rFonts w:hint="eastAsia"/>
                <w:i/>
                <w:iCs/>
                <w:color w:val="000000"/>
                <w:sz w:val="18"/>
                <w:szCs w:val="18"/>
              </w:rPr>
            </w:pPr>
            <w:r>
              <w:rPr>
                <w:i/>
                <w:iCs/>
                <w:color w:val="000000"/>
                <w:sz w:val="18"/>
                <w:szCs w:val="18"/>
              </w:rPr>
              <w:lastRenderedPageBreak/>
              <w:t>ARAF</w:t>
            </w:r>
          </w:p>
        </w:tc>
        <w:tc>
          <w:tcPr>
            <w:tcW w:w="2382" w:type="dxa"/>
            <w:noWrap/>
            <w:vAlign w:val="center"/>
          </w:tcPr>
          <w:p w14:paraId="676E71D1" w14:textId="77777777" w:rsidR="002E1676" w:rsidRDefault="00000000">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13115730" w14:textId="77777777" w:rsidR="002E1676" w:rsidRDefault="00000000">
            <w:pPr>
              <w:jc w:val="center"/>
              <w:textAlignment w:val="center"/>
              <w:rPr>
                <w:rFonts w:hint="eastAsia"/>
                <w:color w:val="000000"/>
                <w:sz w:val="18"/>
                <w:szCs w:val="18"/>
              </w:rPr>
            </w:pPr>
            <w:r>
              <w:rPr>
                <w:color w:val="000000"/>
                <w:sz w:val="18"/>
                <w:szCs w:val="18"/>
              </w:rPr>
              <w:t>Exon7,11,14</w:t>
            </w:r>
          </w:p>
        </w:tc>
        <w:tc>
          <w:tcPr>
            <w:tcW w:w="2551" w:type="dxa"/>
            <w:vAlign w:val="center"/>
          </w:tcPr>
          <w:p w14:paraId="1B4A945F" w14:textId="77777777" w:rsidR="002E1676" w:rsidRDefault="00000000">
            <w:pPr>
              <w:jc w:val="center"/>
              <w:textAlignment w:val="center"/>
              <w:rPr>
                <w:rFonts w:hint="eastAsia"/>
                <w:color w:val="000000"/>
                <w:sz w:val="18"/>
                <w:szCs w:val="18"/>
              </w:rPr>
            </w:pPr>
            <w:r>
              <w:rPr>
                <w:color w:val="000000"/>
                <w:sz w:val="18"/>
                <w:szCs w:val="18"/>
              </w:rPr>
              <w:t>/</w:t>
            </w:r>
          </w:p>
        </w:tc>
      </w:tr>
      <w:tr w:rsidR="002E1676" w14:paraId="0BBA9044" w14:textId="77777777">
        <w:trPr>
          <w:trHeight w:val="280"/>
        </w:trPr>
        <w:tc>
          <w:tcPr>
            <w:tcW w:w="1677" w:type="dxa"/>
            <w:noWrap/>
            <w:vAlign w:val="center"/>
          </w:tcPr>
          <w:p w14:paraId="5E6FA9C0" w14:textId="77777777" w:rsidR="002E1676" w:rsidRDefault="00000000">
            <w:pPr>
              <w:jc w:val="center"/>
              <w:textAlignment w:val="center"/>
              <w:rPr>
                <w:rFonts w:hint="eastAsia"/>
                <w:i/>
                <w:iCs/>
                <w:color w:val="000000"/>
                <w:sz w:val="18"/>
                <w:szCs w:val="18"/>
              </w:rPr>
            </w:pPr>
            <w:r>
              <w:rPr>
                <w:i/>
                <w:iCs/>
                <w:color w:val="000000"/>
                <w:sz w:val="18"/>
                <w:szCs w:val="18"/>
              </w:rPr>
              <w:t>ARID1A</w:t>
            </w:r>
          </w:p>
        </w:tc>
        <w:tc>
          <w:tcPr>
            <w:tcW w:w="2382" w:type="dxa"/>
            <w:noWrap/>
            <w:vAlign w:val="center"/>
          </w:tcPr>
          <w:p w14:paraId="7CD01286" w14:textId="77777777" w:rsidR="002E1676" w:rsidRDefault="00000000">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55638E79" w14:textId="77777777" w:rsidR="002E1676" w:rsidRDefault="00000000">
            <w:pPr>
              <w:jc w:val="center"/>
              <w:textAlignment w:val="center"/>
              <w:rPr>
                <w:rFonts w:hint="eastAsia"/>
                <w:color w:val="000000"/>
                <w:sz w:val="18"/>
                <w:szCs w:val="18"/>
              </w:rPr>
            </w:pPr>
            <w:r>
              <w:rPr>
                <w:color w:val="000000"/>
                <w:sz w:val="18"/>
                <w:szCs w:val="18"/>
              </w:rPr>
              <w:t>Exon1-20</w:t>
            </w:r>
          </w:p>
        </w:tc>
        <w:tc>
          <w:tcPr>
            <w:tcW w:w="2551" w:type="dxa"/>
            <w:vAlign w:val="center"/>
          </w:tcPr>
          <w:p w14:paraId="675D9218" w14:textId="77777777" w:rsidR="002E1676" w:rsidRDefault="00000000">
            <w:pPr>
              <w:jc w:val="center"/>
              <w:textAlignment w:val="center"/>
              <w:rPr>
                <w:rFonts w:hint="eastAsia"/>
                <w:color w:val="000000"/>
                <w:sz w:val="18"/>
                <w:szCs w:val="18"/>
              </w:rPr>
            </w:pPr>
            <w:r>
              <w:rPr>
                <w:color w:val="000000"/>
                <w:sz w:val="18"/>
                <w:szCs w:val="18"/>
              </w:rPr>
              <w:t>Exon1,3,18</w:t>
            </w:r>
          </w:p>
        </w:tc>
      </w:tr>
      <w:tr w:rsidR="002E1676" w14:paraId="05BB05CA" w14:textId="77777777">
        <w:trPr>
          <w:trHeight w:val="280"/>
        </w:trPr>
        <w:tc>
          <w:tcPr>
            <w:tcW w:w="1677" w:type="dxa"/>
            <w:noWrap/>
            <w:vAlign w:val="center"/>
          </w:tcPr>
          <w:p w14:paraId="0F3D499D" w14:textId="77777777" w:rsidR="002E1676" w:rsidRDefault="00000000">
            <w:pPr>
              <w:jc w:val="center"/>
              <w:textAlignment w:val="center"/>
              <w:rPr>
                <w:rFonts w:hint="eastAsia"/>
                <w:i/>
                <w:iCs/>
                <w:color w:val="000000"/>
                <w:sz w:val="18"/>
                <w:szCs w:val="18"/>
              </w:rPr>
            </w:pPr>
            <w:r>
              <w:rPr>
                <w:i/>
                <w:iCs/>
                <w:color w:val="000000"/>
                <w:sz w:val="18"/>
                <w:szCs w:val="18"/>
              </w:rPr>
              <w:t>ARID1B</w:t>
            </w:r>
          </w:p>
        </w:tc>
        <w:tc>
          <w:tcPr>
            <w:tcW w:w="2382" w:type="dxa"/>
            <w:noWrap/>
            <w:vAlign w:val="center"/>
          </w:tcPr>
          <w:p w14:paraId="3D3DB565" w14:textId="77777777" w:rsidR="002E1676" w:rsidRDefault="00000000">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0364C7BA" w14:textId="77777777" w:rsidR="002E1676" w:rsidRDefault="00000000">
            <w:pPr>
              <w:jc w:val="center"/>
              <w:textAlignment w:val="center"/>
              <w:rPr>
                <w:rFonts w:hint="eastAsia"/>
                <w:color w:val="000000"/>
                <w:sz w:val="18"/>
                <w:szCs w:val="18"/>
              </w:rPr>
            </w:pPr>
            <w:r>
              <w:rPr>
                <w:color w:val="000000"/>
                <w:sz w:val="18"/>
                <w:szCs w:val="18"/>
              </w:rPr>
              <w:t>Exon1-20</w:t>
            </w:r>
          </w:p>
        </w:tc>
        <w:tc>
          <w:tcPr>
            <w:tcW w:w="2551" w:type="dxa"/>
            <w:vAlign w:val="center"/>
          </w:tcPr>
          <w:p w14:paraId="4C4ECA7D" w14:textId="77777777" w:rsidR="002E1676" w:rsidRDefault="00000000">
            <w:pPr>
              <w:jc w:val="center"/>
              <w:textAlignment w:val="center"/>
              <w:rPr>
                <w:rFonts w:hint="eastAsia"/>
                <w:color w:val="000000"/>
                <w:sz w:val="18"/>
                <w:szCs w:val="18"/>
              </w:rPr>
            </w:pPr>
            <w:r>
              <w:rPr>
                <w:color w:val="000000"/>
                <w:sz w:val="18"/>
                <w:szCs w:val="18"/>
              </w:rPr>
              <w:t>Exon1,11</w:t>
            </w:r>
          </w:p>
        </w:tc>
      </w:tr>
      <w:tr w:rsidR="002E1676" w14:paraId="124AF8FF" w14:textId="77777777">
        <w:trPr>
          <w:trHeight w:val="280"/>
        </w:trPr>
        <w:tc>
          <w:tcPr>
            <w:tcW w:w="1677" w:type="dxa"/>
            <w:noWrap/>
            <w:vAlign w:val="center"/>
          </w:tcPr>
          <w:p w14:paraId="72D9CAD4" w14:textId="77777777" w:rsidR="002E1676" w:rsidRDefault="00000000">
            <w:pPr>
              <w:jc w:val="center"/>
              <w:textAlignment w:val="center"/>
              <w:rPr>
                <w:rFonts w:hint="eastAsia"/>
                <w:i/>
                <w:iCs/>
                <w:color w:val="000000"/>
                <w:sz w:val="18"/>
                <w:szCs w:val="18"/>
              </w:rPr>
            </w:pPr>
            <w:r>
              <w:rPr>
                <w:i/>
                <w:iCs/>
                <w:color w:val="000000"/>
                <w:sz w:val="18"/>
                <w:szCs w:val="18"/>
              </w:rPr>
              <w:t>ARID2</w:t>
            </w:r>
          </w:p>
        </w:tc>
        <w:tc>
          <w:tcPr>
            <w:tcW w:w="2382" w:type="dxa"/>
            <w:noWrap/>
            <w:vAlign w:val="center"/>
          </w:tcPr>
          <w:p w14:paraId="28472CEA" w14:textId="77777777" w:rsidR="002E1676" w:rsidRDefault="00000000">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4D92D743" w14:textId="77777777" w:rsidR="002E1676" w:rsidRDefault="00000000">
            <w:pPr>
              <w:jc w:val="center"/>
              <w:textAlignment w:val="center"/>
              <w:rPr>
                <w:rFonts w:hint="eastAsia"/>
                <w:color w:val="000000"/>
                <w:sz w:val="18"/>
                <w:szCs w:val="18"/>
              </w:rPr>
            </w:pPr>
            <w:r>
              <w:rPr>
                <w:color w:val="000000"/>
                <w:sz w:val="18"/>
                <w:szCs w:val="18"/>
              </w:rPr>
              <w:t>Exon1-21</w:t>
            </w:r>
          </w:p>
        </w:tc>
        <w:tc>
          <w:tcPr>
            <w:tcW w:w="2551" w:type="dxa"/>
            <w:vAlign w:val="center"/>
          </w:tcPr>
          <w:p w14:paraId="1558FF68" w14:textId="77777777" w:rsidR="002E1676" w:rsidRDefault="00000000">
            <w:pPr>
              <w:jc w:val="center"/>
              <w:textAlignment w:val="center"/>
              <w:rPr>
                <w:rFonts w:hint="eastAsia"/>
                <w:color w:val="000000"/>
                <w:sz w:val="18"/>
                <w:szCs w:val="18"/>
              </w:rPr>
            </w:pPr>
            <w:r>
              <w:rPr>
                <w:color w:val="000000"/>
                <w:sz w:val="18"/>
                <w:szCs w:val="18"/>
              </w:rPr>
              <w:t>/</w:t>
            </w:r>
          </w:p>
        </w:tc>
      </w:tr>
      <w:tr w:rsidR="002E1676" w14:paraId="3CFD9434" w14:textId="77777777">
        <w:trPr>
          <w:trHeight w:val="280"/>
        </w:trPr>
        <w:tc>
          <w:tcPr>
            <w:tcW w:w="1677" w:type="dxa"/>
            <w:noWrap/>
            <w:vAlign w:val="center"/>
          </w:tcPr>
          <w:p w14:paraId="613F1BA9" w14:textId="77777777" w:rsidR="002E1676" w:rsidRDefault="00000000">
            <w:pPr>
              <w:jc w:val="center"/>
              <w:textAlignment w:val="center"/>
              <w:rPr>
                <w:rFonts w:hint="eastAsia"/>
                <w:i/>
                <w:iCs/>
                <w:color w:val="000000"/>
                <w:sz w:val="18"/>
                <w:szCs w:val="18"/>
              </w:rPr>
            </w:pPr>
            <w:r>
              <w:rPr>
                <w:i/>
                <w:iCs/>
                <w:color w:val="000000"/>
                <w:sz w:val="18"/>
                <w:szCs w:val="18"/>
              </w:rPr>
              <w:t>ATM</w:t>
            </w:r>
          </w:p>
        </w:tc>
        <w:tc>
          <w:tcPr>
            <w:tcW w:w="2382" w:type="dxa"/>
            <w:noWrap/>
            <w:vAlign w:val="center"/>
          </w:tcPr>
          <w:p w14:paraId="4D15181B" w14:textId="77777777" w:rsidR="002E1676" w:rsidRDefault="00000000">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3D4AAB5C" w14:textId="77777777" w:rsidR="002E1676" w:rsidRDefault="00000000">
            <w:pPr>
              <w:jc w:val="center"/>
              <w:textAlignment w:val="center"/>
              <w:rPr>
                <w:rFonts w:hint="eastAsia"/>
                <w:color w:val="000000"/>
                <w:sz w:val="18"/>
                <w:szCs w:val="18"/>
              </w:rPr>
            </w:pPr>
            <w:r>
              <w:rPr>
                <w:color w:val="000000"/>
                <w:sz w:val="18"/>
                <w:szCs w:val="18"/>
              </w:rPr>
              <w:t>Exon2-63</w:t>
            </w:r>
          </w:p>
        </w:tc>
        <w:tc>
          <w:tcPr>
            <w:tcW w:w="2551" w:type="dxa"/>
            <w:vAlign w:val="center"/>
          </w:tcPr>
          <w:p w14:paraId="749CC34F" w14:textId="77777777" w:rsidR="002E1676" w:rsidRDefault="00000000">
            <w:pPr>
              <w:jc w:val="center"/>
              <w:textAlignment w:val="center"/>
              <w:rPr>
                <w:rFonts w:hint="eastAsia"/>
                <w:color w:val="000000"/>
                <w:sz w:val="18"/>
                <w:szCs w:val="18"/>
              </w:rPr>
            </w:pPr>
            <w:r>
              <w:rPr>
                <w:color w:val="000000"/>
                <w:sz w:val="18"/>
                <w:szCs w:val="18"/>
              </w:rPr>
              <w:t>/</w:t>
            </w:r>
          </w:p>
        </w:tc>
      </w:tr>
      <w:tr w:rsidR="002E1676" w14:paraId="78E9F2F3" w14:textId="77777777">
        <w:trPr>
          <w:trHeight w:val="280"/>
        </w:trPr>
        <w:tc>
          <w:tcPr>
            <w:tcW w:w="1677" w:type="dxa"/>
            <w:noWrap/>
            <w:vAlign w:val="center"/>
          </w:tcPr>
          <w:p w14:paraId="672B54F2" w14:textId="77777777" w:rsidR="002E1676" w:rsidRDefault="00000000">
            <w:pPr>
              <w:jc w:val="center"/>
              <w:textAlignment w:val="center"/>
              <w:rPr>
                <w:rFonts w:hint="eastAsia"/>
                <w:i/>
                <w:iCs/>
                <w:color w:val="000000"/>
                <w:sz w:val="18"/>
                <w:szCs w:val="18"/>
              </w:rPr>
            </w:pPr>
            <w:r>
              <w:rPr>
                <w:i/>
                <w:iCs/>
                <w:color w:val="000000"/>
                <w:sz w:val="18"/>
                <w:szCs w:val="18"/>
              </w:rPr>
              <w:t>ATR</w:t>
            </w:r>
          </w:p>
        </w:tc>
        <w:tc>
          <w:tcPr>
            <w:tcW w:w="2382" w:type="dxa"/>
            <w:noWrap/>
            <w:vAlign w:val="center"/>
          </w:tcPr>
          <w:p w14:paraId="0466C1C0" w14:textId="77777777" w:rsidR="002E1676" w:rsidRDefault="00000000">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7523A38F" w14:textId="77777777" w:rsidR="002E1676" w:rsidRDefault="00000000">
            <w:pPr>
              <w:jc w:val="center"/>
              <w:textAlignment w:val="center"/>
              <w:rPr>
                <w:rFonts w:hint="eastAsia"/>
                <w:color w:val="000000"/>
                <w:sz w:val="18"/>
                <w:szCs w:val="18"/>
              </w:rPr>
            </w:pPr>
            <w:r>
              <w:rPr>
                <w:color w:val="000000"/>
                <w:sz w:val="18"/>
                <w:szCs w:val="18"/>
              </w:rPr>
              <w:t>Exon1-47</w:t>
            </w:r>
          </w:p>
        </w:tc>
        <w:tc>
          <w:tcPr>
            <w:tcW w:w="2551" w:type="dxa"/>
            <w:vAlign w:val="center"/>
          </w:tcPr>
          <w:p w14:paraId="7346A9B8" w14:textId="77777777" w:rsidR="002E1676" w:rsidRDefault="00000000">
            <w:pPr>
              <w:jc w:val="center"/>
              <w:textAlignment w:val="center"/>
              <w:rPr>
                <w:rFonts w:hint="eastAsia"/>
                <w:color w:val="000000"/>
                <w:sz w:val="18"/>
                <w:szCs w:val="18"/>
              </w:rPr>
            </w:pPr>
            <w:r>
              <w:rPr>
                <w:color w:val="000000"/>
                <w:sz w:val="18"/>
                <w:szCs w:val="18"/>
              </w:rPr>
              <w:t>/</w:t>
            </w:r>
          </w:p>
        </w:tc>
      </w:tr>
      <w:tr w:rsidR="002E1676" w14:paraId="130ACA0D" w14:textId="77777777">
        <w:trPr>
          <w:trHeight w:val="280"/>
        </w:trPr>
        <w:tc>
          <w:tcPr>
            <w:tcW w:w="1677" w:type="dxa"/>
            <w:noWrap/>
            <w:vAlign w:val="center"/>
          </w:tcPr>
          <w:p w14:paraId="421A3EE7" w14:textId="77777777" w:rsidR="002E1676" w:rsidRDefault="00000000">
            <w:pPr>
              <w:jc w:val="center"/>
              <w:textAlignment w:val="center"/>
              <w:rPr>
                <w:rFonts w:hint="eastAsia"/>
                <w:i/>
                <w:iCs/>
                <w:color w:val="000000"/>
                <w:sz w:val="18"/>
                <w:szCs w:val="18"/>
              </w:rPr>
            </w:pPr>
            <w:r>
              <w:rPr>
                <w:i/>
                <w:iCs/>
                <w:color w:val="000000"/>
                <w:sz w:val="18"/>
                <w:szCs w:val="18"/>
              </w:rPr>
              <w:t>ATRX</w:t>
            </w:r>
          </w:p>
        </w:tc>
        <w:tc>
          <w:tcPr>
            <w:tcW w:w="2382" w:type="dxa"/>
            <w:noWrap/>
            <w:vAlign w:val="center"/>
          </w:tcPr>
          <w:p w14:paraId="03EBE9AE" w14:textId="77777777" w:rsidR="002E1676" w:rsidRDefault="00000000">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0C706FD0" w14:textId="77777777" w:rsidR="002E1676" w:rsidRDefault="00000000">
            <w:pPr>
              <w:jc w:val="center"/>
              <w:textAlignment w:val="center"/>
              <w:rPr>
                <w:rFonts w:hint="eastAsia"/>
                <w:color w:val="000000"/>
                <w:sz w:val="18"/>
                <w:szCs w:val="18"/>
              </w:rPr>
            </w:pPr>
            <w:r>
              <w:rPr>
                <w:color w:val="000000"/>
                <w:sz w:val="18"/>
                <w:szCs w:val="18"/>
              </w:rPr>
              <w:t>Exon1-35</w:t>
            </w:r>
          </w:p>
        </w:tc>
        <w:tc>
          <w:tcPr>
            <w:tcW w:w="2551" w:type="dxa"/>
            <w:vAlign w:val="center"/>
          </w:tcPr>
          <w:p w14:paraId="507E297F" w14:textId="77777777" w:rsidR="002E1676" w:rsidRDefault="00000000">
            <w:pPr>
              <w:jc w:val="center"/>
              <w:textAlignment w:val="center"/>
              <w:rPr>
                <w:rFonts w:hint="eastAsia"/>
                <w:color w:val="000000"/>
                <w:sz w:val="18"/>
                <w:szCs w:val="18"/>
              </w:rPr>
            </w:pPr>
            <w:r>
              <w:rPr>
                <w:color w:val="000000"/>
                <w:sz w:val="18"/>
                <w:szCs w:val="18"/>
              </w:rPr>
              <w:t>Exon15</w:t>
            </w:r>
          </w:p>
        </w:tc>
      </w:tr>
      <w:tr w:rsidR="002E1676" w14:paraId="38C2799D" w14:textId="77777777">
        <w:trPr>
          <w:trHeight w:val="280"/>
        </w:trPr>
        <w:tc>
          <w:tcPr>
            <w:tcW w:w="1677" w:type="dxa"/>
            <w:noWrap/>
            <w:vAlign w:val="center"/>
          </w:tcPr>
          <w:p w14:paraId="1FF61131" w14:textId="77777777" w:rsidR="002E1676" w:rsidRDefault="00000000">
            <w:pPr>
              <w:jc w:val="center"/>
              <w:textAlignment w:val="center"/>
              <w:rPr>
                <w:rFonts w:hint="eastAsia"/>
                <w:i/>
                <w:iCs/>
                <w:color w:val="000000"/>
                <w:sz w:val="18"/>
                <w:szCs w:val="18"/>
              </w:rPr>
            </w:pPr>
            <w:r>
              <w:rPr>
                <w:i/>
                <w:iCs/>
                <w:color w:val="000000"/>
                <w:sz w:val="18"/>
                <w:szCs w:val="18"/>
              </w:rPr>
              <w:t>AURKA</w:t>
            </w:r>
          </w:p>
        </w:tc>
        <w:tc>
          <w:tcPr>
            <w:tcW w:w="2382" w:type="dxa"/>
            <w:noWrap/>
            <w:vAlign w:val="center"/>
          </w:tcPr>
          <w:p w14:paraId="3DFE4EAE" w14:textId="77777777" w:rsidR="002E1676" w:rsidRDefault="00000000">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601D46CB" w14:textId="77777777" w:rsidR="002E1676" w:rsidRDefault="00000000">
            <w:pPr>
              <w:jc w:val="center"/>
              <w:textAlignment w:val="center"/>
              <w:rPr>
                <w:rFonts w:hint="eastAsia"/>
                <w:color w:val="000000"/>
                <w:sz w:val="18"/>
                <w:szCs w:val="18"/>
              </w:rPr>
            </w:pPr>
            <w:r>
              <w:rPr>
                <w:color w:val="000000"/>
                <w:sz w:val="18"/>
                <w:szCs w:val="18"/>
              </w:rPr>
              <w:t>Exon2-9</w:t>
            </w:r>
          </w:p>
        </w:tc>
        <w:tc>
          <w:tcPr>
            <w:tcW w:w="2551" w:type="dxa"/>
            <w:vAlign w:val="center"/>
          </w:tcPr>
          <w:p w14:paraId="5E31D4ED" w14:textId="77777777" w:rsidR="002E1676" w:rsidRDefault="00000000">
            <w:pPr>
              <w:jc w:val="center"/>
              <w:textAlignment w:val="center"/>
              <w:rPr>
                <w:rFonts w:hint="eastAsia"/>
                <w:color w:val="000000"/>
                <w:sz w:val="18"/>
                <w:szCs w:val="18"/>
              </w:rPr>
            </w:pPr>
            <w:r>
              <w:rPr>
                <w:color w:val="000000"/>
                <w:sz w:val="18"/>
                <w:szCs w:val="18"/>
              </w:rPr>
              <w:t>/</w:t>
            </w:r>
          </w:p>
        </w:tc>
      </w:tr>
      <w:tr w:rsidR="002E1676" w14:paraId="089776A2" w14:textId="77777777">
        <w:trPr>
          <w:trHeight w:val="280"/>
        </w:trPr>
        <w:tc>
          <w:tcPr>
            <w:tcW w:w="1677" w:type="dxa"/>
            <w:noWrap/>
            <w:vAlign w:val="center"/>
          </w:tcPr>
          <w:p w14:paraId="17C05CFF" w14:textId="77777777" w:rsidR="002E1676" w:rsidRDefault="00000000">
            <w:pPr>
              <w:jc w:val="center"/>
              <w:textAlignment w:val="center"/>
              <w:rPr>
                <w:rFonts w:hint="eastAsia"/>
                <w:i/>
                <w:iCs/>
                <w:color w:val="000000"/>
                <w:sz w:val="18"/>
                <w:szCs w:val="18"/>
              </w:rPr>
            </w:pPr>
            <w:r>
              <w:rPr>
                <w:i/>
                <w:iCs/>
                <w:color w:val="000000"/>
                <w:sz w:val="18"/>
                <w:szCs w:val="18"/>
              </w:rPr>
              <w:t>AXIN1</w:t>
            </w:r>
          </w:p>
        </w:tc>
        <w:tc>
          <w:tcPr>
            <w:tcW w:w="2382" w:type="dxa"/>
            <w:noWrap/>
            <w:vAlign w:val="center"/>
          </w:tcPr>
          <w:p w14:paraId="49BC57C3" w14:textId="77777777" w:rsidR="002E1676" w:rsidRDefault="00000000">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597FA55C" w14:textId="77777777" w:rsidR="002E1676" w:rsidRDefault="00000000">
            <w:pPr>
              <w:jc w:val="center"/>
              <w:textAlignment w:val="center"/>
              <w:rPr>
                <w:rFonts w:hint="eastAsia"/>
                <w:color w:val="000000"/>
                <w:sz w:val="18"/>
                <w:szCs w:val="18"/>
              </w:rPr>
            </w:pPr>
            <w:r>
              <w:rPr>
                <w:color w:val="000000"/>
                <w:sz w:val="18"/>
                <w:szCs w:val="18"/>
              </w:rPr>
              <w:t>Exon2-11</w:t>
            </w:r>
          </w:p>
        </w:tc>
        <w:tc>
          <w:tcPr>
            <w:tcW w:w="2551" w:type="dxa"/>
            <w:vAlign w:val="center"/>
          </w:tcPr>
          <w:p w14:paraId="10F7AC3E" w14:textId="77777777" w:rsidR="002E1676" w:rsidRDefault="00000000">
            <w:pPr>
              <w:jc w:val="center"/>
              <w:textAlignment w:val="center"/>
              <w:rPr>
                <w:rFonts w:hint="eastAsia"/>
                <w:color w:val="000000"/>
                <w:sz w:val="18"/>
                <w:szCs w:val="18"/>
              </w:rPr>
            </w:pPr>
            <w:r>
              <w:rPr>
                <w:color w:val="000000"/>
                <w:sz w:val="18"/>
                <w:szCs w:val="18"/>
              </w:rPr>
              <w:t>/</w:t>
            </w:r>
          </w:p>
        </w:tc>
      </w:tr>
      <w:tr w:rsidR="002E1676" w14:paraId="41362437" w14:textId="77777777">
        <w:trPr>
          <w:trHeight w:val="280"/>
        </w:trPr>
        <w:tc>
          <w:tcPr>
            <w:tcW w:w="1677" w:type="dxa"/>
            <w:noWrap/>
            <w:vAlign w:val="center"/>
          </w:tcPr>
          <w:p w14:paraId="35AEC97E" w14:textId="77777777" w:rsidR="002E1676" w:rsidRDefault="00000000">
            <w:pPr>
              <w:jc w:val="center"/>
              <w:textAlignment w:val="center"/>
              <w:rPr>
                <w:rFonts w:hint="eastAsia"/>
                <w:i/>
                <w:iCs/>
                <w:color w:val="000000"/>
                <w:sz w:val="18"/>
                <w:szCs w:val="18"/>
              </w:rPr>
            </w:pPr>
            <w:r>
              <w:rPr>
                <w:i/>
                <w:iCs/>
                <w:color w:val="000000"/>
                <w:sz w:val="18"/>
                <w:szCs w:val="18"/>
              </w:rPr>
              <w:t>B2M</w:t>
            </w:r>
          </w:p>
        </w:tc>
        <w:tc>
          <w:tcPr>
            <w:tcW w:w="2382" w:type="dxa"/>
            <w:noWrap/>
            <w:vAlign w:val="center"/>
          </w:tcPr>
          <w:p w14:paraId="0D74B9CC" w14:textId="77777777" w:rsidR="002E1676" w:rsidRDefault="00000000">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5208847A" w14:textId="77777777" w:rsidR="002E1676" w:rsidRDefault="00000000">
            <w:pPr>
              <w:jc w:val="center"/>
              <w:textAlignment w:val="center"/>
              <w:rPr>
                <w:rFonts w:hint="eastAsia"/>
                <w:color w:val="000000"/>
                <w:sz w:val="18"/>
                <w:szCs w:val="18"/>
              </w:rPr>
            </w:pPr>
            <w:r>
              <w:rPr>
                <w:color w:val="000000"/>
                <w:sz w:val="18"/>
                <w:szCs w:val="18"/>
              </w:rPr>
              <w:t>Exon1-3</w:t>
            </w:r>
          </w:p>
        </w:tc>
        <w:tc>
          <w:tcPr>
            <w:tcW w:w="2551" w:type="dxa"/>
            <w:vAlign w:val="center"/>
          </w:tcPr>
          <w:p w14:paraId="2BCF0D18" w14:textId="77777777" w:rsidR="002E1676" w:rsidRDefault="00000000">
            <w:pPr>
              <w:jc w:val="center"/>
              <w:textAlignment w:val="center"/>
              <w:rPr>
                <w:rFonts w:hint="eastAsia"/>
                <w:color w:val="000000"/>
                <w:sz w:val="18"/>
                <w:szCs w:val="18"/>
              </w:rPr>
            </w:pPr>
            <w:r>
              <w:rPr>
                <w:color w:val="000000"/>
                <w:sz w:val="18"/>
                <w:szCs w:val="18"/>
              </w:rPr>
              <w:t>/</w:t>
            </w:r>
          </w:p>
        </w:tc>
      </w:tr>
      <w:tr w:rsidR="002E1676" w14:paraId="378BAF90" w14:textId="77777777">
        <w:trPr>
          <w:trHeight w:val="280"/>
        </w:trPr>
        <w:tc>
          <w:tcPr>
            <w:tcW w:w="1677" w:type="dxa"/>
            <w:noWrap/>
            <w:vAlign w:val="center"/>
          </w:tcPr>
          <w:p w14:paraId="55182B4B" w14:textId="77777777" w:rsidR="002E1676" w:rsidRDefault="00000000">
            <w:pPr>
              <w:jc w:val="center"/>
              <w:textAlignment w:val="center"/>
              <w:rPr>
                <w:rFonts w:hint="eastAsia"/>
                <w:i/>
                <w:iCs/>
                <w:color w:val="000000"/>
                <w:sz w:val="18"/>
                <w:szCs w:val="18"/>
              </w:rPr>
            </w:pPr>
            <w:r>
              <w:rPr>
                <w:i/>
                <w:iCs/>
                <w:color w:val="000000"/>
                <w:sz w:val="18"/>
                <w:szCs w:val="18"/>
              </w:rPr>
              <w:t>BAP1</w:t>
            </w:r>
          </w:p>
        </w:tc>
        <w:tc>
          <w:tcPr>
            <w:tcW w:w="2382" w:type="dxa"/>
            <w:noWrap/>
            <w:vAlign w:val="center"/>
          </w:tcPr>
          <w:p w14:paraId="1B41C9DE" w14:textId="77777777" w:rsidR="002E1676" w:rsidRDefault="00000000">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45EA1986" w14:textId="77777777" w:rsidR="002E1676" w:rsidRDefault="00000000">
            <w:pPr>
              <w:jc w:val="center"/>
              <w:textAlignment w:val="center"/>
              <w:rPr>
                <w:rFonts w:hint="eastAsia"/>
                <w:color w:val="000000"/>
                <w:sz w:val="18"/>
                <w:szCs w:val="18"/>
              </w:rPr>
            </w:pPr>
            <w:r>
              <w:rPr>
                <w:color w:val="000000"/>
                <w:sz w:val="18"/>
                <w:szCs w:val="18"/>
              </w:rPr>
              <w:t>Exon1-17</w:t>
            </w:r>
          </w:p>
        </w:tc>
        <w:tc>
          <w:tcPr>
            <w:tcW w:w="2551" w:type="dxa"/>
            <w:vAlign w:val="center"/>
          </w:tcPr>
          <w:p w14:paraId="40E1F548" w14:textId="77777777" w:rsidR="002E1676" w:rsidRDefault="00000000">
            <w:pPr>
              <w:jc w:val="center"/>
              <w:textAlignment w:val="center"/>
              <w:rPr>
                <w:rFonts w:hint="eastAsia"/>
                <w:color w:val="000000"/>
                <w:sz w:val="18"/>
                <w:szCs w:val="18"/>
              </w:rPr>
            </w:pPr>
            <w:r>
              <w:rPr>
                <w:color w:val="000000"/>
                <w:sz w:val="18"/>
                <w:szCs w:val="18"/>
              </w:rPr>
              <w:t>/</w:t>
            </w:r>
          </w:p>
        </w:tc>
      </w:tr>
      <w:tr w:rsidR="002E1676" w14:paraId="1B73D2E4" w14:textId="77777777">
        <w:trPr>
          <w:trHeight w:val="280"/>
        </w:trPr>
        <w:tc>
          <w:tcPr>
            <w:tcW w:w="1677" w:type="dxa"/>
            <w:noWrap/>
            <w:vAlign w:val="center"/>
          </w:tcPr>
          <w:p w14:paraId="04DAEA14" w14:textId="77777777" w:rsidR="002E1676" w:rsidRDefault="00000000">
            <w:pPr>
              <w:jc w:val="center"/>
              <w:textAlignment w:val="center"/>
              <w:rPr>
                <w:rFonts w:hint="eastAsia"/>
                <w:i/>
                <w:iCs/>
                <w:color w:val="000000"/>
                <w:sz w:val="18"/>
                <w:szCs w:val="18"/>
              </w:rPr>
            </w:pPr>
            <w:r>
              <w:rPr>
                <w:i/>
                <w:iCs/>
                <w:color w:val="000000"/>
                <w:sz w:val="18"/>
                <w:szCs w:val="18"/>
              </w:rPr>
              <w:t>BARD1</w:t>
            </w:r>
          </w:p>
        </w:tc>
        <w:tc>
          <w:tcPr>
            <w:tcW w:w="2382" w:type="dxa"/>
            <w:noWrap/>
            <w:vAlign w:val="center"/>
          </w:tcPr>
          <w:p w14:paraId="5D52AEAC" w14:textId="77777777" w:rsidR="002E1676" w:rsidRDefault="00000000">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4803D92C" w14:textId="77777777" w:rsidR="002E1676" w:rsidRDefault="00000000">
            <w:pPr>
              <w:jc w:val="center"/>
              <w:textAlignment w:val="center"/>
              <w:rPr>
                <w:rFonts w:hint="eastAsia"/>
                <w:color w:val="000000"/>
                <w:sz w:val="18"/>
                <w:szCs w:val="18"/>
              </w:rPr>
            </w:pPr>
            <w:r>
              <w:rPr>
                <w:color w:val="000000"/>
                <w:sz w:val="18"/>
                <w:szCs w:val="18"/>
              </w:rPr>
              <w:t>Exon1-11</w:t>
            </w:r>
          </w:p>
        </w:tc>
        <w:tc>
          <w:tcPr>
            <w:tcW w:w="2551" w:type="dxa"/>
            <w:vAlign w:val="center"/>
          </w:tcPr>
          <w:p w14:paraId="56AF3AE9" w14:textId="77777777" w:rsidR="002E1676" w:rsidRDefault="00000000">
            <w:pPr>
              <w:jc w:val="center"/>
              <w:textAlignment w:val="center"/>
              <w:rPr>
                <w:rFonts w:hint="eastAsia"/>
                <w:color w:val="000000"/>
                <w:sz w:val="18"/>
                <w:szCs w:val="18"/>
              </w:rPr>
            </w:pPr>
            <w:r>
              <w:rPr>
                <w:color w:val="000000"/>
                <w:sz w:val="18"/>
                <w:szCs w:val="18"/>
              </w:rPr>
              <w:t>/</w:t>
            </w:r>
          </w:p>
        </w:tc>
      </w:tr>
      <w:tr w:rsidR="002E1676" w14:paraId="0A380A4C" w14:textId="77777777">
        <w:trPr>
          <w:trHeight w:val="280"/>
        </w:trPr>
        <w:tc>
          <w:tcPr>
            <w:tcW w:w="1677" w:type="dxa"/>
            <w:noWrap/>
            <w:vAlign w:val="center"/>
          </w:tcPr>
          <w:p w14:paraId="456E2AED" w14:textId="77777777" w:rsidR="002E1676" w:rsidRDefault="00000000">
            <w:pPr>
              <w:jc w:val="center"/>
              <w:textAlignment w:val="center"/>
              <w:rPr>
                <w:rFonts w:hint="eastAsia"/>
                <w:i/>
                <w:iCs/>
                <w:color w:val="000000"/>
                <w:sz w:val="18"/>
                <w:szCs w:val="18"/>
              </w:rPr>
            </w:pPr>
            <w:r>
              <w:rPr>
                <w:i/>
                <w:iCs/>
                <w:color w:val="000000"/>
                <w:sz w:val="18"/>
                <w:szCs w:val="18"/>
              </w:rPr>
              <w:t>BMPR1A</w:t>
            </w:r>
          </w:p>
        </w:tc>
        <w:tc>
          <w:tcPr>
            <w:tcW w:w="2382" w:type="dxa"/>
            <w:noWrap/>
            <w:vAlign w:val="center"/>
          </w:tcPr>
          <w:p w14:paraId="2E71A57C" w14:textId="77777777" w:rsidR="002E1676" w:rsidRDefault="00000000">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58E6424A" w14:textId="77777777" w:rsidR="002E1676" w:rsidRDefault="00000000">
            <w:pPr>
              <w:jc w:val="center"/>
              <w:textAlignment w:val="center"/>
              <w:rPr>
                <w:rFonts w:hint="eastAsia"/>
                <w:color w:val="000000"/>
                <w:sz w:val="18"/>
                <w:szCs w:val="18"/>
              </w:rPr>
            </w:pPr>
            <w:r>
              <w:rPr>
                <w:color w:val="000000"/>
                <w:sz w:val="18"/>
                <w:szCs w:val="18"/>
              </w:rPr>
              <w:t>Exon3-13</w:t>
            </w:r>
          </w:p>
        </w:tc>
        <w:tc>
          <w:tcPr>
            <w:tcW w:w="2551" w:type="dxa"/>
            <w:vAlign w:val="center"/>
          </w:tcPr>
          <w:p w14:paraId="1489EC39" w14:textId="77777777" w:rsidR="002E1676" w:rsidRDefault="00000000">
            <w:pPr>
              <w:jc w:val="center"/>
              <w:textAlignment w:val="center"/>
              <w:rPr>
                <w:rFonts w:hint="eastAsia"/>
                <w:color w:val="000000"/>
                <w:sz w:val="18"/>
                <w:szCs w:val="18"/>
              </w:rPr>
            </w:pPr>
            <w:r>
              <w:rPr>
                <w:color w:val="000000"/>
                <w:sz w:val="18"/>
                <w:szCs w:val="18"/>
              </w:rPr>
              <w:t>/</w:t>
            </w:r>
          </w:p>
        </w:tc>
      </w:tr>
      <w:tr w:rsidR="002E1676" w14:paraId="37BD478D" w14:textId="77777777">
        <w:trPr>
          <w:trHeight w:val="280"/>
        </w:trPr>
        <w:tc>
          <w:tcPr>
            <w:tcW w:w="1677" w:type="dxa"/>
            <w:noWrap/>
            <w:vAlign w:val="center"/>
          </w:tcPr>
          <w:p w14:paraId="22EFB2F1" w14:textId="77777777" w:rsidR="002E1676" w:rsidRDefault="00000000">
            <w:pPr>
              <w:jc w:val="center"/>
              <w:textAlignment w:val="center"/>
              <w:rPr>
                <w:rFonts w:hint="eastAsia"/>
                <w:i/>
                <w:iCs/>
                <w:color w:val="000000"/>
                <w:sz w:val="18"/>
                <w:szCs w:val="18"/>
              </w:rPr>
            </w:pPr>
            <w:r>
              <w:rPr>
                <w:i/>
                <w:iCs/>
                <w:color w:val="000000"/>
                <w:sz w:val="18"/>
                <w:szCs w:val="18"/>
              </w:rPr>
              <w:t>BRAF</w:t>
            </w:r>
          </w:p>
        </w:tc>
        <w:tc>
          <w:tcPr>
            <w:tcW w:w="2382" w:type="dxa"/>
            <w:noWrap/>
            <w:vAlign w:val="center"/>
          </w:tcPr>
          <w:p w14:paraId="60B09D44" w14:textId="77777777" w:rsidR="002E1676" w:rsidRDefault="00000000">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728E321C" w14:textId="77777777" w:rsidR="002E1676" w:rsidRDefault="00000000">
            <w:pPr>
              <w:jc w:val="center"/>
              <w:textAlignment w:val="center"/>
              <w:rPr>
                <w:rFonts w:hint="eastAsia"/>
                <w:color w:val="000000"/>
                <w:sz w:val="18"/>
                <w:szCs w:val="18"/>
              </w:rPr>
            </w:pPr>
            <w:r>
              <w:rPr>
                <w:color w:val="000000"/>
                <w:sz w:val="18"/>
                <w:szCs w:val="18"/>
              </w:rPr>
              <w:t>Exon1,3-6,11-18</w:t>
            </w:r>
          </w:p>
        </w:tc>
        <w:tc>
          <w:tcPr>
            <w:tcW w:w="2551" w:type="dxa"/>
            <w:vAlign w:val="center"/>
          </w:tcPr>
          <w:p w14:paraId="54255867" w14:textId="77777777" w:rsidR="002E1676" w:rsidRDefault="00000000">
            <w:pPr>
              <w:jc w:val="center"/>
              <w:textAlignment w:val="center"/>
              <w:rPr>
                <w:rFonts w:hint="eastAsia"/>
                <w:color w:val="000000"/>
                <w:sz w:val="18"/>
                <w:szCs w:val="18"/>
              </w:rPr>
            </w:pPr>
            <w:r>
              <w:rPr>
                <w:color w:val="000000"/>
                <w:sz w:val="18"/>
                <w:szCs w:val="18"/>
              </w:rPr>
              <w:t>/</w:t>
            </w:r>
          </w:p>
        </w:tc>
      </w:tr>
      <w:tr w:rsidR="002E1676" w14:paraId="40311502" w14:textId="77777777">
        <w:trPr>
          <w:trHeight w:val="280"/>
        </w:trPr>
        <w:tc>
          <w:tcPr>
            <w:tcW w:w="1677" w:type="dxa"/>
            <w:noWrap/>
            <w:vAlign w:val="center"/>
          </w:tcPr>
          <w:p w14:paraId="736EC7C8" w14:textId="77777777" w:rsidR="002E1676" w:rsidRDefault="00000000">
            <w:pPr>
              <w:jc w:val="center"/>
              <w:textAlignment w:val="center"/>
              <w:rPr>
                <w:rFonts w:hint="eastAsia"/>
                <w:i/>
                <w:iCs/>
                <w:color w:val="000000"/>
                <w:sz w:val="18"/>
                <w:szCs w:val="18"/>
              </w:rPr>
            </w:pPr>
            <w:r>
              <w:rPr>
                <w:i/>
                <w:iCs/>
                <w:color w:val="000000"/>
                <w:sz w:val="18"/>
                <w:szCs w:val="18"/>
              </w:rPr>
              <w:t>BRCA1</w:t>
            </w:r>
          </w:p>
        </w:tc>
        <w:tc>
          <w:tcPr>
            <w:tcW w:w="2382" w:type="dxa"/>
            <w:noWrap/>
            <w:vAlign w:val="center"/>
          </w:tcPr>
          <w:p w14:paraId="7BF34282" w14:textId="77777777" w:rsidR="002E1676" w:rsidRDefault="00000000">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3E4B62FF" w14:textId="77777777" w:rsidR="002E1676" w:rsidRDefault="00000000">
            <w:pPr>
              <w:jc w:val="center"/>
              <w:textAlignment w:val="center"/>
              <w:rPr>
                <w:rFonts w:hint="eastAsia"/>
                <w:color w:val="000000"/>
                <w:sz w:val="18"/>
                <w:szCs w:val="18"/>
              </w:rPr>
            </w:pPr>
            <w:r>
              <w:rPr>
                <w:color w:val="000000"/>
                <w:sz w:val="18"/>
                <w:szCs w:val="18"/>
              </w:rPr>
              <w:t>Exon2-3,5-24</w:t>
            </w:r>
          </w:p>
        </w:tc>
        <w:tc>
          <w:tcPr>
            <w:tcW w:w="2551" w:type="dxa"/>
            <w:vAlign w:val="center"/>
          </w:tcPr>
          <w:p w14:paraId="6D21AE85" w14:textId="77777777" w:rsidR="002E1676" w:rsidRDefault="00000000">
            <w:pPr>
              <w:jc w:val="center"/>
              <w:textAlignment w:val="center"/>
              <w:rPr>
                <w:rFonts w:hint="eastAsia"/>
                <w:color w:val="000000"/>
                <w:sz w:val="18"/>
                <w:szCs w:val="18"/>
              </w:rPr>
            </w:pPr>
            <w:r>
              <w:rPr>
                <w:color w:val="000000"/>
                <w:sz w:val="18"/>
                <w:szCs w:val="18"/>
              </w:rPr>
              <w:t>/</w:t>
            </w:r>
          </w:p>
        </w:tc>
      </w:tr>
      <w:tr w:rsidR="002E1676" w14:paraId="6E62567F" w14:textId="77777777">
        <w:trPr>
          <w:trHeight w:val="280"/>
        </w:trPr>
        <w:tc>
          <w:tcPr>
            <w:tcW w:w="1677" w:type="dxa"/>
            <w:noWrap/>
            <w:vAlign w:val="center"/>
          </w:tcPr>
          <w:p w14:paraId="35FFCEC2" w14:textId="77777777" w:rsidR="002E1676" w:rsidRDefault="00000000">
            <w:pPr>
              <w:jc w:val="center"/>
              <w:textAlignment w:val="center"/>
              <w:rPr>
                <w:rFonts w:hint="eastAsia"/>
                <w:i/>
                <w:iCs/>
                <w:color w:val="000000"/>
                <w:sz w:val="18"/>
                <w:szCs w:val="18"/>
              </w:rPr>
            </w:pPr>
            <w:r>
              <w:rPr>
                <w:i/>
                <w:iCs/>
                <w:color w:val="000000"/>
                <w:sz w:val="18"/>
                <w:szCs w:val="18"/>
              </w:rPr>
              <w:t>BRCA2</w:t>
            </w:r>
          </w:p>
        </w:tc>
        <w:tc>
          <w:tcPr>
            <w:tcW w:w="2382" w:type="dxa"/>
            <w:noWrap/>
            <w:vAlign w:val="center"/>
          </w:tcPr>
          <w:p w14:paraId="31ABCAEF" w14:textId="77777777" w:rsidR="002E1676" w:rsidRDefault="00000000">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2695003A" w14:textId="77777777" w:rsidR="002E1676" w:rsidRDefault="00000000">
            <w:pPr>
              <w:jc w:val="center"/>
              <w:textAlignment w:val="center"/>
              <w:rPr>
                <w:rFonts w:hint="eastAsia"/>
                <w:color w:val="000000"/>
                <w:sz w:val="18"/>
                <w:szCs w:val="18"/>
              </w:rPr>
            </w:pPr>
            <w:r>
              <w:rPr>
                <w:color w:val="000000"/>
                <w:sz w:val="18"/>
                <w:szCs w:val="18"/>
              </w:rPr>
              <w:t>Exon2-27</w:t>
            </w:r>
          </w:p>
        </w:tc>
        <w:tc>
          <w:tcPr>
            <w:tcW w:w="2551" w:type="dxa"/>
            <w:vAlign w:val="center"/>
          </w:tcPr>
          <w:p w14:paraId="3D367CE6" w14:textId="77777777" w:rsidR="002E1676" w:rsidRDefault="00000000">
            <w:pPr>
              <w:jc w:val="center"/>
              <w:textAlignment w:val="center"/>
              <w:rPr>
                <w:rFonts w:hint="eastAsia"/>
                <w:color w:val="000000"/>
                <w:sz w:val="18"/>
                <w:szCs w:val="18"/>
              </w:rPr>
            </w:pPr>
            <w:r>
              <w:rPr>
                <w:color w:val="000000"/>
                <w:sz w:val="18"/>
                <w:szCs w:val="18"/>
              </w:rPr>
              <w:t>/</w:t>
            </w:r>
          </w:p>
        </w:tc>
      </w:tr>
      <w:tr w:rsidR="002E1676" w14:paraId="6C812C85" w14:textId="77777777">
        <w:trPr>
          <w:trHeight w:val="280"/>
        </w:trPr>
        <w:tc>
          <w:tcPr>
            <w:tcW w:w="1677" w:type="dxa"/>
            <w:noWrap/>
            <w:vAlign w:val="center"/>
          </w:tcPr>
          <w:p w14:paraId="4D9D4943" w14:textId="77777777" w:rsidR="002E1676" w:rsidRDefault="00000000">
            <w:pPr>
              <w:jc w:val="center"/>
              <w:textAlignment w:val="center"/>
              <w:rPr>
                <w:rFonts w:hint="eastAsia"/>
                <w:i/>
                <w:iCs/>
                <w:color w:val="000000"/>
                <w:sz w:val="18"/>
                <w:szCs w:val="18"/>
              </w:rPr>
            </w:pPr>
            <w:r>
              <w:rPr>
                <w:i/>
                <w:iCs/>
                <w:color w:val="000000"/>
                <w:sz w:val="18"/>
                <w:szCs w:val="18"/>
              </w:rPr>
              <w:t>BRIP1</w:t>
            </w:r>
          </w:p>
        </w:tc>
        <w:tc>
          <w:tcPr>
            <w:tcW w:w="2382" w:type="dxa"/>
            <w:noWrap/>
            <w:vAlign w:val="center"/>
          </w:tcPr>
          <w:p w14:paraId="26106463" w14:textId="77777777" w:rsidR="002E1676" w:rsidRDefault="00000000">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5DE7E3A8" w14:textId="77777777" w:rsidR="002E1676" w:rsidRDefault="00000000">
            <w:pPr>
              <w:jc w:val="center"/>
              <w:textAlignment w:val="center"/>
              <w:rPr>
                <w:rFonts w:hint="eastAsia"/>
                <w:color w:val="000000"/>
                <w:sz w:val="18"/>
                <w:szCs w:val="18"/>
              </w:rPr>
            </w:pPr>
            <w:r>
              <w:rPr>
                <w:color w:val="000000"/>
                <w:sz w:val="18"/>
                <w:szCs w:val="18"/>
              </w:rPr>
              <w:t>Exon2-20</w:t>
            </w:r>
          </w:p>
        </w:tc>
        <w:tc>
          <w:tcPr>
            <w:tcW w:w="2551" w:type="dxa"/>
            <w:vAlign w:val="center"/>
          </w:tcPr>
          <w:p w14:paraId="24159EFE" w14:textId="77777777" w:rsidR="002E1676" w:rsidRDefault="00000000">
            <w:pPr>
              <w:jc w:val="center"/>
              <w:textAlignment w:val="center"/>
              <w:rPr>
                <w:rFonts w:hint="eastAsia"/>
                <w:color w:val="000000"/>
                <w:sz w:val="18"/>
                <w:szCs w:val="18"/>
              </w:rPr>
            </w:pPr>
            <w:r>
              <w:rPr>
                <w:color w:val="000000"/>
                <w:sz w:val="18"/>
                <w:szCs w:val="18"/>
              </w:rPr>
              <w:t>/</w:t>
            </w:r>
          </w:p>
        </w:tc>
      </w:tr>
      <w:tr w:rsidR="002E1676" w14:paraId="462C977F" w14:textId="77777777">
        <w:trPr>
          <w:trHeight w:val="280"/>
        </w:trPr>
        <w:tc>
          <w:tcPr>
            <w:tcW w:w="1677" w:type="dxa"/>
            <w:noWrap/>
            <w:vAlign w:val="center"/>
          </w:tcPr>
          <w:p w14:paraId="3295D7A3" w14:textId="77777777" w:rsidR="002E1676" w:rsidRDefault="00000000">
            <w:pPr>
              <w:jc w:val="center"/>
              <w:textAlignment w:val="center"/>
              <w:rPr>
                <w:rFonts w:hint="eastAsia"/>
                <w:i/>
                <w:iCs/>
                <w:color w:val="000000"/>
                <w:sz w:val="18"/>
                <w:szCs w:val="18"/>
              </w:rPr>
            </w:pPr>
            <w:r>
              <w:rPr>
                <w:i/>
                <w:iCs/>
                <w:color w:val="000000"/>
                <w:sz w:val="18"/>
                <w:szCs w:val="18"/>
              </w:rPr>
              <w:t>CCND1</w:t>
            </w:r>
          </w:p>
        </w:tc>
        <w:tc>
          <w:tcPr>
            <w:tcW w:w="2382" w:type="dxa"/>
            <w:noWrap/>
            <w:vAlign w:val="center"/>
          </w:tcPr>
          <w:p w14:paraId="397E62A7" w14:textId="77777777" w:rsidR="002E1676" w:rsidRDefault="00000000">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409B83B9" w14:textId="77777777" w:rsidR="002E1676" w:rsidRDefault="00000000">
            <w:pPr>
              <w:jc w:val="center"/>
              <w:textAlignment w:val="center"/>
              <w:rPr>
                <w:rFonts w:hint="eastAsia"/>
                <w:color w:val="000000"/>
                <w:sz w:val="18"/>
                <w:szCs w:val="18"/>
              </w:rPr>
            </w:pPr>
            <w:r>
              <w:rPr>
                <w:color w:val="000000"/>
                <w:sz w:val="18"/>
                <w:szCs w:val="18"/>
              </w:rPr>
              <w:t>Exon1,5</w:t>
            </w:r>
          </w:p>
        </w:tc>
        <w:tc>
          <w:tcPr>
            <w:tcW w:w="2551" w:type="dxa"/>
            <w:vAlign w:val="center"/>
          </w:tcPr>
          <w:p w14:paraId="29192EFE" w14:textId="77777777" w:rsidR="002E1676" w:rsidRDefault="00000000">
            <w:pPr>
              <w:jc w:val="center"/>
              <w:textAlignment w:val="center"/>
              <w:rPr>
                <w:rFonts w:hint="eastAsia"/>
                <w:color w:val="000000"/>
                <w:sz w:val="18"/>
                <w:szCs w:val="18"/>
              </w:rPr>
            </w:pPr>
            <w:r>
              <w:rPr>
                <w:color w:val="000000"/>
                <w:sz w:val="18"/>
                <w:szCs w:val="18"/>
              </w:rPr>
              <w:t>/</w:t>
            </w:r>
          </w:p>
        </w:tc>
      </w:tr>
      <w:tr w:rsidR="002E1676" w14:paraId="45076D9D" w14:textId="77777777">
        <w:trPr>
          <w:trHeight w:val="280"/>
        </w:trPr>
        <w:tc>
          <w:tcPr>
            <w:tcW w:w="1677" w:type="dxa"/>
            <w:noWrap/>
            <w:vAlign w:val="center"/>
          </w:tcPr>
          <w:p w14:paraId="37BCB915" w14:textId="77777777" w:rsidR="002E1676" w:rsidRDefault="00000000">
            <w:pPr>
              <w:jc w:val="center"/>
              <w:textAlignment w:val="center"/>
              <w:rPr>
                <w:rFonts w:hint="eastAsia"/>
                <w:i/>
                <w:iCs/>
                <w:color w:val="000000"/>
                <w:sz w:val="18"/>
                <w:szCs w:val="18"/>
              </w:rPr>
            </w:pPr>
            <w:r>
              <w:rPr>
                <w:i/>
                <w:iCs/>
                <w:color w:val="000000"/>
                <w:sz w:val="18"/>
                <w:szCs w:val="18"/>
              </w:rPr>
              <w:t>CCNE1</w:t>
            </w:r>
          </w:p>
        </w:tc>
        <w:tc>
          <w:tcPr>
            <w:tcW w:w="2382" w:type="dxa"/>
            <w:noWrap/>
            <w:vAlign w:val="center"/>
          </w:tcPr>
          <w:p w14:paraId="5E151B37" w14:textId="77777777" w:rsidR="002E1676" w:rsidRDefault="00000000">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r>
              <w:rPr>
                <w:color w:val="000000"/>
                <w:sz w:val="18"/>
                <w:szCs w:val="18"/>
              </w:rPr>
              <w:t>, CNA</w:t>
            </w:r>
          </w:p>
        </w:tc>
        <w:tc>
          <w:tcPr>
            <w:tcW w:w="3024" w:type="dxa"/>
            <w:noWrap/>
            <w:vAlign w:val="center"/>
          </w:tcPr>
          <w:p w14:paraId="6AC1FCD9" w14:textId="77777777" w:rsidR="002E1676" w:rsidRDefault="00000000">
            <w:pPr>
              <w:jc w:val="center"/>
              <w:textAlignment w:val="center"/>
              <w:rPr>
                <w:rFonts w:hint="eastAsia"/>
                <w:color w:val="000000"/>
                <w:sz w:val="18"/>
                <w:szCs w:val="18"/>
              </w:rPr>
            </w:pPr>
            <w:r>
              <w:rPr>
                <w:color w:val="000000"/>
                <w:sz w:val="18"/>
                <w:szCs w:val="18"/>
              </w:rPr>
              <w:t>Exon2-12</w:t>
            </w:r>
          </w:p>
        </w:tc>
        <w:tc>
          <w:tcPr>
            <w:tcW w:w="2551" w:type="dxa"/>
            <w:vAlign w:val="center"/>
          </w:tcPr>
          <w:p w14:paraId="2F0DF1F1" w14:textId="77777777" w:rsidR="002E1676" w:rsidRDefault="00000000">
            <w:pPr>
              <w:jc w:val="center"/>
              <w:textAlignment w:val="center"/>
              <w:rPr>
                <w:rFonts w:hint="eastAsia"/>
                <w:color w:val="000000"/>
                <w:sz w:val="18"/>
                <w:szCs w:val="18"/>
              </w:rPr>
            </w:pPr>
            <w:r>
              <w:rPr>
                <w:color w:val="000000"/>
                <w:sz w:val="18"/>
                <w:szCs w:val="18"/>
              </w:rPr>
              <w:t>/</w:t>
            </w:r>
          </w:p>
        </w:tc>
      </w:tr>
      <w:tr w:rsidR="002E1676" w14:paraId="3113821A" w14:textId="77777777">
        <w:trPr>
          <w:trHeight w:val="280"/>
        </w:trPr>
        <w:tc>
          <w:tcPr>
            <w:tcW w:w="1677" w:type="dxa"/>
            <w:noWrap/>
            <w:vAlign w:val="center"/>
          </w:tcPr>
          <w:p w14:paraId="4904E951" w14:textId="77777777" w:rsidR="002E1676" w:rsidRDefault="00000000">
            <w:pPr>
              <w:jc w:val="center"/>
              <w:textAlignment w:val="center"/>
              <w:rPr>
                <w:rFonts w:hint="eastAsia"/>
                <w:i/>
                <w:iCs/>
                <w:color w:val="000000"/>
                <w:sz w:val="18"/>
                <w:szCs w:val="18"/>
              </w:rPr>
            </w:pPr>
            <w:r>
              <w:rPr>
                <w:i/>
                <w:iCs/>
                <w:color w:val="000000"/>
                <w:sz w:val="18"/>
                <w:szCs w:val="18"/>
              </w:rPr>
              <w:t>CD274</w:t>
            </w:r>
          </w:p>
        </w:tc>
        <w:tc>
          <w:tcPr>
            <w:tcW w:w="2382" w:type="dxa"/>
            <w:noWrap/>
            <w:vAlign w:val="center"/>
          </w:tcPr>
          <w:p w14:paraId="5C7794A0" w14:textId="77777777" w:rsidR="002E1676" w:rsidRDefault="00000000">
            <w:pPr>
              <w:jc w:val="center"/>
              <w:textAlignment w:val="center"/>
              <w:rPr>
                <w:rFonts w:hint="eastAsia"/>
                <w:color w:val="000000"/>
                <w:sz w:val="18"/>
                <w:szCs w:val="18"/>
              </w:rPr>
            </w:pPr>
            <w:r>
              <w:rPr>
                <w:color w:val="000000"/>
                <w:sz w:val="18"/>
                <w:szCs w:val="18"/>
              </w:rPr>
              <w:t>CNA</w:t>
            </w:r>
          </w:p>
        </w:tc>
        <w:tc>
          <w:tcPr>
            <w:tcW w:w="3024" w:type="dxa"/>
            <w:noWrap/>
            <w:vAlign w:val="center"/>
          </w:tcPr>
          <w:p w14:paraId="728DB3E9" w14:textId="41C19CEB" w:rsidR="002E1676" w:rsidRDefault="00E55FAF">
            <w:pPr>
              <w:jc w:val="center"/>
              <w:textAlignment w:val="center"/>
              <w:rPr>
                <w:rFonts w:hint="eastAsia"/>
                <w:color w:val="000000"/>
                <w:sz w:val="18"/>
                <w:szCs w:val="18"/>
              </w:rPr>
            </w:pPr>
            <w:ins w:id="14" w:author="周蓉" w:date="2026-05-27T14:40:00Z" w16du:dateUtc="2026-05-27T06:40:00Z">
              <w:r w:rsidRPr="00E55FAF">
                <w:rPr>
                  <w:rFonts w:hint="eastAsia"/>
                  <w:color w:val="000000"/>
                  <w:sz w:val="18"/>
                  <w:szCs w:val="18"/>
                </w:rPr>
                <w:t>Exon2-7</w:t>
              </w:r>
            </w:ins>
            <w:del w:id="15" w:author="周蓉" w:date="2026-05-27T14:40:00Z" w16du:dateUtc="2026-05-27T06:40:00Z">
              <w:r w:rsidDel="00E55FAF">
                <w:rPr>
                  <w:color w:val="000000"/>
                  <w:sz w:val="18"/>
                  <w:szCs w:val="18"/>
                </w:rPr>
                <w:delText>/</w:delText>
              </w:r>
            </w:del>
          </w:p>
        </w:tc>
        <w:tc>
          <w:tcPr>
            <w:tcW w:w="2551" w:type="dxa"/>
            <w:vAlign w:val="center"/>
          </w:tcPr>
          <w:p w14:paraId="413BE02A" w14:textId="41622903" w:rsidR="002E1676" w:rsidRDefault="00E55FAF">
            <w:pPr>
              <w:jc w:val="center"/>
              <w:textAlignment w:val="center"/>
              <w:rPr>
                <w:rFonts w:hint="eastAsia"/>
                <w:color w:val="000000"/>
                <w:sz w:val="18"/>
                <w:szCs w:val="18"/>
              </w:rPr>
            </w:pPr>
            <w:ins w:id="16" w:author="周蓉" w:date="2026-05-27T14:41:00Z" w16du:dateUtc="2026-05-27T06:41:00Z">
              <w:r w:rsidRPr="00E55FAF">
                <w:rPr>
                  <w:rFonts w:hint="eastAsia"/>
                  <w:color w:val="000000"/>
                  <w:sz w:val="18"/>
                  <w:szCs w:val="18"/>
                </w:rPr>
                <w:t>Exon2-4</w:t>
              </w:r>
            </w:ins>
            <w:del w:id="17" w:author="周蓉" w:date="2026-05-27T14:41:00Z" w16du:dateUtc="2026-05-27T06:41:00Z">
              <w:r w:rsidDel="00E55FAF">
                <w:rPr>
                  <w:color w:val="000000"/>
                  <w:sz w:val="18"/>
                  <w:szCs w:val="18"/>
                </w:rPr>
                <w:delText>/</w:delText>
              </w:r>
            </w:del>
          </w:p>
        </w:tc>
      </w:tr>
      <w:tr w:rsidR="002E1676" w14:paraId="223014E5" w14:textId="77777777">
        <w:trPr>
          <w:trHeight w:val="280"/>
        </w:trPr>
        <w:tc>
          <w:tcPr>
            <w:tcW w:w="1677" w:type="dxa"/>
            <w:noWrap/>
            <w:vAlign w:val="center"/>
          </w:tcPr>
          <w:p w14:paraId="5472E6ED" w14:textId="77777777" w:rsidR="002E1676" w:rsidRDefault="00000000">
            <w:pPr>
              <w:jc w:val="center"/>
              <w:textAlignment w:val="center"/>
              <w:rPr>
                <w:rFonts w:hint="eastAsia"/>
                <w:i/>
                <w:iCs/>
                <w:color w:val="000000"/>
                <w:sz w:val="18"/>
                <w:szCs w:val="18"/>
              </w:rPr>
            </w:pPr>
            <w:r>
              <w:rPr>
                <w:i/>
                <w:iCs/>
                <w:color w:val="000000"/>
                <w:sz w:val="18"/>
                <w:szCs w:val="18"/>
              </w:rPr>
              <w:t>CDH1</w:t>
            </w:r>
          </w:p>
        </w:tc>
        <w:tc>
          <w:tcPr>
            <w:tcW w:w="2382" w:type="dxa"/>
            <w:noWrap/>
            <w:vAlign w:val="center"/>
          </w:tcPr>
          <w:p w14:paraId="5711F6E0" w14:textId="77777777" w:rsidR="002E1676" w:rsidRDefault="00000000">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r>
              <w:rPr>
                <w:color w:val="000000"/>
                <w:sz w:val="18"/>
                <w:szCs w:val="18"/>
              </w:rPr>
              <w:t>, CNA</w:t>
            </w:r>
          </w:p>
        </w:tc>
        <w:tc>
          <w:tcPr>
            <w:tcW w:w="3024" w:type="dxa"/>
            <w:noWrap/>
            <w:vAlign w:val="center"/>
          </w:tcPr>
          <w:p w14:paraId="6738D4FA" w14:textId="77777777" w:rsidR="002E1676" w:rsidRDefault="00000000">
            <w:pPr>
              <w:jc w:val="center"/>
              <w:textAlignment w:val="center"/>
              <w:rPr>
                <w:rFonts w:hint="eastAsia"/>
                <w:color w:val="000000"/>
                <w:sz w:val="18"/>
                <w:szCs w:val="18"/>
              </w:rPr>
            </w:pPr>
            <w:r>
              <w:rPr>
                <w:color w:val="000000"/>
                <w:sz w:val="18"/>
                <w:szCs w:val="18"/>
              </w:rPr>
              <w:t>Exon1-16</w:t>
            </w:r>
          </w:p>
        </w:tc>
        <w:tc>
          <w:tcPr>
            <w:tcW w:w="2551" w:type="dxa"/>
            <w:vAlign w:val="center"/>
          </w:tcPr>
          <w:p w14:paraId="0A4F605A" w14:textId="77777777" w:rsidR="002E1676" w:rsidRDefault="00000000">
            <w:pPr>
              <w:jc w:val="center"/>
              <w:textAlignment w:val="center"/>
              <w:rPr>
                <w:rFonts w:hint="eastAsia"/>
                <w:color w:val="000000"/>
                <w:sz w:val="18"/>
                <w:szCs w:val="18"/>
              </w:rPr>
            </w:pPr>
            <w:r>
              <w:rPr>
                <w:color w:val="000000"/>
                <w:sz w:val="18"/>
                <w:szCs w:val="18"/>
              </w:rPr>
              <w:t>/</w:t>
            </w:r>
          </w:p>
        </w:tc>
      </w:tr>
      <w:tr w:rsidR="002E1676" w14:paraId="4ACDB4D8" w14:textId="77777777">
        <w:trPr>
          <w:trHeight w:val="280"/>
        </w:trPr>
        <w:tc>
          <w:tcPr>
            <w:tcW w:w="1677" w:type="dxa"/>
            <w:noWrap/>
            <w:vAlign w:val="center"/>
          </w:tcPr>
          <w:p w14:paraId="299E5183" w14:textId="77777777" w:rsidR="002E1676" w:rsidRDefault="00000000">
            <w:pPr>
              <w:jc w:val="center"/>
              <w:textAlignment w:val="center"/>
              <w:rPr>
                <w:rFonts w:hint="eastAsia"/>
                <w:i/>
                <w:iCs/>
                <w:color w:val="000000"/>
                <w:sz w:val="18"/>
                <w:szCs w:val="18"/>
              </w:rPr>
            </w:pPr>
            <w:r>
              <w:rPr>
                <w:i/>
                <w:iCs/>
                <w:color w:val="000000"/>
                <w:sz w:val="18"/>
                <w:szCs w:val="18"/>
              </w:rPr>
              <w:t>CDK12</w:t>
            </w:r>
          </w:p>
        </w:tc>
        <w:tc>
          <w:tcPr>
            <w:tcW w:w="2382" w:type="dxa"/>
            <w:noWrap/>
            <w:vAlign w:val="center"/>
          </w:tcPr>
          <w:p w14:paraId="39A9CA88" w14:textId="77777777" w:rsidR="002E1676" w:rsidRDefault="00000000">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41CBA93C" w14:textId="77777777" w:rsidR="002E1676" w:rsidRDefault="00000000">
            <w:pPr>
              <w:jc w:val="center"/>
              <w:textAlignment w:val="center"/>
              <w:rPr>
                <w:rFonts w:hint="eastAsia"/>
                <w:color w:val="000000"/>
                <w:sz w:val="18"/>
                <w:szCs w:val="18"/>
              </w:rPr>
            </w:pPr>
            <w:r>
              <w:rPr>
                <w:color w:val="000000"/>
                <w:sz w:val="18"/>
                <w:szCs w:val="18"/>
              </w:rPr>
              <w:t>Exon1-14</w:t>
            </w:r>
          </w:p>
        </w:tc>
        <w:tc>
          <w:tcPr>
            <w:tcW w:w="2551" w:type="dxa"/>
            <w:vAlign w:val="center"/>
          </w:tcPr>
          <w:p w14:paraId="3D2836DE" w14:textId="77777777" w:rsidR="002E1676" w:rsidRDefault="00000000">
            <w:pPr>
              <w:jc w:val="center"/>
              <w:textAlignment w:val="center"/>
              <w:rPr>
                <w:rFonts w:hint="eastAsia"/>
                <w:color w:val="000000"/>
                <w:sz w:val="18"/>
                <w:szCs w:val="18"/>
              </w:rPr>
            </w:pPr>
            <w:r>
              <w:rPr>
                <w:color w:val="000000"/>
                <w:sz w:val="18"/>
                <w:szCs w:val="18"/>
              </w:rPr>
              <w:t>Exon2,14</w:t>
            </w:r>
          </w:p>
        </w:tc>
      </w:tr>
      <w:tr w:rsidR="002E1676" w14:paraId="35769859" w14:textId="77777777">
        <w:trPr>
          <w:trHeight w:val="280"/>
        </w:trPr>
        <w:tc>
          <w:tcPr>
            <w:tcW w:w="1677" w:type="dxa"/>
            <w:noWrap/>
            <w:vAlign w:val="center"/>
          </w:tcPr>
          <w:p w14:paraId="509FA646" w14:textId="77777777" w:rsidR="002E1676" w:rsidRDefault="00000000">
            <w:pPr>
              <w:jc w:val="center"/>
              <w:textAlignment w:val="center"/>
              <w:rPr>
                <w:rFonts w:hint="eastAsia"/>
                <w:i/>
                <w:iCs/>
                <w:color w:val="000000"/>
                <w:sz w:val="18"/>
                <w:szCs w:val="18"/>
              </w:rPr>
            </w:pPr>
            <w:r>
              <w:rPr>
                <w:i/>
                <w:iCs/>
                <w:color w:val="000000"/>
                <w:sz w:val="18"/>
                <w:szCs w:val="18"/>
              </w:rPr>
              <w:t>CDK4</w:t>
            </w:r>
          </w:p>
        </w:tc>
        <w:tc>
          <w:tcPr>
            <w:tcW w:w="2382" w:type="dxa"/>
            <w:noWrap/>
            <w:vAlign w:val="center"/>
          </w:tcPr>
          <w:p w14:paraId="17BAA32C" w14:textId="77777777" w:rsidR="002E1676" w:rsidRDefault="00000000">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r>
              <w:rPr>
                <w:color w:val="000000"/>
                <w:sz w:val="18"/>
                <w:szCs w:val="18"/>
              </w:rPr>
              <w:t>, CNA</w:t>
            </w:r>
          </w:p>
        </w:tc>
        <w:tc>
          <w:tcPr>
            <w:tcW w:w="3024" w:type="dxa"/>
            <w:noWrap/>
            <w:vAlign w:val="center"/>
          </w:tcPr>
          <w:p w14:paraId="6E129D5B" w14:textId="77777777" w:rsidR="002E1676" w:rsidRDefault="00000000">
            <w:pPr>
              <w:jc w:val="center"/>
              <w:textAlignment w:val="center"/>
              <w:rPr>
                <w:rFonts w:hint="eastAsia"/>
                <w:color w:val="000000"/>
                <w:sz w:val="18"/>
                <w:szCs w:val="18"/>
              </w:rPr>
            </w:pPr>
            <w:r>
              <w:rPr>
                <w:color w:val="000000"/>
                <w:sz w:val="18"/>
                <w:szCs w:val="18"/>
              </w:rPr>
              <w:t>Exon2</w:t>
            </w:r>
          </w:p>
        </w:tc>
        <w:tc>
          <w:tcPr>
            <w:tcW w:w="2551" w:type="dxa"/>
            <w:vAlign w:val="center"/>
          </w:tcPr>
          <w:p w14:paraId="5B2BAC1C" w14:textId="77777777" w:rsidR="002E1676" w:rsidRDefault="00000000">
            <w:pPr>
              <w:jc w:val="center"/>
              <w:textAlignment w:val="center"/>
              <w:rPr>
                <w:rFonts w:hint="eastAsia"/>
                <w:color w:val="000000"/>
                <w:sz w:val="18"/>
                <w:szCs w:val="18"/>
              </w:rPr>
            </w:pPr>
            <w:r>
              <w:rPr>
                <w:color w:val="000000"/>
                <w:sz w:val="18"/>
                <w:szCs w:val="18"/>
              </w:rPr>
              <w:t>/</w:t>
            </w:r>
          </w:p>
        </w:tc>
      </w:tr>
      <w:tr w:rsidR="002E1676" w14:paraId="44190D63" w14:textId="77777777">
        <w:trPr>
          <w:trHeight w:val="280"/>
        </w:trPr>
        <w:tc>
          <w:tcPr>
            <w:tcW w:w="1677" w:type="dxa"/>
            <w:noWrap/>
            <w:vAlign w:val="center"/>
          </w:tcPr>
          <w:p w14:paraId="21BF5092" w14:textId="77777777" w:rsidR="002E1676" w:rsidRDefault="00000000">
            <w:pPr>
              <w:jc w:val="center"/>
              <w:textAlignment w:val="center"/>
              <w:rPr>
                <w:rFonts w:hint="eastAsia"/>
                <w:i/>
                <w:iCs/>
                <w:color w:val="000000"/>
                <w:sz w:val="18"/>
                <w:szCs w:val="18"/>
              </w:rPr>
            </w:pPr>
            <w:r>
              <w:rPr>
                <w:i/>
                <w:iCs/>
                <w:color w:val="000000"/>
                <w:sz w:val="18"/>
                <w:szCs w:val="18"/>
              </w:rPr>
              <w:t>CDK6</w:t>
            </w:r>
          </w:p>
        </w:tc>
        <w:tc>
          <w:tcPr>
            <w:tcW w:w="2382" w:type="dxa"/>
            <w:noWrap/>
            <w:vAlign w:val="center"/>
          </w:tcPr>
          <w:p w14:paraId="4382BA65" w14:textId="77777777" w:rsidR="002E1676" w:rsidRDefault="00000000">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r>
              <w:rPr>
                <w:color w:val="000000"/>
                <w:sz w:val="18"/>
                <w:szCs w:val="18"/>
              </w:rPr>
              <w:t>, CNA</w:t>
            </w:r>
          </w:p>
        </w:tc>
        <w:tc>
          <w:tcPr>
            <w:tcW w:w="3024" w:type="dxa"/>
            <w:noWrap/>
            <w:vAlign w:val="center"/>
          </w:tcPr>
          <w:p w14:paraId="093587DE" w14:textId="77777777" w:rsidR="002E1676" w:rsidRDefault="00000000">
            <w:pPr>
              <w:jc w:val="center"/>
              <w:textAlignment w:val="center"/>
              <w:rPr>
                <w:rFonts w:hint="eastAsia"/>
                <w:color w:val="000000"/>
                <w:sz w:val="18"/>
                <w:szCs w:val="18"/>
              </w:rPr>
            </w:pPr>
            <w:r>
              <w:rPr>
                <w:color w:val="000000"/>
                <w:sz w:val="18"/>
                <w:szCs w:val="18"/>
              </w:rPr>
              <w:t>Exon2-8</w:t>
            </w:r>
          </w:p>
        </w:tc>
        <w:tc>
          <w:tcPr>
            <w:tcW w:w="2551" w:type="dxa"/>
            <w:vAlign w:val="center"/>
          </w:tcPr>
          <w:p w14:paraId="65A9F496" w14:textId="77777777" w:rsidR="002E1676" w:rsidRDefault="00000000">
            <w:pPr>
              <w:jc w:val="center"/>
              <w:textAlignment w:val="center"/>
              <w:rPr>
                <w:rFonts w:hint="eastAsia"/>
                <w:color w:val="000000"/>
                <w:sz w:val="18"/>
                <w:szCs w:val="18"/>
              </w:rPr>
            </w:pPr>
            <w:r>
              <w:rPr>
                <w:color w:val="000000"/>
                <w:sz w:val="18"/>
                <w:szCs w:val="18"/>
              </w:rPr>
              <w:t>/</w:t>
            </w:r>
          </w:p>
        </w:tc>
      </w:tr>
      <w:tr w:rsidR="002E1676" w14:paraId="15DDB869" w14:textId="77777777">
        <w:trPr>
          <w:trHeight w:val="280"/>
        </w:trPr>
        <w:tc>
          <w:tcPr>
            <w:tcW w:w="1677" w:type="dxa"/>
            <w:noWrap/>
            <w:vAlign w:val="center"/>
          </w:tcPr>
          <w:p w14:paraId="10236237" w14:textId="77777777" w:rsidR="002E1676" w:rsidRDefault="00000000">
            <w:pPr>
              <w:jc w:val="center"/>
              <w:textAlignment w:val="center"/>
              <w:rPr>
                <w:rFonts w:hint="eastAsia"/>
                <w:i/>
                <w:iCs/>
                <w:color w:val="000000"/>
                <w:sz w:val="18"/>
                <w:szCs w:val="18"/>
              </w:rPr>
            </w:pPr>
            <w:r>
              <w:rPr>
                <w:i/>
                <w:iCs/>
                <w:color w:val="000000"/>
                <w:sz w:val="18"/>
                <w:szCs w:val="18"/>
              </w:rPr>
              <w:t>CDKN1B</w:t>
            </w:r>
          </w:p>
        </w:tc>
        <w:tc>
          <w:tcPr>
            <w:tcW w:w="2382" w:type="dxa"/>
            <w:noWrap/>
            <w:vAlign w:val="center"/>
          </w:tcPr>
          <w:p w14:paraId="387B83E4" w14:textId="77777777" w:rsidR="002E1676" w:rsidRDefault="00000000">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757F863C" w14:textId="77777777" w:rsidR="002E1676" w:rsidRDefault="00000000">
            <w:pPr>
              <w:jc w:val="center"/>
              <w:textAlignment w:val="center"/>
              <w:rPr>
                <w:rFonts w:hint="eastAsia"/>
                <w:color w:val="000000"/>
                <w:sz w:val="18"/>
                <w:szCs w:val="18"/>
              </w:rPr>
            </w:pPr>
            <w:r>
              <w:rPr>
                <w:color w:val="000000"/>
                <w:sz w:val="18"/>
                <w:szCs w:val="18"/>
              </w:rPr>
              <w:t>Exon1-2</w:t>
            </w:r>
          </w:p>
        </w:tc>
        <w:tc>
          <w:tcPr>
            <w:tcW w:w="2551" w:type="dxa"/>
            <w:vAlign w:val="center"/>
          </w:tcPr>
          <w:p w14:paraId="384DA5C8" w14:textId="77777777" w:rsidR="002E1676" w:rsidRDefault="00000000">
            <w:pPr>
              <w:jc w:val="center"/>
              <w:textAlignment w:val="center"/>
              <w:rPr>
                <w:rFonts w:hint="eastAsia"/>
                <w:color w:val="000000"/>
                <w:sz w:val="18"/>
                <w:szCs w:val="18"/>
              </w:rPr>
            </w:pPr>
            <w:r>
              <w:rPr>
                <w:color w:val="000000"/>
                <w:sz w:val="18"/>
                <w:szCs w:val="18"/>
              </w:rPr>
              <w:t>/</w:t>
            </w:r>
          </w:p>
        </w:tc>
      </w:tr>
      <w:tr w:rsidR="002E1676" w14:paraId="29B4F151" w14:textId="77777777">
        <w:trPr>
          <w:trHeight w:val="280"/>
        </w:trPr>
        <w:tc>
          <w:tcPr>
            <w:tcW w:w="1677" w:type="dxa"/>
            <w:noWrap/>
            <w:vAlign w:val="center"/>
          </w:tcPr>
          <w:p w14:paraId="75F843F2" w14:textId="77777777" w:rsidR="002E1676" w:rsidRDefault="00000000">
            <w:pPr>
              <w:jc w:val="center"/>
              <w:textAlignment w:val="center"/>
              <w:rPr>
                <w:rFonts w:hint="eastAsia"/>
                <w:i/>
                <w:iCs/>
                <w:color w:val="000000"/>
                <w:sz w:val="18"/>
                <w:szCs w:val="18"/>
              </w:rPr>
            </w:pPr>
            <w:r>
              <w:rPr>
                <w:i/>
                <w:iCs/>
                <w:color w:val="000000"/>
                <w:sz w:val="18"/>
                <w:szCs w:val="18"/>
              </w:rPr>
              <w:t>CDKN2A</w:t>
            </w:r>
          </w:p>
        </w:tc>
        <w:tc>
          <w:tcPr>
            <w:tcW w:w="2382" w:type="dxa"/>
            <w:noWrap/>
            <w:vAlign w:val="center"/>
          </w:tcPr>
          <w:p w14:paraId="505396C5" w14:textId="77777777" w:rsidR="002E1676" w:rsidRDefault="00000000">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31CBE726" w14:textId="77777777" w:rsidR="002E1676" w:rsidRDefault="00000000">
            <w:pPr>
              <w:jc w:val="center"/>
              <w:textAlignment w:val="center"/>
              <w:rPr>
                <w:rFonts w:hint="eastAsia"/>
                <w:color w:val="000000"/>
                <w:sz w:val="18"/>
                <w:szCs w:val="18"/>
              </w:rPr>
            </w:pPr>
            <w:r>
              <w:rPr>
                <w:color w:val="000000"/>
                <w:sz w:val="18"/>
                <w:szCs w:val="18"/>
              </w:rPr>
              <w:t>Exon1-3</w:t>
            </w:r>
          </w:p>
        </w:tc>
        <w:tc>
          <w:tcPr>
            <w:tcW w:w="2551" w:type="dxa"/>
            <w:vAlign w:val="center"/>
          </w:tcPr>
          <w:p w14:paraId="766F5FA3" w14:textId="77777777" w:rsidR="002E1676" w:rsidRDefault="00000000">
            <w:pPr>
              <w:jc w:val="center"/>
              <w:textAlignment w:val="center"/>
              <w:rPr>
                <w:rFonts w:hint="eastAsia"/>
                <w:color w:val="000000"/>
                <w:sz w:val="18"/>
                <w:szCs w:val="18"/>
              </w:rPr>
            </w:pPr>
            <w:r>
              <w:rPr>
                <w:color w:val="000000"/>
                <w:sz w:val="18"/>
                <w:szCs w:val="18"/>
              </w:rPr>
              <w:t>/</w:t>
            </w:r>
          </w:p>
        </w:tc>
      </w:tr>
      <w:tr w:rsidR="002E1676" w14:paraId="5993164F" w14:textId="77777777">
        <w:trPr>
          <w:trHeight w:val="280"/>
        </w:trPr>
        <w:tc>
          <w:tcPr>
            <w:tcW w:w="1677" w:type="dxa"/>
            <w:noWrap/>
            <w:vAlign w:val="center"/>
          </w:tcPr>
          <w:p w14:paraId="1D9A8912" w14:textId="77777777" w:rsidR="002E1676" w:rsidRDefault="00000000">
            <w:pPr>
              <w:jc w:val="center"/>
              <w:textAlignment w:val="center"/>
              <w:rPr>
                <w:rFonts w:hint="eastAsia"/>
                <w:i/>
                <w:iCs/>
                <w:color w:val="000000"/>
                <w:sz w:val="18"/>
                <w:szCs w:val="18"/>
              </w:rPr>
            </w:pPr>
            <w:r>
              <w:rPr>
                <w:i/>
                <w:iCs/>
                <w:color w:val="000000"/>
                <w:sz w:val="18"/>
                <w:szCs w:val="18"/>
              </w:rPr>
              <w:t>CDKN2B</w:t>
            </w:r>
          </w:p>
        </w:tc>
        <w:tc>
          <w:tcPr>
            <w:tcW w:w="2382" w:type="dxa"/>
            <w:noWrap/>
            <w:vAlign w:val="center"/>
          </w:tcPr>
          <w:p w14:paraId="4C892672" w14:textId="77777777" w:rsidR="002E1676" w:rsidRDefault="00000000">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4494B204" w14:textId="77777777" w:rsidR="002E1676" w:rsidRDefault="00000000">
            <w:pPr>
              <w:jc w:val="center"/>
              <w:textAlignment w:val="center"/>
              <w:rPr>
                <w:rFonts w:hint="eastAsia"/>
                <w:color w:val="000000"/>
                <w:sz w:val="18"/>
                <w:szCs w:val="18"/>
              </w:rPr>
            </w:pPr>
            <w:r>
              <w:rPr>
                <w:color w:val="000000"/>
                <w:sz w:val="18"/>
                <w:szCs w:val="18"/>
              </w:rPr>
              <w:t>Exon1-2</w:t>
            </w:r>
          </w:p>
        </w:tc>
        <w:tc>
          <w:tcPr>
            <w:tcW w:w="2551" w:type="dxa"/>
            <w:vAlign w:val="center"/>
          </w:tcPr>
          <w:p w14:paraId="177E0BB0" w14:textId="77777777" w:rsidR="002E1676" w:rsidRDefault="00000000">
            <w:pPr>
              <w:jc w:val="center"/>
              <w:textAlignment w:val="center"/>
              <w:rPr>
                <w:rFonts w:hint="eastAsia"/>
                <w:color w:val="000000"/>
                <w:sz w:val="18"/>
                <w:szCs w:val="18"/>
              </w:rPr>
            </w:pPr>
            <w:r>
              <w:rPr>
                <w:color w:val="000000"/>
                <w:sz w:val="18"/>
                <w:szCs w:val="18"/>
              </w:rPr>
              <w:t>/</w:t>
            </w:r>
          </w:p>
        </w:tc>
      </w:tr>
      <w:tr w:rsidR="002E1676" w14:paraId="5D24BA08" w14:textId="77777777">
        <w:trPr>
          <w:trHeight w:val="280"/>
        </w:trPr>
        <w:tc>
          <w:tcPr>
            <w:tcW w:w="1677" w:type="dxa"/>
            <w:noWrap/>
            <w:vAlign w:val="center"/>
          </w:tcPr>
          <w:p w14:paraId="7ACBB774" w14:textId="77777777" w:rsidR="002E1676" w:rsidRDefault="00000000">
            <w:pPr>
              <w:jc w:val="center"/>
              <w:textAlignment w:val="center"/>
              <w:rPr>
                <w:rFonts w:hint="eastAsia"/>
                <w:i/>
                <w:iCs/>
                <w:color w:val="000000"/>
                <w:sz w:val="18"/>
                <w:szCs w:val="18"/>
              </w:rPr>
            </w:pPr>
            <w:r>
              <w:rPr>
                <w:i/>
                <w:iCs/>
                <w:color w:val="000000"/>
                <w:sz w:val="18"/>
                <w:szCs w:val="18"/>
              </w:rPr>
              <w:t>CHD1</w:t>
            </w:r>
          </w:p>
        </w:tc>
        <w:tc>
          <w:tcPr>
            <w:tcW w:w="2382" w:type="dxa"/>
            <w:noWrap/>
            <w:vAlign w:val="center"/>
          </w:tcPr>
          <w:p w14:paraId="7449C669" w14:textId="77777777" w:rsidR="002E1676" w:rsidRDefault="00000000">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4D4DB24A" w14:textId="77777777" w:rsidR="002E1676" w:rsidRDefault="00000000">
            <w:pPr>
              <w:jc w:val="center"/>
              <w:textAlignment w:val="center"/>
              <w:rPr>
                <w:rFonts w:hint="eastAsia"/>
                <w:color w:val="000000"/>
                <w:sz w:val="18"/>
                <w:szCs w:val="18"/>
              </w:rPr>
            </w:pPr>
            <w:r>
              <w:rPr>
                <w:color w:val="000000"/>
                <w:sz w:val="18"/>
                <w:szCs w:val="18"/>
              </w:rPr>
              <w:t>Exon2-36</w:t>
            </w:r>
          </w:p>
        </w:tc>
        <w:tc>
          <w:tcPr>
            <w:tcW w:w="2551" w:type="dxa"/>
            <w:vAlign w:val="center"/>
          </w:tcPr>
          <w:p w14:paraId="38BD9C5F" w14:textId="77777777" w:rsidR="002E1676" w:rsidRDefault="00000000">
            <w:pPr>
              <w:jc w:val="center"/>
              <w:textAlignment w:val="center"/>
              <w:rPr>
                <w:rFonts w:hint="eastAsia"/>
                <w:color w:val="000000"/>
                <w:sz w:val="18"/>
                <w:szCs w:val="18"/>
              </w:rPr>
            </w:pPr>
            <w:r>
              <w:rPr>
                <w:color w:val="000000"/>
                <w:sz w:val="18"/>
                <w:szCs w:val="18"/>
              </w:rPr>
              <w:t>/</w:t>
            </w:r>
          </w:p>
        </w:tc>
      </w:tr>
      <w:tr w:rsidR="002E1676" w14:paraId="25F2F7B6" w14:textId="77777777">
        <w:trPr>
          <w:trHeight w:val="280"/>
        </w:trPr>
        <w:tc>
          <w:tcPr>
            <w:tcW w:w="1677" w:type="dxa"/>
            <w:noWrap/>
            <w:vAlign w:val="center"/>
          </w:tcPr>
          <w:p w14:paraId="6501B6B8" w14:textId="77777777" w:rsidR="002E1676" w:rsidRDefault="00000000">
            <w:pPr>
              <w:jc w:val="center"/>
              <w:textAlignment w:val="center"/>
              <w:rPr>
                <w:rFonts w:hint="eastAsia"/>
                <w:i/>
                <w:iCs/>
                <w:color w:val="000000"/>
                <w:sz w:val="18"/>
                <w:szCs w:val="18"/>
              </w:rPr>
            </w:pPr>
            <w:r>
              <w:rPr>
                <w:i/>
                <w:iCs/>
                <w:color w:val="000000"/>
                <w:sz w:val="18"/>
                <w:szCs w:val="18"/>
              </w:rPr>
              <w:t>CHEK1</w:t>
            </w:r>
          </w:p>
        </w:tc>
        <w:tc>
          <w:tcPr>
            <w:tcW w:w="2382" w:type="dxa"/>
            <w:noWrap/>
            <w:vAlign w:val="center"/>
          </w:tcPr>
          <w:p w14:paraId="0DCBADAD" w14:textId="77777777" w:rsidR="002E1676" w:rsidRDefault="00000000">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59D290DA" w14:textId="77777777" w:rsidR="002E1676" w:rsidRDefault="00000000">
            <w:pPr>
              <w:jc w:val="center"/>
              <w:textAlignment w:val="center"/>
              <w:rPr>
                <w:rFonts w:hint="eastAsia"/>
                <w:color w:val="000000"/>
                <w:sz w:val="18"/>
                <w:szCs w:val="18"/>
              </w:rPr>
            </w:pPr>
            <w:r>
              <w:rPr>
                <w:color w:val="000000"/>
                <w:sz w:val="18"/>
                <w:szCs w:val="18"/>
              </w:rPr>
              <w:t>Exon2-13</w:t>
            </w:r>
          </w:p>
        </w:tc>
        <w:tc>
          <w:tcPr>
            <w:tcW w:w="2551" w:type="dxa"/>
            <w:vAlign w:val="center"/>
          </w:tcPr>
          <w:p w14:paraId="7E0BCE36" w14:textId="77777777" w:rsidR="002E1676" w:rsidRDefault="00000000">
            <w:pPr>
              <w:jc w:val="center"/>
              <w:textAlignment w:val="center"/>
              <w:rPr>
                <w:rFonts w:hint="eastAsia"/>
                <w:color w:val="000000"/>
                <w:sz w:val="18"/>
                <w:szCs w:val="18"/>
              </w:rPr>
            </w:pPr>
            <w:r>
              <w:rPr>
                <w:color w:val="000000"/>
                <w:sz w:val="18"/>
                <w:szCs w:val="18"/>
              </w:rPr>
              <w:t>/</w:t>
            </w:r>
          </w:p>
        </w:tc>
      </w:tr>
      <w:tr w:rsidR="002E1676" w14:paraId="148C8339" w14:textId="77777777">
        <w:trPr>
          <w:trHeight w:val="280"/>
        </w:trPr>
        <w:tc>
          <w:tcPr>
            <w:tcW w:w="1677" w:type="dxa"/>
            <w:noWrap/>
            <w:vAlign w:val="center"/>
          </w:tcPr>
          <w:p w14:paraId="7515D1F6" w14:textId="77777777" w:rsidR="002E1676" w:rsidRDefault="00000000">
            <w:pPr>
              <w:jc w:val="center"/>
              <w:textAlignment w:val="center"/>
              <w:rPr>
                <w:rFonts w:hint="eastAsia"/>
                <w:i/>
                <w:iCs/>
                <w:color w:val="000000"/>
                <w:sz w:val="18"/>
                <w:szCs w:val="18"/>
              </w:rPr>
            </w:pPr>
            <w:r>
              <w:rPr>
                <w:i/>
                <w:iCs/>
                <w:color w:val="000000"/>
                <w:sz w:val="18"/>
                <w:szCs w:val="18"/>
              </w:rPr>
              <w:t>CHEK2</w:t>
            </w:r>
          </w:p>
        </w:tc>
        <w:tc>
          <w:tcPr>
            <w:tcW w:w="2382" w:type="dxa"/>
            <w:noWrap/>
            <w:vAlign w:val="center"/>
          </w:tcPr>
          <w:p w14:paraId="6124CA31" w14:textId="77777777" w:rsidR="002E1676" w:rsidRDefault="00000000">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5B6DB582" w14:textId="77777777" w:rsidR="002E1676" w:rsidRDefault="00000000">
            <w:pPr>
              <w:jc w:val="center"/>
              <w:textAlignment w:val="center"/>
              <w:rPr>
                <w:rFonts w:hint="eastAsia"/>
                <w:color w:val="000000"/>
                <w:sz w:val="18"/>
                <w:szCs w:val="18"/>
              </w:rPr>
            </w:pPr>
            <w:r>
              <w:rPr>
                <w:color w:val="000000"/>
                <w:sz w:val="18"/>
                <w:szCs w:val="18"/>
              </w:rPr>
              <w:t>Exon2-15</w:t>
            </w:r>
          </w:p>
        </w:tc>
        <w:tc>
          <w:tcPr>
            <w:tcW w:w="2551" w:type="dxa"/>
            <w:vAlign w:val="center"/>
          </w:tcPr>
          <w:p w14:paraId="1AD911CC" w14:textId="77777777" w:rsidR="002E1676" w:rsidRDefault="00000000">
            <w:pPr>
              <w:jc w:val="center"/>
              <w:textAlignment w:val="center"/>
              <w:rPr>
                <w:rFonts w:hint="eastAsia"/>
                <w:color w:val="000000"/>
                <w:sz w:val="18"/>
                <w:szCs w:val="18"/>
              </w:rPr>
            </w:pPr>
            <w:r>
              <w:rPr>
                <w:color w:val="000000"/>
                <w:sz w:val="18"/>
                <w:szCs w:val="18"/>
              </w:rPr>
              <w:t>/</w:t>
            </w:r>
          </w:p>
        </w:tc>
      </w:tr>
      <w:tr w:rsidR="002E1676" w14:paraId="3670A0FE" w14:textId="77777777">
        <w:trPr>
          <w:trHeight w:val="280"/>
        </w:trPr>
        <w:tc>
          <w:tcPr>
            <w:tcW w:w="1677" w:type="dxa"/>
            <w:noWrap/>
            <w:vAlign w:val="center"/>
          </w:tcPr>
          <w:p w14:paraId="6D92D974" w14:textId="77777777" w:rsidR="002E1676" w:rsidRDefault="00000000">
            <w:pPr>
              <w:jc w:val="center"/>
              <w:textAlignment w:val="center"/>
              <w:rPr>
                <w:rFonts w:hint="eastAsia"/>
                <w:i/>
                <w:iCs/>
                <w:color w:val="000000"/>
                <w:sz w:val="18"/>
                <w:szCs w:val="18"/>
              </w:rPr>
            </w:pPr>
            <w:r>
              <w:rPr>
                <w:i/>
                <w:iCs/>
                <w:color w:val="000000"/>
                <w:sz w:val="18"/>
                <w:szCs w:val="18"/>
              </w:rPr>
              <w:t>CTNNB1</w:t>
            </w:r>
          </w:p>
        </w:tc>
        <w:tc>
          <w:tcPr>
            <w:tcW w:w="2382" w:type="dxa"/>
            <w:noWrap/>
            <w:vAlign w:val="center"/>
          </w:tcPr>
          <w:p w14:paraId="35AD1660" w14:textId="77777777" w:rsidR="002E1676" w:rsidRDefault="00000000">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4C40359E" w14:textId="77777777" w:rsidR="002E1676" w:rsidRDefault="00000000">
            <w:pPr>
              <w:jc w:val="center"/>
              <w:textAlignment w:val="center"/>
              <w:rPr>
                <w:rFonts w:hint="eastAsia"/>
                <w:color w:val="000000"/>
                <w:sz w:val="18"/>
                <w:szCs w:val="18"/>
              </w:rPr>
            </w:pPr>
            <w:r>
              <w:rPr>
                <w:color w:val="000000"/>
                <w:sz w:val="18"/>
                <w:szCs w:val="18"/>
              </w:rPr>
              <w:t>Exon3,7</w:t>
            </w:r>
          </w:p>
        </w:tc>
        <w:tc>
          <w:tcPr>
            <w:tcW w:w="2551" w:type="dxa"/>
            <w:vAlign w:val="center"/>
          </w:tcPr>
          <w:p w14:paraId="5655D8F2" w14:textId="77777777" w:rsidR="002E1676" w:rsidRDefault="00000000">
            <w:pPr>
              <w:jc w:val="center"/>
              <w:textAlignment w:val="center"/>
              <w:rPr>
                <w:rFonts w:hint="eastAsia"/>
                <w:color w:val="000000"/>
                <w:sz w:val="18"/>
                <w:szCs w:val="18"/>
              </w:rPr>
            </w:pPr>
            <w:r>
              <w:rPr>
                <w:color w:val="000000"/>
                <w:sz w:val="18"/>
                <w:szCs w:val="18"/>
              </w:rPr>
              <w:t>/</w:t>
            </w:r>
          </w:p>
        </w:tc>
      </w:tr>
      <w:tr w:rsidR="002E1676" w14:paraId="27A988A6" w14:textId="77777777">
        <w:trPr>
          <w:trHeight w:val="280"/>
        </w:trPr>
        <w:tc>
          <w:tcPr>
            <w:tcW w:w="1677" w:type="dxa"/>
            <w:noWrap/>
            <w:vAlign w:val="center"/>
          </w:tcPr>
          <w:p w14:paraId="19DD0B64" w14:textId="77777777" w:rsidR="002E1676" w:rsidRDefault="00000000">
            <w:pPr>
              <w:jc w:val="center"/>
              <w:textAlignment w:val="center"/>
              <w:rPr>
                <w:rFonts w:hint="eastAsia"/>
                <w:i/>
                <w:iCs/>
                <w:color w:val="000000"/>
                <w:sz w:val="18"/>
                <w:szCs w:val="18"/>
              </w:rPr>
            </w:pPr>
            <w:r>
              <w:rPr>
                <w:i/>
                <w:iCs/>
                <w:color w:val="000000"/>
                <w:sz w:val="18"/>
                <w:szCs w:val="18"/>
              </w:rPr>
              <w:t>CYP17A1</w:t>
            </w:r>
          </w:p>
        </w:tc>
        <w:tc>
          <w:tcPr>
            <w:tcW w:w="2382" w:type="dxa"/>
            <w:noWrap/>
            <w:vAlign w:val="center"/>
          </w:tcPr>
          <w:p w14:paraId="500AAA02" w14:textId="77777777" w:rsidR="002E1676" w:rsidRDefault="00000000">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4428EEC9" w14:textId="77777777" w:rsidR="002E1676" w:rsidRDefault="00000000">
            <w:pPr>
              <w:jc w:val="center"/>
              <w:textAlignment w:val="center"/>
              <w:rPr>
                <w:rFonts w:hint="eastAsia"/>
                <w:color w:val="000000"/>
                <w:sz w:val="18"/>
                <w:szCs w:val="18"/>
              </w:rPr>
            </w:pPr>
            <w:r>
              <w:rPr>
                <w:color w:val="000000"/>
                <w:sz w:val="18"/>
                <w:szCs w:val="18"/>
              </w:rPr>
              <w:t>Exon6</w:t>
            </w:r>
          </w:p>
        </w:tc>
        <w:tc>
          <w:tcPr>
            <w:tcW w:w="2551" w:type="dxa"/>
            <w:vAlign w:val="center"/>
          </w:tcPr>
          <w:p w14:paraId="715D699C" w14:textId="77777777" w:rsidR="002E1676" w:rsidRDefault="00000000">
            <w:pPr>
              <w:jc w:val="center"/>
              <w:textAlignment w:val="center"/>
              <w:rPr>
                <w:rFonts w:hint="eastAsia"/>
                <w:color w:val="000000"/>
                <w:sz w:val="18"/>
                <w:szCs w:val="18"/>
              </w:rPr>
            </w:pPr>
            <w:r>
              <w:rPr>
                <w:color w:val="000000"/>
                <w:sz w:val="18"/>
                <w:szCs w:val="18"/>
              </w:rPr>
              <w:t>/</w:t>
            </w:r>
          </w:p>
        </w:tc>
      </w:tr>
      <w:tr w:rsidR="002E1676" w14:paraId="68A510EA" w14:textId="77777777">
        <w:trPr>
          <w:trHeight w:val="280"/>
        </w:trPr>
        <w:tc>
          <w:tcPr>
            <w:tcW w:w="1677" w:type="dxa"/>
            <w:noWrap/>
            <w:vAlign w:val="center"/>
          </w:tcPr>
          <w:p w14:paraId="2DEC0F43" w14:textId="77777777" w:rsidR="002E1676" w:rsidRDefault="00000000">
            <w:pPr>
              <w:jc w:val="center"/>
              <w:textAlignment w:val="center"/>
              <w:rPr>
                <w:rFonts w:hint="eastAsia"/>
                <w:i/>
                <w:iCs/>
                <w:color w:val="000000"/>
                <w:sz w:val="18"/>
                <w:szCs w:val="18"/>
              </w:rPr>
            </w:pPr>
            <w:r>
              <w:rPr>
                <w:i/>
                <w:iCs/>
                <w:color w:val="000000"/>
                <w:sz w:val="18"/>
                <w:szCs w:val="18"/>
              </w:rPr>
              <w:t>DDR2</w:t>
            </w:r>
          </w:p>
        </w:tc>
        <w:tc>
          <w:tcPr>
            <w:tcW w:w="2382" w:type="dxa"/>
            <w:noWrap/>
            <w:vAlign w:val="center"/>
          </w:tcPr>
          <w:p w14:paraId="541257B4" w14:textId="77777777" w:rsidR="002E1676" w:rsidRDefault="00000000">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5EBB707A" w14:textId="77777777" w:rsidR="002E1676" w:rsidRDefault="00000000">
            <w:pPr>
              <w:jc w:val="center"/>
              <w:textAlignment w:val="center"/>
              <w:rPr>
                <w:rFonts w:hint="eastAsia"/>
                <w:color w:val="000000"/>
                <w:sz w:val="18"/>
                <w:szCs w:val="18"/>
              </w:rPr>
            </w:pPr>
            <w:r>
              <w:rPr>
                <w:color w:val="000000"/>
                <w:sz w:val="18"/>
                <w:szCs w:val="18"/>
              </w:rPr>
              <w:t>Exon5,8,13-18</w:t>
            </w:r>
          </w:p>
        </w:tc>
        <w:tc>
          <w:tcPr>
            <w:tcW w:w="2551" w:type="dxa"/>
            <w:vAlign w:val="center"/>
          </w:tcPr>
          <w:p w14:paraId="57D6DB39" w14:textId="77777777" w:rsidR="002E1676" w:rsidRDefault="00000000">
            <w:pPr>
              <w:jc w:val="center"/>
              <w:textAlignment w:val="center"/>
              <w:rPr>
                <w:rFonts w:hint="eastAsia"/>
                <w:color w:val="000000"/>
                <w:sz w:val="18"/>
                <w:szCs w:val="18"/>
              </w:rPr>
            </w:pPr>
            <w:r>
              <w:rPr>
                <w:color w:val="000000"/>
                <w:sz w:val="18"/>
                <w:szCs w:val="18"/>
              </w:rPr>
              <w:t>/</w:t>
            </w:r>
          </w:p>
        </w:tc>
      </w:tr>
      <w:tr w:rsidR="002E1676" w14:paraId="52AAB0F0" w14:textId="77777777">
        <w:trPr>
          <w:trHeight w:val="280"/>
        </w:trPr>
        <w:tc>
          <w:tcPr>
            <w:tcW w:w="1677" w:type="dxa"/>
            <w:noWrap/>
            <w:vAlign w:val="center"/>
          </w:tcPr>
          <w:p w14:paraId="1F86E0D6" w14:textId="77777777" w:rsidR="002E1676" w:rsidRDefault="00000000">
            <w:pPr>
              <w:jc w:val="center"/>
              <w:textAlignment w:val="center"/>
              <w:rPr>
                <w:rFonts w:hint="eastAsia"/>
                <w:i/>
                <w:iCs/>
                <w:color w:val="000000"/>
                <w:sz w:val="18"/>
                <w:szCs w:val="18"/>
              </w:rPr>
            </w:pPr>
            <w:r>
              <w:rPr>
                <w:i/>
                <w:iCs/>
                <w:color w:val="000000"/>
                <w:sz w:val="18"/>
                <w:szCs w:val="18"/>
              </w:rPr>
              <w:t>DICER1</w:t>
            </w:r>
          </w:p>
        </w:tc>
        <w:tc>
          <w:tcPr>
            <w:tcW w:w="2382" w:type="dxa"/>
            <w:noWrap/>
            <w:vAlign w:val="center"/>
          </w:tcPr>
          <w:p w14:paraId="146C46F0" w14:textId="77777777" w:rsidR="002E1676" w:rsidRDefault="00000000">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18EA2CD2" w14:textId="77777777" w:rsidR="002E1676" w:rsidRDefault="00000000">
            <w:pPr>
              <w:jc w:val="center"/>
              <w:textAlignment w:val="center"/>
              <w:rPr>
                <w:rFonts w:hint="eastAsia"/>
                <w:color w:val="000000"/>
                <w:sz w:val="18"/>
                <w:szCs w:val="18"/>
              </w:rPr>
            </w:pPr>
            <w:r>
              <w:rPr>
                <w:color w:val="000000"/>
                <w:sz w:val="18"/>
                <w:szCs w:val="18"/>
              </w:rPr>
              <w:t>Exon2-27</w:t>
            </w:r>
          </w:p>
        </w:tc>
        <w:tc>
          <w:tcPr>
            <w:tcW w:w="2551" w:type="dxa"/>
            <w:vAlign w:val="center"/>
          </w:tcPr>
          <w:p w14:paraId="6AC640A4" w14:textId="77777777" w:rsidR="002E1676" w:rsidRDefault="00000000">
            <w:pPr>
              <w:jc w:val="center"/>
              <w:textAlignment w:val="center"/>
              <w:rPr>
                <w:rFonts w:hint="eastAsia"/>
                <w:color w:val="000000"/>
                <w:sz w:val="18"/>
                <w:szCs w:val="18"/>
              </w:rPr>
            </w:pPr>
            <w:r>
              <w:rPr>
                <w:color w:val="000000"/>
                <w:sz w:val="18"/>
                <w:szCs w:val="18"/>
              </w:rPr>
              <w:t>/</w:t>
            </w:r>
          </w:p>
        </w:tc>
      </w:tr>
      <w:tr w:rsidR="002E1676" w14:paraId="7B0AC00D" w14:textId="77777777">
        <w:trPr>
          <w:trHeight w:val="280"/>
        </w:trPr>
        <w:tc>
          <w:tcPr>
            <w:tcW w:w="1677" w:type="dxa"/>
            <w:noWrap/>
            <w:vAlign w:val="center"/>
          </w:tcPr>
          <w:p w14:paraId="7952CD9C" w14:textId="77777777" w:rsidR="002E1676" w:rsidRDefault="00000000">
            <w:pPr>
              <w:jc w:val="center"/>
              <w:textAlignment w:val="center"/>
              <w:rPr>
                <w:rFonts w:hint="eastAsia"/>
                <w:i/>
                <w:iCs/>
                <w:color w:val="000000"/>
                <w:sz w:val="18"/>
                <w:szCs w:val="18"/>
              </w:rPr>
            </w:pPr>
            <w:r>
              <w:rPr>
                <w:i/>
                <w:iCs/>
                <w:color w:val="000000"/>
                <w:sz w:val="18"/>
                <w:szCs w:val="18"/>
              </w:rPr>
              <w:t>DNMT3A</w:t>
            </w:r>
          </w:p>
        </w:tc>
        <w:tc>
          <w:tcPr>
            <w:tcW w:w="2382" w:type="dxa"/>
            <w:noWrap/>
            <w:vAlign w:val="center"/>
          </w:tcPr>
          <w:p w14:paraId="78A6E57C" w14:textId="77777777" w:rsidR="002E1676" w:rsidRDefault="00000000">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35BEC427" w14:textId="77777777" w:rsidR="002E1676" w:rsidRDefault="00000000">
            <w:pPr>
              <w:jc w:val="center"/>
              <w:textAlignment w:val="center"/>
              <w:rPr>
                <w:rFonts w:hint="eastAsia"/>
                <w:color w:val="000000"/>
                <w:sz w:val="18"/>
                <w:szCs w:val="18"/>
              </w:rPr>
            </w:pPr>
            <w:r>
              <w:rPr>
                <w:color w:val="000000"/>
                <w:sz w:val="18"/>
                <w:szCs w:val="18"/>
              </w:rPr>
              <w:t>Exon2-23</w:t>
            </w:r>
          </w:p>
        </w:tc>
        <w:tc>
          <w:tcPr>
            <w:tcW w:w="2551" w:type="dxa"/>
            <w:vAlign w:val="center"/>
          </w:tcPr>
          <w:p w14:paraId="7277DA9D" w14:textId="77777777" w:rsidR="002E1676" w:rsidRDefault="00000000">
            <w:pPr>
              <w:jc w:val="center"/>
              <w:textAlignment w:val="center"/>
              <w:rPr>
                <w:rFonts w:hint="eastAsia"/>
                <w:color w:val="000000"/>
                <w:sz w:val="18"/>
                <w:szCs w:val="18"/>
              </w:rPr>
            </w:pPr>
            <w:r>
              <w:rPr>
                <w:color w:val="000000"/>
                <w:sz w:val="18"/>
                <w:szCs w:val="18"/>
              </w:rPr>
              <w:t>/</w:t>
            </w:r>
          </w:p>
        </w:tc>
      </w:tr>
      <w:tr w:rsidR="002E1676" w14:paraId="57B5C5A5" w14:textId="77777777">
        <w:trPr>
          <w:trHeight w:val="280"/>
        </w:trPr>
        <w:tc>
          <w:tcPr>
            <w:tcW w:w="1677" w:type="dxa"/>
            <w:noWrap/>
            <w:vAlign w:val="center"/>
          </w:tcPr>
          <w:p w14:paraId="6676BF36" w14:textId="77777777" w:rsidR="002E1676" w:rsidRDefault="00000000">
            <w:pPr>
              <w:jc w:val="center"/>
              <w:textAlignment w:val="center"/>
              <w:rPr>
                <w:rFonts w:hint="eastAsia"/>
                <w:i/>
                <w:iCs/>
                <w:color w:val="000000"/>
                <w:sz w:val="18"/>
                <w:szCs w:val="18"/>
              </w:rPr>
            </w:pPr>
            <w:r>
              <w:rPr>
                <w:i/>
                <w:iCs/>
                <w:color w:val="000000"/>
                <w:sz w:val="18"/>
                <w:szCs w:val="18"/>
              </w:rPr>
              <w:t>EGFR</w:t>
            </w:r>
          </w:p>
        </w:tc>
        <w:tc>
          <w:tcPr>
            <w:tcW w:w="2382" w:type="dxa"/>
            <w:noWrap/>
            <w:vAlign w:val="center"/>
          </w:tcPr>
          <w:p w14:paraId="74926AA2" w14:textId="77777777" w:rsidR="002E1676" w:rsidRDefault="00000000">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r>
              <w:rPr>
                <w:color w:val="000000"/>
                <w:sz w:val="18"/>
                <w:szCs w:val="18"/>
              </w:rPr>
              <w:t>, CNA</w:t>
            </w:r>
          </w:p>
        </w:tc>
        <w:tc>
          <w:tcPr>
            <w:tcW w:w="3024" w:type="dxa"/>
            <w:noWrap/>
            <w:vAlign w:val="center"/>
          </w:tcPr>
          <w:p w14:paraId="3011B7E6" w14:textId="77777777" w:rsidR="002E1676" w:rsidRDefault="00000000">
            <w:pPr>
              <w:jc w:val="center"/>
              <w:textAlignment w:val="center"/>
              <w:rPr>
                <w:rFonts w:hint="eastAsia"/>
                <w:color w:val="000000"/>
                <w:sz w:val="18"/>
                <w:szCs w:val="18"/>
              </w:rPr>
            </w:pPr>
            <w:r>
              <w:rPr>
                <w:color w:val="000000"/>
                <w:sz w:val="18"/>
                <w:szCs w:val="18"/>
              </w:rPr>
              <w:t>Exon1-28</w:t>
            </w:r>
          </w:p>
        </w:tc>
        <w:tc>
          <w:tcPr>
            <w:tcW w:w="2551" w:type="dxa"/>
            <w:vAlign w:val="center"/>
          </w:tcPr>
          <w:p w14:paraId="32C8AD86" w14:textId="77777777" w:rsidR="002E1676" w:rsidRDefault="00000000">
            <w:pPr>
              <w:jc w:val="center"/>
              <w:textAlignment w:val="center"/>
              <w:rPr>
                <w:rFonts w:hint="eastAsia"/>
                <w:color w:val="000000"/>
                <w:sz w:val="18"/>
                <w:szCs w:val="18"/>
              </w:rPr>
            </w:pPr>
            <w:r>
              <w:rPr>
                <w:color w:val="000000"/>
                <w:sz w:val="18"/>
                <w:szCs w:val="18"/>
              </w:rPr>
              <w:t>Exon7,12,14,21</w:t>
            </w:r>
          </w:p>
        </w:tc>
      </w:tr>
      <w:tr w:rsidR="002E1676" w14:paraId="5E94CE9F" w14:textId="77777777">
        <w:trPr>
          <w:trHeight w:val="280"/>
        </w:trPr>
        <w:tc>
          <w:tcPr>
            <w:tcW w:w="1677" w:type="dxa"/>
            <w:noWrap/>
            <w:vAlign w:val="center"/>
          </w:tcPr>
          <w:p w14:paraId="736C2E38" w14:textId="77777777" w:rsidR="002E1676" w:rsidRDefault="00000000">
            <w:pPr>
              <w:jc w:val="center"/>
              <w:textAlignment w:val="center"/>
              <w:rPr>
                <w:rFonts w:hint="eastAsia"/>
                <w:i/>
                <w:iCs/>
                <w:color w:val="000000"/>
                <w:sz w:val="18"/>
                <w:szCs w:val="18"/>
              </w:rPr>
            </w:pPr>
            <w:r>
              <w:rPr>
                <w:i/>
                <w:iCs/>
                <w:color w:val="000000"/>
                <w:sz w:val="18"/>
                <w:szCs w:val="18"/>
              </w:rPr>
              <w:t>EIF1AX</w:t>
            </w:r>
          </w:p>
        </w:tc>
        <w:tc>
          <w:tcPr>
            <w:tcW w:w="2382" w:type="dxa"/>
            <w:noWrap/>
            <w:vAlign w:val="center"/>
          </w:tcPr>
          <w:p w14:paraId="18360E09" w14:textId="77777777" w:rsidR="002E1676" w:rsidRDefault="00000000">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6CC53420" w14:textId="77777777" w:rsidR="002E1676" w:rsidRDefault="00000000">
            <w:pPr>
              <w:jc w:val="center"/>
              <w:textAlignment w:val="center"/>
              <w:rPr>
                <w:rFonts w:hint="eastAsia"/>
                <w:color w:val="000000"/>
                <w:sz w:val="18"/>
                <w:szCs w:val="18"/>
              </w:rPr>
            </w:pPr>
            <w:r>
              <w:rPr>
                <w:color w:val="000000"/>
                <w:sz w:val="18"/>
                <w:szCs w:val="18"/>
              </w:rPr>
              <w:t>Exon1-7</w:t>
            </w:r>
          </w:p>
        </w:tc>
        <w:tc>
          <w:tcPr>
            <w:tcW w:w="2551" w:type="dxa"/>
            <w:vAlign w:val="center"/>
          </w:tcPr>
          <w:p w14:paraId="646DAD0E" w14:textId="77777777" w:rsidR="002E1676" w:rsidRDefault="00000000">
            <w:pPr>
              <w:jc w:val="center"/>
              <w:textAlignment w:val="center"/>
              <w:rPr>
                <w:rFonts w:hint="eastAsia"/>
                <w:color w:val="000000"/>
                <w:sz w:val="18"/>
                <w:szCs w:val="18"/>
              </w:rPr>
            </w:pPr>
            <w:r>
              <w:rPr>
                <w:color w:val="000000"/>
                <w:sz w:val="18"/>
                <w:szCs w:val="18"/>
              </w:rPr>
              <w:t>/</w:t>
            </w:r>
          </w:p>
        </w:tc>
      </w:tr>
      <w:tr w:rsidR="002E1676" w14:paraId="2956340C" w14:textId="77777777">
        <w:trPr>
          <w:trHeight w:val="280"/>
        </w:trPr>
        <w:tc>
          <w:tcPr>
            <w:tcW w:w="1677" w:type="dxa"/>
            <w:noWrap/>
            <w:vAlign w:val="center"/>
          </w:tcPr>
          <w:p w14:paraId="0DC7901E" w14:textId="77777777" w:rsidR="002E1676" w:rsidRDefault="00000000">
            <w:pPr>
              <w:jc w:val="center"/>
              <w:textAlignment w:val="center"/>
              <w:rPr>
                <w:rFonts w:hint="eastAsia"/>
                <w:i/>
                <w:iCs/>
                <w:color w:val="000000"/>
                <w:sz w:val="18"/>
                <w:szCs w:val="18"/>
              </w:rPr>
            </w:pPr>
            <w:r>
              <w:rPr>
                <w:i/>
                <w:iCs/>
                <w:color w:val="000000"/>
                <w:sz w:val="18"/>
                <w:szCs w:val="18"/>
              </w:rPr>
              <w:t>EPCAM</w:t>
            </w:r>
          </w:p>
        </w:tc>
        <w:tc>
          <w:tcPr>
            <w:tcW w:w="2382" w:type="dxa"/>
            <w:noWrap/>
            <w:vAlign w:val="center"/>
          </w:tcPr>
          <w:p w14:paraId="3BF08705" w14:textId="77777777" w:rsidR="002E1676" w:rsidRDefault="00000000">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1578A688" w14:textId="77777777" w:rsidR="002E1676" w:rsidRDefault="00000000">
            <w:pPr>
              <w:jc w:val="center"/>
              <w:textAlignment w:val="center"/>
              <w:rPr>
                <w:rFonts w:hint="eastAsia"/>
                <w:color w:val="000000"/>
                <w:sz w:val="18"/>
                <w:szCs w:val="18"/>
              </w:rPr>
            </w:pPr>
            <w:r>
              <w:rPr>
                <w:color w:val="000000"/>
                <w:sz w:val="18"/>
                <w:szCs w:val="18"/>
              </w:rPr>
              <w:t>Exon1-9</w:t>
            </w:r>
          </w:p>
        </w:tc>
        <w:tc>
          <w:tcPr>
            <w:tcW w:w="2551" w:type="dxa"/>
            <w:vAlign w:val="center"/>
          </w:tcPr>
          <w:p w14:paraId="50996F78" w14:textId="77777777" w:rsidR="002E1676" w:rsidRDefault="00000000">
            <w:pPr>
              <w:jc w:val="center"/>
              <w:textAlignment w:val="center"/>
              <w:rPr>
                <w:rFonts w:hint="eastAsia"/>
                <w:color w:val="000000"/>
                <w:sz w:val="18"/>
                <w:szCs w:val="18"/>
              </w:rPr>
            </w:pPr>
            <w:r>
              <w:rPr>
                <w:color w:val="000000"/>
                <w:sz w:val="18"/>
                <w:szCs w:val="18"/>
              </w:rPr>
              <w:t>/</w:t>
            </w:r>
          </w:p>
        </w:tc>
      </w:tr>
      <w:tr w:rsidR="002E1676" w14:paraId="682D75CD" w14:textId="77777777">
        <w:trPr>
          <w:trHeight w:val="280"/>
        </w:trPr>
        <w:tc>
          <w:tcPr>
            <w:tcW w:w="1677" w:type="dxa"/>
            <w:noWrap/>
            <w:vAlign w:val="center"/>
          </w:tcPr>
          <w:p w14:paraId="6B1787F3" w14:textId="77777777" w:rsidR="002E1676" w:rsidRDefault="00000000">
            <w:pPr>
              <w:jc w:val="center"/>
              <w:textAlignment w:val="center"/>
              <w:rPr>
                <w:rFonts w:hint="eastAsia"/>
                <w:i/>
                <w:iCs/>
                <w:color w:val="000000"/>
                <w:sz w:val="18"/>
                <w:szCs w:val="18"/>
              </w:rPr>
            </w:pPr>
            <w:r>
              <w:rPr>
                <w:i/>
                <w:iCs/>
                <w:color w:val="000000"/>
                <w:sz w:val="18"/>
                <w:szCs w:val="18"/>
              </w:rPr>
              <w:t>ERBB2</w:t>
            </w:r>
          </w:p>
        </w:tc>
        <w:tc>
          <w:tcPr>
            <w:tcW w:w="2382" w:type="dxa"/>
            <w:noWrap/>
            <w:vAlign w:val="center"/>
          </w:tcPr>
          <w:p w14:paraId="00C75C15" w14:textId="77777777" w:rsidR="002E1676" w:rsidRDefault="00000000">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r>
              <w:rPr>
                <w:color w:val="000000"/>
                <w:sz w:val="18"/>
                <w:szCs w:val="18"/>
              </w:rPr>
              <w:t>, CNA</w:t>
            </w:r>
          </w:p>
        </w:tc>
        <w:tc>
          <w:tcPr>
            <w:tcW w:w="3024" w:type="dxa"/>
            <w:noWrap/>
            <w:vAlign w:val="center"/>
          </w:tcPr>
          <w:p w14:paraId="7B244D32" w14:textId="77777777" w:rsidR="002E1676" w:rsidRDefault="00000000">
            <w:pPr>
              <w:jc w:val="center"/>
              <w:textAlignment w:val="center"/>
              <w:rPr>
                <w:rFonts w:hint="eastAsia"/>
                <w:color w:val="000000"/>
                <w:sz w:val="18"/>
                <w:szCs w:val="18"/>
              </w:rPr>
            </w:pPr>
            <w:r>
              <w:rPr>
                <w:color w:val="000000"/>
                <w:sz w:val="18"/>
                <w:szCs w:val="18"/>
              </w:rPr>
              <w:t>Exon1-27</w:t>
            </w:r>
          </w:p>
        </w:tc>
        <w:tc>
          <w:tcPr>
            <w:tcW w:w="2551" w:type="dxa"/>
            <w:vAlign w:val="center"/>
          </w:tcPr>
          <w:p w14:paraId="3AB26084" w14:textId="77777777" w:rsidR="002E1676" w:rsidRDefault="00000000">
            <w:pPr>
              <w:jc w:val="center"/>
              <w:textAlignment w:val="center"/>
              <w:rPr>
                <w:rFonts w:hint="eastAsia"/>
                <w:color w:val="000000"/>
                <w:sz w:val="18"/>
                <w:szCs w:val="18"/>
              </w:rPr>
            </w:pPr>
            <w:r>
              <w:rPr>
                <w:color w:val="000000"/>
                <w:sz w:val="18"/>
                <w:szCs w:val="18"/>
              </w:rPr>
              <w:t>Exon9</w:t>
            </w:r>
          </w:p>
        </w:tc>
      </w:tr>
      <w:tr w:rsidR="002E1676" w14:paraId="3DDE60E8" w14:textId="77777777">
        <w:trPr>
          <w:trHeight w:val="280"/>
        </w:trPr>
        <w:tc>
          <w:tcPr>
            <w:tcW w:w="1677" w:type="dxa"/>
            <w:noWrap/>
            <w:vAlign w:val="center"/>
          </w:tcPr>
          <w:p w14:paraId="330D2F1C" w14:textId="77777777" w:rsidR="002E1676" w:rsidRDefault="00000000">
            <w:pPr>
              <w:jc w:val="center"/>
              <w:textAlignment w:val="center"/>
              <w:rPr>
                <w:rFonts w:hint="eastAsia"/>
                <w:i/>
                <w:iCs/>
                <w:color w:val="000000"/>
                <w:sz w:val="18"/>
                <w:szCs w:val="18"/>
              </w:rPr>
            </w:pPr>
            <w:r>
              <w:rPr>
                <w:i/>
                <w:iCs/>
                <w:color w:val="000000"/>
                <w:sz w:val="18"/>
                <w:szCs w:val="18"/>
              </w:rPr>
              <w:t>ERBB3</w:t>
            </w:r>
          </w:p>
        </w:tc>
        <w:tc>
          <w:tcPr>
            <w:tcW w:w="2382" w:type="dxa"/>
            <w:noWrap/>
            <w:vAlign w:val="center"/>
          </w:tcPr>
          <w:p w14:paraId="1BD525C2" w14:textId="77777777" w:rsidR="002E1676" w:rsidRDefault="00000000">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5B163C1F" w14:textId="77777777" w:rsidR="002E1676" w:rsidRDefault="00000000">
            <w:pPr>
              <w:jc w:val="center"/>
              <w:textAlignment w:val="center"/>
              <w:rPr>
                <w:rFonts w:hint="eastAsia"/>
                <w:color w:val="000000"/>
                <w:sz w:val="18"/>
                <w:szCs w:val="18"/>
              </w:rPr>
            </w:pPr>
            <w:r>
              <w:rPr>
                <w:color w:val="000000"/>
                <w:sz w:val="18"/>
                <w:szCs w:val="18"/>
              </w:rPr>
              <w:t>Exon18-24</w:t>
            </w:r>
          </w:p>
        </w:tc>
        <w:tc>
          <w:tcPr>
            <w:tcW w:w="2551" w:type="dxa"/>
            <w:vAlign w:val="center"/>
          </w:tcPr>
          <w:p w14:paraId="7F0D5763" w14:textId="77777777" w:rsidR="002E1676" w:rsidRDefault="00000000">
            <w:pPr>
              <w:jc w:val="center"/>
              <w:textAlignment w:val="center"/>
              <w:rPr>
                <w:rFonts w:hint="eastAsia"/>
                <w:color w:val="000000"/>
                <w:sz w:val="18"/>
                <w:szCs w:val="18"/>
              </w:rPr>
            </w:pPr>
            <w:r>
              <w:rPr>
                <w:color w:val="000000"/>
                <w:sz w:val="18"/>
                <w:szCs w:val="18"/>
              </w:rPr>
              <w:t>/</w:t>
            </w:r>
          </w:p>
        </w:tc>
      </w:tr>
      <w:tr w:rsidR="002E1676" w14:paraId="043625BA" w14:textId="77777777">
        <w:trPr>
          <w:trHeight w:val="280"/>
        </w:trPr>
        <w:tc>
          <w:tcPr>
            <w:tcW w:w="1677" w:type="dxa"/>
            <w:noWrap/>
            <w:vAlign w:val="center"/>
          </w:tcPr>
          <w:p w14:paraId="17388C82" w14:textId="77777777" w:rsidR="002E1676" w:rsidRDefault="00000000">
            <w:pPr>
              <w:jc w:val="center"/>
              <w:textAlignment w:val="center"/>
              <w:rPr>
                <w:rFonts w:hint="eastAsia"/>
                <w:i/>
                <w:iCs/>
                <w:color w:val="000000"/>
                <w:sz w:val="18"/>
                <w:szCs w:val="18"/>
              </w:rPr>
            </w:pPr>
            <w:r>
              <w:rPr>
                <w:i/>
                <w:iCs/>
                <w:color w:val="000000"/>
                <w:sz w:val="18"/>
                <w:szCs w:val="18"/>
              </w:rPr>
              <w:t>ERCC2</w:t>
            </w:r>
          </w:p>
        </w:tc>
        <w:tc>
          <w:tcPr>
            <w:tcW w:w="2382" w:type="dxa"/>
            <w:noWrap/>
            <w:vAlign w:val="center"/>
          </w:tcPr>
          <w:p w14:paraId="6F73241A" w14:textId="77777777" w:rsidR="002E1676" w:rsidRDefault="00000000">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2F3CE139" w14:textId="77777777" w:rsidR="002E1676" w:rsidRDefault="00000000">
            <w:pPr>
              <w:jc w:val="center"/>
              <w:textAlignment w:val="center"/>
              <w:rPr>
                <w:rFonts w:hint="eastAsia"/>
                <w:color w:val="000000"/>
                <w:sz w:val="18"/>
                <w:szCs w:val="18"/>
              </w:rPr>
            </w:pPr>
            <w:r>
              <w:rPr>
                <w:color w:val="000000"/>
                <w:sz w:val="18"/>
                <w:szCs w:val="18"/>
              </w:rPr>
              <w:t>Exon2-23</w:t>
            </w:r>
          </w:p>
        </w:tc>
        <w:tc>
          <w:tcPr>
            <w:tcW w:w="2551" w:type="dxa"/>
            <w:vAlign w:val="center"/>
          </w:tcPr>
          <w:p w14:paraId="4D991136" w14:textId="77777777" w:rsidR="002E1676" w:rsidRDefault="00000000">
            <w:pPr>
              <w:jc w:val="center"/>
              <w:textAlignment w:val="center"/>
              <w:rPr>
                <w:rFonts w:hint="eastAsia"/>
                <w:color w:val="000000"/>
                <w:sz w:val="18"/>
                <w:szCs w:val="18"/>
              </w:rPr>
            </w:pPr>
            <w:r>
              <w:rPr>
                <w:color w:val="000000"/>
                <w:sz w:val="18"/>
                <w:szCs w:val="18"/>
              </w:rPr>
              <w:t>/</w:t>
            </w:r>
          </w:p>
        </w:tc>
      </w:tr>
      <w:tr w:rsidR="002E1676" w14:paraId="59196D3F" w14:textId="77777777">
        <w:trPr>
          <w:trHeight w:val="280"/>
        </w:trPr>
        <w:tc>
          <w:tcPr>
            <w:tcW w:w="1677" w:type="dxa"/>
            <w:noWrap/>
            <w:vAlign w:val="center"/>
          </w:tcPr>
          <w:p w14:paraId="2C5213A2" w14:textId="77777777" w:rsidR="002E1676" w:rsidRDefault="00000000">
            <w:pPr>
              <w:jc w:val="center"/>
              <w:textAlignment w:val="center"/>
              <w:rPr>
                <w:rFonts w:hint="eastAsia"/>
                <w:i/>
                <w:iCs/>
                <w:color w:val="000000"/>
                <w:sz w:val="18"/>
                <w:szCs w:val="18"/>
              </w:rPr>
            </w:pPr>
            <w:r>
              <w:rPr>
                <w:i/>
                <w:iCs/>
                <w:color w:val="000000"/>
                <w:sz w:val="18"/>
                <w:szCs w:val="18"/>
              </w:rPr>
              <w:t>ESR1</w:t>
            </w:r>
          </w:p>
        </w:tc>
        <w:tc>
          <w:tcPr>
            <w:tcW w:w="2382" w:type="dxa"/>
            <w:noWrap/>
            <w:vAlign w:val="center"/>
          </w:tcPr>
          <w:p w14:paraId="63C7F721" w14:textId="77777777" w:rsidR="002E1676" w:rsidRDefault="00000000">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r>
              <w:rPr>
                <w:color w:val="000000"/>
                <w:sz w:val="18"/>
                <w:szCs w:val="18"/>
              </w:rPr>
              <w:t>, CNA</w:t>
            </w:r>
          </w:p>
        </w:tc>
        <w:tc>
          <w:tcPr>
            <w:tcW w:w="3024" w:type="dxa"/>
            <w:noWrap/>
            <w:vAlign w:val="center"/>
          </w:tcPr>
          <w:p w14:paraId="09609F8F" w14:textId="77777777" w:rsidR="002E1676" w:rsidRDefault="00000000">
            <w:pPr>
              <w:jc w:val="center"/>
              <w:textAlignment w:val="center"/>
              <w:rPr>
                <w:rFonts w:hint="eastAsia"/>
                <w:color w:val="000000"/>
                <w:sz w:val="18"/>
                <w:szCs w:val="18"/>
              </w:rPr>
            </w:pPr>
            <w:r>
              <w:rPr>
                <w:color w:val="000000"/>
                <w:sz w:val="18"/>
                <w:szCs w:val="18"/>
              </w:rPr>
              <w:t>Exon1-8</w:t>
            </w:r>
          </w:p>
        </w:tc>
        <w:tc>
          <w:tcPr>
            <w:tcW w:w="2551" w:type="dxa"/>
            <w:vAlign w:val="center"/>
          </w:tcPr>
          <w:p w14:paraId="5AD5DA02" w14:textId="77777777" w:rsidR="002E1676" w:rsidRDefault="00000000">
            <w:pPr>
              <w:jc w:val="center"/>
              <w:textAlignment w:val="center"/>
              <w:rPr>
                <w:rFonts w:hint="eastAsia"/>
                <w:color w:val="000000"/>
                <w:sz w:val="18"/>
                <w:szCs w:val="18"/>
              </w:rPr>
            </w:pPr>
            <w:r>
              <w:rPr>
                <w:color w:val="000000"/>
                <w:sz w:val="18"/>
                <w:szCs w:val="18"/>
              </w:rPr>
              <w:t>/</w:t>
            </w:r>
          </w:p>
        </w:tc>
      </w:tr>
      <w:tr w:rsidR="002E1676" w14:paraId="08AB916D" w14:textId="77777777">
        <w:trPr>
          <w:trHeight w:val="280"/>
        </w:trPr>
        <w:tc>
          <w:tcPr>
            <w:tcW w:w="1677" w:type="dxa"/>
            <w:noWrap/>
            <w:vAlign w:val="center"/>
          </w:tcPr>
          <w:p w14:paraId="3F80E0A7" w14:textId="77777777" w:rsidR="002E1676" w:rsidRDefault="00000000">
            <w:pPr>
              <w:jc w:val="center"/>
              <w:textAlignment w:val="center"/>
              <w:rPr>
                <w:rFonts w:hint="eastAsia"/>
                <w:i/>
                <w:iCs/>
                <w:color w:val="000000"/>
                <w:sz w:val="18"/>
                <w:szCs w:val="18"/>
              </w:rPr>
            </w:pPr>
            <w:r>
              <w:rPr>
                <w:i/>
                <w:iCs/>
                <w:color w:val="000000"/>
                <w:sz w:val="18"/>
                <w:szCs w:val="18"/>
              </w:rPr>
              <w:t>EZH2</w:t>
            </w:r>
          </w:p>
        </w:tc>
        <w:tc>
          <w:tcPr>
            <w:tcW w:w="2382" w:type="dxa"/>
            <w:noWrap/>
            <w:vAlign w:val="center"/>
          </w:tcPr>
          <w:p w14:paraId="4E374D8B" w14:textId="77777777" w:rsidR="002E1676" w:rsidRDefault="00000000">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3AA6B665" w14:textId="77777777" w:rsidR="002E1676" w:rsidRDefault="00000000">
            <w:pPr>
              <w:jc w:val="center"/>
              <w:textAlignment w:val="center"/>
              <w:rPr>
                <w:rFonts w:hint="eastAsia"/>
                <w:color w:val="000000"/>
                <w:sz w:val="18"/>
                <w:szCs w:val="18"/>
              </w:rPr>
            </w:pPr>
            <w:r>
              <w:rPr>
                <w:color w:val="000000"/>
                <w:sz w:val="18"/>
                <w:szCs w:val="18"/>
              </w:rPr>
              <w:t>Exon2-20</w:t>
            </w:r>
          </w:p>
        </w:tc>
        <w:tc>
          <w:tcPr>
            <w:tcW w:w="2551" w:type="dxa"/>
            <w:vAlign w:val="center"/>
          </w:tcPr>
          <w:p w14:paraId="28B025EC" w14:textId="77777777" w:rsidR="002E1676" w:rsidRDefault="00000000">
            <w:pPr>
              <w:jc w:val="center"/>
              <w:textAlignment w:val="center"/>
              <w:rPr>
                <w:rFonts w:hint="eastAsia"/>
                <w:color w:val="000000"/>
                <w:sz w:val="18"/>
                <w:szCs w:val="18"/>
              </w:rPr>
            </w:pPr>
            <w:r>
              <w:rPr>
                <w:color w:val="000000"/>
                <w:sz w:val="18"/>
                <w:szCs w:val="18"/>
              </w:rPr>
              <w:t>/</w:t>
            </w:r>
          </w:p>
        </w:tc>
      </w:tr>
      <w:tr w:rsidR="002E1676" w14:paraId="778E3727" w14:textId="77777777">
        <w:trPr>
          <w:trHeight w:val="280"/>
        </w:trPr>
        <w:tc>
          <w:tcPr>
            <w:tcW w:w="1677" w:type="dxa"/>
            <w:noWrap/>
            <w:vAlign w:val="center"/>
          </w:tcPr>
          <w:p w14:paraId="38F6A909" w14:textId="77777777" w:rsidR="002E1676" w:rsidRDefault="00000000">
            <w:pPr>
              <w:jc w:val="center"/>
              <w:textAlignment w:val="center"/>
              <w:rPr>
                <w:rFonts w:hint="eastAsia"/>
                <w:i/>
                <w:iCs/>
                <w:color w:val="000000"/>
                <w:sz w:val="18"/>
                <w:szCs w:val="18"/>
              </w:rPr>
            </w:pPr>
            <w:r>
              <w:rPr>
                <w:i/>
                <w:iCs/>
                <w:color w:val="000000"/>
                <w:sz w:val="18"/>
                <w:szCs w:val="18"/>
              </w:rPr>
              <w:t>FANCA</w:t>
            </w:r>
          </w:p>
        </w:tc>
        <w:tc>
          <w:tcPr>
            <w:tcW w:w="2382" w:type="dxa"/>
            <w:noWrap/>
            <w:vAlign w:val="center"/>
          </w:tcPr>
          <w:p w14:paraId="69BF9F13" w14:textId="77777777" w:rsidR="002E1676" w:rsidRDefault="00000000">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77468FD0" w14:textId="77777777" w:rsidR="002E1676" w:rsidRDefault="00000000">
            <w:pPr>
              <w:jc w:val="center"/>
              <w:textAlignment w:val="center"/>
              <w:rPr>
                <w:rFonts w:hint="eastAsia"/>
                <w:color w:val="000000"/>
                <w:sz w:val="18"/>
                <w:szCs w:val="18"/>
              </w:rPr>
            </w:pPr>
            <w:r>
              <w:rPr>
                <w:color w:val="000000"/>
                <w:sz w:val="18"/>
                <w:szCs w:val="18"/>
              </w:rPr>
              <w:t>Exon1-43</w:t>
            </w:r>
          </w:p>
        </w:tc>
        <w:tc>
          <w:tcPr>
            <w:tcW w:w="2551" w:type="dxa"/>
            <w:vAlign w:val="center"/>
          </w:tcPr>
          <w:p w14:paraId="69081EB0" w14:textId="77777777" w:rsidR="002E1676" w:rsidRDefault="00000000">
            <w:pPr>
              <w:jc w:val="center"/>
              <w:textAlignment w:val="center"/>
              <w:rPr>
                <w:rFonts w:hint="eastAsia"/>
                <w:color w:val="000000"/>
                <w:sz w:val="18"/>
                <w:szCs w:val="18"/>
              </w:rPr>
            </w:pPr>
            <w:r>
              <w:rPr>
                <w:color w:val="000000"/>
                <w:sz w:val="18"/>
                <w:szCs w:val="18"/>
              </w:rPr>
              <w:t>/</w:t>
            </w:r>
          </w:p>
        </w:tc>
      </w:tr>
      <w:tr w:rsidR="002E1676" w14:paraId="4EC1AF73" w14:textId="77777777">
        <w:trPr>
          <w:trHeight w:val="280"/>
        </w:trPr>
        <w:tc>
          <w:tcPr>
            <w:tcW w:w="1677" w:type="dxa"/>
            <w:noWrap/>
            <w:vAlign w:val="center"/>
          </w:tcPr>
          <w:p w14:paraId="25E6BE9E" w14:textId="77777777" w:rsidR="002E1676" w:rsidRDefault="00000000">
            <w:pPr>
              <w:jc w:val="center"/>
              <w:textAlignment w:val="center"/>
              <w:rPr>
                <w:rFonts w:hint="eastAsia"/>
                <w:i/>
                <w:iCs/>
                <w:color w:val="000000"/>
                <w:sz w:val="18"/>
                <w:szCs w:val="18"/>
              </w:rPr>
            </w:pPr>
            <w:r>
              <w:rPr>
                <w:i/>
                <w:iCs/>
                <w:color w:val="000000"/>
                <w:sz w:val="18"/>
                <w:szCs w:val="18"/>
              </w:rPr>
              <w:t>FANCC</w:t>
            </w:r>
          </w:p>
        </w:tc>
        <w:tc>
          <w:tcPr>
            <w:tcW w:w="2382" w:type="dxa"/>
            <w:noWrap/>
            <w:vAlign w:val="center"/>
          </w:tcPr>
          <w:p w14:paraId="202B7929" w14:textId="77777777" w:rsidR="002E1676" w:rsidRDefault="00000000">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3ED3D17E" w14:textId="77777777" w:rsidR="002E1676" w:rsidRDefault="00000000">
            <w:pPr>
              <w:jc w:val="center"/>
              <w:textAlignment w:val="center"/>
              <w:rPr>
                <w:rFonts w:hint="eastAsia"/>
                <w:color w:val="000000"/>
                <w:sz w:val="18"/>
                <w:szCs w:val="18"/>
              </w:rPr>
            </w:pPr>
            <w:r>
              <w:rPr>
                <w:color w:val="000000"/>
                <w:sz w:val="18"/>
                <w:szCs w:val="18"/>
              </w:rPr>
              <w:t>Exon2-15</w:t>
            </w:r>
          </w:p>
        </w:tc>
        <w:tc>
          <w:tcPr>
            <w:tcW w:w="2551" w:type="dxa"/>
            <w:vAlign w:val="center"/>
          </w:tcPr>
          <w:p w14:paraId="5F18A012" w14:textId="77777777" w:rsidR="002E1676" w:rsidRDefault="00000000">
            <w:pPr>
              <w:jc w:val="center"/>
              <w:textAlignment w:val="center"/>
              <w:rPr>
                <w:rFonts w:hint="eastAsia"/>
                <w:color w:val="000000"/>
                <w:sz w:val="18"/>
                <w:szCs w:val="18"/>
              </w:rPr>
            </w:pPr>
            <w:r>
              <w:rPr>
                <w:color w:val="000000"/>
                <w:sz w:val="18"/>
                <w:szCs w:val="18"/>
              </w:rPr>
              <w:t>/</w:t>
            </w:r>
          </w:p>
        </w:tc>
      </w:tr>
      <w:tr w:rsidR="002E1676" w14:paraId="411B51C0" w14:textId="77777777">
        <w:trPr>
          <w:trHeight w:val="280"/>
        </w:trPr>
        <w:tc>
          <w:tcPr>
            <w:tcW w:w="1677" w:type="dxa"/>
            <w:noWrap/>
            <w:vAlign w:val="center"/>
          </w:tcPr>
          <w:p w14:paraId="7774B19B" w14:textId="77777777" w:rsidR="002E1676" w:rsidRDefault="00000000">
            <w:pPr>
              <w:jc w:val="center"/>
              <w:textAlignment w:val="center"/>
              <w:rPr>
                <w:rFonts w:hint="eastAsia"/>
                <w:i/>
                <w:iCs/>
                <w:color w:val="000000"/>
                <w:sz w:val="18"/>
                <w:szCs w:val="18"/>
              </w:rPr>
            </w:pPr>
            <w:r>
              <w:rPr>
                <w:i/>
                <w:iCs/>
                <w:color w:val="000000"/>
                <w:sz w:val="18"/>
                <w:szCs w:val="18"/>
              </w:rPr>
              <w:t>FANCD2</w:t>
            </w:r>
          </w:p>
        </w:tc>
        <w:tc>
          <w:tcPr>
            <w:tcW w:w="2382" w:type="dxa"/>
            <w:noWrap/>
            <w:vAlign w:val="center"/>
          </w:tcPr>
          <w:p w14:paraId="52CE778D" w14:textId="77777777" w:rsidR="002E1676" w:rsidRDefault="00000000">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55CD39F5" w14:textId="77777777" w:rsidR="002E1676" w:rsidRDefault="00000000">
            <w:pPr>
              <w:jc w:val="center"/>
              <w:textAlignment w:val="center"/>
              <w:rPr>
                <w:rFonts w:hint="eastAsia"/>
                <w:color w:val="000000"/>
                <w:sz w:val="18"/>
                <w:szCs w:val="18"/>
              </w:rPr>
            </w:pPr>
            <w:r>
              <w:rPr>
                <w:color w:val="000000"/>
                <w:sz w:val="18"/>
                <w:szCs w:val="18"/>
              </w:rPr>
              <w:t>Exon2-44</w:t>
            </w:r>
          </w:p>
        </w:tc>
        <w:tc>
          <w:tcPr>
            <w:tcW w:w="2551" w:type="dxa"/>
            <w:vAlign w:val="center"/>
          </w:tcPr>
          <w:p w14:paraId="3D354EC3" w14:textId="77777777" w:rsidR="002E1676" w:rsidRDefault="00000000">
            <w:pPr>
              <w:jc w:val="center"/>
              <w:textAlignment w:val="center"/>
              <w:rPr>
                <w:rFonts w:hint="eastAsia"/>
                <w:color w:val="000000"/>
                <w:sz w:val="18"/>
                <w:szCs w:val="18"/>
              </w:rPr>
            </w:pPr>
            <w:r>
              <w:rPr>
                <w:color w:val="000000"/>
                <w:sz w:val="18"/>
                <w:szCs w:val="18"/>
              </w:rPr>
              <w:t>/</w:t>
            </w:r>
          </w:p>
        </w:tc>
      </w:tr>
      <w:tr w:rsidR="002E1676" w14:paraId="0EA3ACB9" w14:textId="77777777">
        <w:trPr>
          <w:trHeight w:val="280"/>
        </w:trPr>
        <w:tc>
          <w:tcPr>
            <w:tcW w:w="1677" w:type="dxa"/>
            <w:noWrap/>
            <w:vAlign w:val="center"/>
          </w:tcPr>
          <w:p w14:paraId="501C1475" w14:textId="77777777" w:rsidR="002E1676" w:rsidRDefault="00000000">
            <w:pPr>
              <w:jc w:val="center"/>
              <w:textAlignment w:val="center"/>
              <w:rPr>
                <w:rFonts w:hint="eastAsia"/>
                <w:i/>
                <w:iCs/>
                <w:color w:val="000000"/>
                <w:sz w:val="18"/>
                <w:szCs w:val="18"/>
              </w:rPr>
            </w:pPr>
            <w:r>
              <w:rPr>
                <w:i/>
                <w:iCs/>
                <w:color w:val="000000"/>
                <w:sz w:val="18"/>
                <w:szCs w:val="18"/>
              </w:rPr>
              <w:t>FANCL</w:t>
            </w:r>
          </w:p>
        </w:tc>
        <w:tc>
          <w:tcPr>
            <w:tcW w:w="2382" w:type="dxa"/>
            <w:noWrap/>
            <w:vAlign w:val="center"/>
          </w:tcPr>
          <w:p w14:paraId="6049A0F2" w14:textId="77777777" w:rsidR="002E1676" w:rsidRDefault="00000000">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03B058F5" w14:textId="77777777" w:rsidR="002E1676" w:rsidRDefault="00000000">
            <w:pPr>
              <w:jc w:val="center"/>
              <w:textAlignment w:val="center"/>
              <w:rPr>
                <w:rFonts w:hint="eastAsia"/>
                <w:color w:val="000000"/>
                <w:sz w:val="18"/>
                <w:szCs w:val="18"/>
              </w:rPr>
            </w:pPr>
            <w:r>
              <w:rPr>
                <w:color w:val="000000"/>
                <w:sz w:val="18"/>
                <w:szCs w:val="18"/>
              </w:rPr>
              <w:t>Exon1-14</w:t>
            </w:r>
          </w:p>
        </w:tc>
        <w:tc>
          <w:tcPr>
            <w:tcW w:w="2551" w:type="dxa"/>
            <w:vAlign w:val="center"/>
          </w:tcPr>
          <w:p w14:paraId="1F5157D8" w14:textId="77777777" w:rsidR="002E1676" w:rsidRDefault="00000000">
            <w:pPr>
              <w:jc w:val="center"/>
              <w:textAlignment w:val="center"/>
              <w:rPr>
                <w:rFonts w:hint="eastAsia"/>
                <w:color w:val="000000"/>
                <w:sz w:val="18"/>
                <w:szCs w:val="18"/>
              </w:rPr>
            </w:pPr>
            <w:r>
              <w:rPr>
                <w:color w:val="000000"/>
                <w:sz w:val="18"/>
                <w:szCs w:val="18"/>
              </w:rPr>
              <w:t>/</w:t>
            </w:r>
          </w:p>
        </w:tc>
      </w:tr>
      <w:tr w:rsidR="002E1676" w14:paraId="432E0053" w14:textId="77777777">
        <w:trPr>
          <w:trHeight w:val="280"/>
        </w:trPr>
        <w:tc>
          <w:tcPr>
            <w:tcW w:w="1677" w:type="dxa"/>
            <w:noWrap/>
            <w:vAlign w:val="center"/>
          </w:tcPr>
          <w:p w14:paraId="3825F1FA" w14:textId="77777777" w:rsidR="002E1676" w:rsidRDefault="00000000">
            <w:pPr>
              <w:jc w:val="center"/>
              <w:textAlignment w:val="center"/>
              <w:rPr>
                <w:rFonts w:hint="eastAsia"/>
                <w:i/>
                <w:iCs/>
                <w:color w:val="000000"/>
                <w:sz w:val="18"/>
                <w:szCs w:val="18"/>
              </w:rPr>
            </w:pPr>
            <w:r>
              <w:rPr>
                <w:i/>
                <w:iCs/>
                <w:color w:val="000000"/>
                <w:sz w:val="18"/>
                <w:szCs w:val="18"/>
              </w:rPr>
              <w:lastRenderedPageBreak/>
              <w:t>FAT1</w:t>
            </w:r>
          </w:p>
        </w:tc>
        <w:tc>
          <w:tcPr>
            <w:tcW w:w="2382" w:type="dxa"/>
            <w:noWrap/>
            <w:vAlign w:val="center"/>
          </w:tcPr>
          <w:p w14:paraId="22C0C336" w14:textId="77777777" w:rsidR="002E1676" w:rsidRDefault="00000000">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580DBBB8" w14:textId="77777777" w:rsidR="002E1676" w:rsidRDefault="00000000">
            <w:pPr>
              <w:jc w:val="center"/>
              <w:textAlignment w:val="center"/>
              <w:rPr>
                <w:rFonts w:hint="eastAsia"/>
                <w:color w:val="000000"/>
                <w:sz w:val="18"/>
                <w:szCs w:val="18"/>
              </w:rPr>
            </w:pPr>
            <w:r>
              <w:rPr>
                <w:color w:val="000000"/>
                <w:sz w:val="18"/>
                <w:szCs w:val="18"/>
              </w:rPr>
              <w:t>Exon2-27</w:t>
            </w:r>
          </w:p>
        </w:tc>
        <w:tc>
          <w:tcPr>
            <w:tcW w:w="2551" w:type="dxa"/>
            <w:vAlign w:val="center"/>
          </w:tcPr>
          <w:p w14:paraId="21E7582A" w14:textId="77777777" w:rsidR="002E1676" w:rsidRDefault="00000000">
            <w:pPr>
              <w:jc w:val="center"/>
              <w:textAlignment w:val="center"/>
              <w:rPr>
                <w:rFonts w:hint="eastAsia"/>
                <w:color w:val="000000"/>
                <w:sz w:val="18"/>
                <w:szCs w:val="18"/>
              </w:rPr>
            </w:pPr>
            <w:r>
              <w:rPr>
                <w:color w:val="000000"/>
                <w:sz w:val="18"/>
                <w:szCs w:val="18"/>
              </w:rPr>
              <w:t>/</w:t>
            </w:r>
          </w:p>
        </w:tc>
      </w:tr>
      <w:tr w:rsidR="002E1676" w14:paraId="7304E513" w14:textId="77777777">
        <w:trPr>
          <w:trHeight w:val="280"/>
        </w:trPr>
        <w:tc>
          <w:tcPr>
            <w:tcW w:w="1677" w:type="dxa"/>
            <w:noWrap/>
            <w:vAlign w:val="center"/>
          </w:tcPr>
          <w:p w14:paraId="56CF4B6A" w14:textId="77777777" w:rsidR="002E1676" w:rsidRDefault="00000000">
            <w:pPr>
              <w:jc w:val="center"/>
              <w:textAlignment w:val="center"/>
              <w:rPr>
                <w:rFonts w:hint="eastAsia"/>
                <w:i/>
                <w:iCs/>
                <w:color w:val="000000"/>
                <w:sz w:val="18"/>
                <w:szCs w:val="18"/>
              </w:rPr>
            </w:pPr>
            <w:r>
              <w:rPr>
                <w:i/>
                <w:iCs/>
                <w:color w:val="000000"/>
                <w:sz w:val="18"/>
                <w:szCs w:val="18"/>
              </w:rPr>
              <w:t>FBXW7</w:t>
            </w:r>
          </w:p>
        </w:tc>
        <w:tc>
          <w:tcPr>
            <w:tcW w:w="2382" w:type="dxa"/>
            <w:noWrap/>
            <w:vAlign w:val="center"/>
          </w:tcPr>
          <w:p w14:paraId="698D047C" w14:textId="77777777" w:rsidR="002E1676" w:rsidRDefault="00000000">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61F20739" w14:textId="77777777" w:rsidR="002E1676" w:rsidRDefault="00000000">
            <w:pPr>
              <w:jc w:val="center"/>
              <w:textAlignment w:val="center"/>
              <w:rPr>
                <w:rFonts w:hint="eastAsia"/>
                <w:color w:val="000000"/>
                <w:sz w:val="18"/>
                <w:szCs w:val="18"/>
              </w:rPr>
            </w:pPr>
            <w:r>
              <w:rPr>
                <w:color w:val="000000"/>
                <w:sz w:val="18"/>
                <w:szCs w:val="18"/>
              </w:rPr>
              <w:t>Exon4-14</w:t>
            </w:r>
          </w:p>
        </w:tc>
        <w:tc>
          <w:tcPr>
            <w:tcW w:w="2551" w:type="dxa"/>
            <w:vAlign w:val="center"/>
          </w:tcPr>
          <w:p w14:paraId="1D0C116B" w14:textId="77777777" w:rsidR="002E1676" w:rsidRDefault="00000000">
            <w:pPr>
              <w:jc w:val="center"/>
              <w:textAlignment w:val="center"/>
              <w:rPr>
                <w:rFonts w:hint="eastAsia"/>
                <w:color w:val="000000"/>
                <w:sz w:val="18"/>
                <w:szCs w:val="18"/>
              </w:rPr>
            </w:pPr>
            <w:r>
              <w:rPr>
                <w:color w:val="000000"/>
                <w:sz w:val="18"/>
                <w:szCs w:val="18"/>
              </w:rPr>
              <w:t>/</w:t>
            </w:r>
          </w:p>
        </w:tc>
      </w:tr>
      <w:tr w:rsidR="002E1676" w14:paraId="0C4AC2F0" w14:textId="77777777">
        <w:trPr>
          <w:trHeight w:val="280"/>
        </w:trPr>
        <w:tc>
          <w:tcPr>
            <w:tcW w:w="1677" w:type="dxa"/>
            <w:noWrap/>
            <w:vAlign w:val="center"/>
          </w:tcPr>
          <w:p w14:paraId="1DD4F461" w14:textId="77777777" w:rsidR="002E1676" w:rsidRDefault="00000000">
            <w:pPr>
              <w:jc w:val="center"/>
              <w:textAlignment w:val="center"/>
              <w:rPr>
                <w:rFonts w:hint="eastAsia"/>
                <w:i/>
                <w:iCs/>
                <w:color w:val="000000"/>
                <w:sz w:val="18"/>
                <w:szCs w:val="18"/>
              </w:rPr>
            </w:pPr>
            <w:r>
              <w:rPr>
                <w:i/>
                <w:iCs/>
                <w:color w:val="000000"/>
                <w:sz w:val="18"/>
                <w:szCs w:val="18"/>
              </w:rPr>
              <w:t>FGF19</w:t>
            </w:r>
          </w:p>
        </w:tc>
        <w:tc>
          <w:tcPr>
            <w:tcW w:w="2382" w:type="dxa"/>
            <w:noWrap/>
            <w:vAlign w:val="center"/>
          </w:tcPr>
          <w:p w14:paraId="0DAFE510" w14:textId="77777777" w:rsidR="002E1676" w:rsidRDefault="00000000">
            <w:pPr>
              <w:jc w:val="center"/>
              <w:textAlignment w:val="center"/>
              <w:rPr>
                <w:rFonts w:hint="eastAsia"/>
                <w:color w:val="000000"/>
                <w:sz w:val="18"/>
                <w:szCs w:val="18"/>
              </w:rPr>
            </w:pPr>
            <w:r>
              <w:rPr>
                <w:color w:val="000000"/>
                <w:sz w:val="18"/>
                <w:szCs w:val="18"/>
              </w:rPr>
              <w:t>CNA</w:t>
            </w:r>
          </w:p>
        </w:tc>
        <w:tc>
          <w:tcPr>
            <w:tcW w:w="3024" w:type="dxa"/>
            <w:noWrap/>
            <w:vAlign w:val="center"/>
          </w:tcPr>
          <w:p w14:paraId="2FF356A7" w14:textId="4A313B77" w:rsidR="002E1676" w:rsidRDefault="00480884">
            <w:pPr>
              <w:jc w:val="center"/>
              <w:textAlignment w:val="center"/>
              <w:rPr>
                <w:rFonts w:hint="eastAsia"/>
                <w:color w:val="000000"/>
                <w:sz w:val="18"/>
                <w:szCs w:val="18"/>
              </w:rPr>
            </w:pPr>
            <w:ins w:id="18" w:author="周蓉" w:date="2026-05-27T14:44:00Z" w16du:dateUtc="2026-05-27T06:44:00Z">
              <w:r w:rsidRPr="00480884">
                <w:rPr>
                  <w:rFonts w:hint="eastAsia"/>
                  <w:color w:val="000000"/>
                  <w:sz w:val="18"/>
                  <w:szCs w:val="18"/>
                </w:rPr>
                <w:t>Exon1-3</w:t>
              </w:r>
            </w:ins>
            <w:del w:id="19" w:author="周蓉" w:date="2026-05-27T14:44:00Z" w16du:dateUtc="2026-05-27T06:44:00Z">
              <w:r w:rsidDel="00480884">
                <w:rPr>
                  <w:color w:val="000000"/>
                  <w:sz w:val="18"/>
                  <w:szCs w:val="18"/>
                </w:rPr>
                <w:delText>/</w:delText>
              </w:r>
            </w:del>
          </w:p>
        </w:tc>
        <w:tc>
          <w:tcPr>
            <w:tcW w:w="2551" w:type="dxa"/>
            <w:vAlign w:val="center"/>
          </w:tcPr>
          <w:p w14:paraId="25501538" w14:textId="02A32C10" w:rsidR="002E1676" w:rsidRDefault="00480884">
            <w:pPr>
              <w:jc w:val="center"/>
              <w:textAlignment w:val="center"/>
              <w:rPr>
                <w:rFonts w:hint="eastAsia"/>
                <w:color w:val="000000"/>
                <w:sz w:val="18"/>
                <w:szCs w:val="18"/>
              </w:rPr>
            </w:pPr>
            <w:ins w:id="20" w:author="周蓉" w:date="2026-05-27T14:44:00Z" w16du:dateUtc="2026-05-27T06:44:00Z">
              <w:r w:rsidRPr="00480884">
                <w:rPr>
                  <w:rFonts w:hint="eastAsia"/>
                  <w:color w:val="000000"/>
                  <w:sz w:val="18"/>
                  <w:szCs w:val="18"/>
                </w:rPr>
                <w:t>Exon1</w:t>
              </w:r>
            </w:ins>
            <w:del w:id="21" w:author="周蓉" w:date="2026-05-27T14:44:00Z" w16du:dateUtc="2026-05-27T06:44:00Z">
              <w:r w:rsidDel="00480884">
                <w:rPr>
                  <w:color w:val="000000"/>
                  <w:sz w:val="18"/>
                  <w:szCs w:val="18"/>
                </w:rPr>
                <w:delText>/</w:delText>
              </w:r>
            </w:del>
          </w:p>
        </w:tc>
      </w:tr>
      <w:tr w:rsidR="002E1676" w14:paraId="3CEC8FCA" w14:textId="77777777">
        <w:trPr>
          <w:trHeight w:val="280"/>
        </w:trPr>
        <w:tc>
          <w:tcPr>
            <w:tcW w:w="1677" w:type="dxa"/>
            <w:noWrap/>
            <w:vAlign w:val="center"/>
          </w:tcPr>
          <w:p w14:paraId="2B253081" w14:textId="77777777" w:rsidR="002E1676" w:rsidRDefault="00000000">
            <w:pPr>
              <w:jc w:val="center"/>
              <w:textAlignment w:val="center"/>
              <w:rPr>
                <w:rFonts w:hint="eastAsia"/>
                <w:i/>
                <w:iCs/>
                <w:color w:val="000000"/>
                <w:sz w:val="18"/>
                <w:szCs w:val="18"/>
              </w:rPr>
            </w:pPr>
            <w:r>
              <w:rPr>
                <w:i/>
                <w:iCs/>
                <w:color w:val="000000"/>
                <w:sz w:val="18"/>
                <w:szCs w:val="18"/>
              </w:rPr>
              <w:t>FGFR1</w:t>
            </w:r>
          </w:p>
        </w:tc>
        <w:tc>
          <w:tcPr>
            <w:tcW w:w="2382" w:type="dxa"/>
            <w:noWrap/>
            <w:vAlign w:val="center"/>
          </w:tcPr>
          <w:p w14:paraId="4CC28AFF" w14:textId="77777777" w:rsidR="002E1676" w:rsidRDefault="00000000">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r>
              <w:rPr>
                <w:color w:val="000000"/>
                <w:sz w:val="18"/>
                <w:szCs w:val="18"/>
              </w:rPr>
              <w:t>, CNA</w:t>
            </w:r>
          </w:p>
        </w:tc>
        <w:tc>
          <w:tcPr>
            <w:tcW w:w="3024" w:type="dxa"/>
            <w:noWrap/>
            <w:vAlign w:val="center"/>
          </w:tcPr>
          <w:p w14:paraId="5E5B3313" w14:textId="77777777" w:rsidR="002E1676" w:rsidRDefault="00000000">
            <w:pPr>
              <w:jc w:val="center"/>
              <w:textAlignment w:val="center"/>
              <w:rPr>
                <w:rFonts w:hint="eastAsia"/>
                <w:color w:val="000000"/>
                <w:sz w:val="18"/>
                <w:szCs w:val="18"/>
              </w:rPr>
            </w:pPr>
            <w:r>
              <w:rPr>
                <w:color w:val="000000"/>
                <w:sz w:val="18"/>
                <w:szCs w:val="18"/>
              </w:rPr>
              <w:t>Exon4-5,7,9-18</w:t>
            </w:r>
          </w:p>
        </w:tc>
        <w:tc>
          <w:tcPr>
            <w:tcW w:w="2551" w:type="dxa"/>
            <w:vAlign w:val="center"/>
          </w:tcPr>
          <w:p w14:paraId="6BC342F5" w14:textId="77777777" w:rsidR="002E1676" w:rsidRDefault="00000000">
            <w:pPr>
              <w:jc w:val="center"/>
              <w:textAlignment w:val="center"/>
              <w:rPr>
                <w:rFonts w:hint="eastAsia"/>
                <w:color w:val="000000"/>
                <w:sz w:val="18"/>
                <w:szCs w:val="18"/>
              </w:rPr>
            </w:pPr>
            <w:r>
              <w:rPr>
                <w:color w:val="000000"/>
                <w:sz w:val="18"/>
                <w:szCs w:val="18"/>
              </w:rPr>
              <w:t>Exon4-5,7,9-11,13,15-18</w:t>
            </w:r>
          </w:p>
        </w:tc>
      </w:tr>
      <w:tr w:rsidR="002E1676" w14:paraId="621D362A" w14:textId="77777777">
        <w:trPr>
          <w:trHeight w:val="280"/>
        </w:trPr>
        <w:tc>
          <w:tcPr>
            <w:tcW w:w="1677" w:type="dxa"/>
            <w:noWrap/>
            <w:vAlign w:val="center"/>
          </w:tcPr>
          <w:p w14:paraId="5A5509AE" w14:textId="77777777" w:rsidR="002E1676" w:rsidRDefault="00000000">
            <w:pPr>
              <w:jc w:val="center"/>
              <w:textAlignment w:val="center"/>
              <w:rPr>
                <w:rFonts w:hint="eastAsia"/>
                <w:i/>
                <w:iCs/>
                <w:color w:val="000000"/>
                <w:sz w:val="18"/>
                <w:szCs w:val="18"/>
              </w:rPr>
            </w:pPr>
            <w:r>
              <w:rPr>
                <w:i/>
                <w:iCs/>
                <w:color w:val="000000"/>
                <w:sz w:val="18"/>
                <w:szCs w:val="18"/>
              </w:rPr>
              <w:t>FGFR2</w:t>
            </w:r>
          </w:p>
        </w:tc>
        <w:tc>
          <w:tcPr>
            <w:tcW w:w="2382" w:type="dxa"/>
            <w:noWrap/>
            <w:vAlign w:val="center"/>
          </w:tcPr>
          <w:p w14:paraId="0B613520" w14:textId="77777777" w:rsidR="002E1676" w:rsidRDefault="00000000">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r>
              <w:rPr>
                <w:color w:val="000000"/>
                <w:sz w:val="18"/>
                <w:szCs w:val="18"/>
              </w:rPr>
              <w:t>, CNA</w:t>
            </w:r>
          </w:p>
        </w:tc>
        <w:tc>
          <w:tcPr>
            <w:tcW w:w="3024" w:type="dxa"/>
            <w:noWrap/>
            <w:vAlign w:val="center"/>
          </w:tcPr>
          <w:p w14:paraId="2B3FC918" w14:textId="77777777" w:rsidR="002E1676" w:rsidRDefault="00000000">
            <w:pPr>
              <w:jc w:val="center"/>
              <w:textAlignment w:val="center"/>
              <w:rPr>
                <w:rFonts w:hint="eastAsia"/>
                <w:color w:val="000000"/>
                <w:sz w:val="18"/>
                <w:szCs w:val="18"/>
              </w:rPr>
            </w:pPr>
            <w:r>
              <w:rPr>
                <w:color w:val="000000"/>
                <w:sz w:val="18"/>
                <w:szCs w:val="18"/>
              </w:rPr>
              <w:t>Exon3-9,11-16,18</w:t>
            </w:r>
          </w:p>
        </w:tc>
        <w:tc>
          <w:tcPr>
            <w:tcW w:w="2551" w:type="dxa"/>
            <w:vAlign w:val="center"/>
          </w:tcPr>
          <w:p w14:paraId="49126799" w14:textId="77777777" w:rsidR="002E1676" w:rsidRDefault="00000000">
            <w:pPr>
              <w:jc w:val="center"/>
              <w:textAlignment w:val="center"/>
              <w:rPr>
                <w:rFonts w:hint="eastAsia"/>
                <w:color w:val="000000"/>
                <w:sz w:val="18"/>
                <w:szCs w:val="18"/>
              </w:rPr>
            </w:pPr>
            <w:r>
              <w:rPr>
                <w:color w:val="000000"/>
                <w:sz w:val="18"/>
                <w:szCs w:val="18"/>
              </w:rPr>
              <w:t>Exon3-6,9,11-12,18</w:t>
            </w:r>
          </w:p>
        </w:tc>
      </w:tr>
      <w:tr w:rsidR="002E1676" w14:paraId="78CC044F" w14:textId="77777777">
        <w:trPr>
          <w:trHeight w:val="280"/>
        </w:trPr>
        <w:tc>
          <w:tcPr>
            <w:tcW w:w="1677" w:type="dxa"/>
            <w:noWrap/>
            <w:vAlign w:val="center"/>
          </w:tcPr>
          <w:p w14:paraId="15B3E471" w14:textId="77777777" w:rsidR="002E1676" w:rsidRDefault="00000000">
            <w:pPr>
              <w:jc w:val="center"/>
              <w:textAlignment w:val="center"/>
              <w:rPr>
                <w:rFonts w:hint="eastAsia"/>
                <w:i/>
                <w:iCs/>
                <w:color w:val="000000"/>
                <w:sz w:val="18"/>
                <w:szCs w:val="18"/>
              </w:rPr>
            </w:pPr>
            <w:r>
              <w:rPr>
                <w:i/>
                <w:iCs/>
                <w:color w:val="000000"/>
                <w:sz w:val="18"/>
                <w:szCs w:val="18"/>
              </w:rPr>
              <w:t>FGFR3</w:t>
            </w:r>
          </w:p>
        </w:tc>
        <w:tc>
          <w:tcPr>
            <w:tcW w:w="2382" w:type="dxa"/>
            <w:noWrap/>
            <w:vAlign w:val="center"/>
          </w:tcPr>
          <w:p w14:paraId="314F8E35" w14:textId="77777777" w:rsidR="002E1676" w:rsidRDefault="00000000">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r>
              <w:rPr>
                <w:color w:val="000000"/>
                <w:sz w:val="18"/>
                <w:szCs w:val="18"/>
              </w:rPr>
              <w:t>, CNA</w:t>
            </w:r>
          </w:p>
        </w:tc>
        <w:tc>
          <w:tcPr>
            <w:tcW w:w="3024" w:type="dxa"/>
            <w:noWrap/>
            <w:vAlign w:val="center"/>
          </w:tcPr>
          <w:p w14:paraId="540F41D9" w14:textId="77777777" w:rsidR="002E1676" w:rsidRDefault="00000000">
            <w:pPr>
              <w:jc w:val="center"/>
              <w:textAlignment w:val="center"/>
              <w:rPr>
                <w:rFonts w:hint="eastAsia"/>
                <w:color w:val="000000"/>
                <w:sz w:val="18"/>
                <w:szCs w:val="18"/>
              </w:rPr>
            </w:pPr>
            <w:r>
              <w:rPr>
                <w:color w:val="000000"/>
                <w:sz w:val="18"/>
                <w:szCs w:val="18"/>
              </w:rPr>
              <w:t>Exon2-4,7-17</w:t>
            </w:r>
          </w:p>
        </w:tc>
        <w:tc>
          <w:tcPr>
            <w:tcW w:w="2551" w:type="dxa"/>
            <w:vAlign w:val="center"/>
          </w:tcPr>
          <w:p w14:paraId="685DFD51" w14:textId="77777777" w:rsidR="002E1676" w:rsidRDefault="00000000">
            <w:pPr>
              <w:jc w:val="center"/>
              <w:textAlignment w:val="center"/>
              <w:rPr>
                <w:rFonts w:hint="eastAsia"/>
                <w:color w:val="000000"/>
                <w:sz w:val="18"/>
                <w:szCs w:val="18"/>
              </w:rPr>
            </w:pPr>
            <w:r>
              <w:rPr>
                <w:color w:val="000000"/>
                <w:sz w:val="18"/>
                <w:szCs w:val="18"/>
              </w:rPr>
              <w:t>Exon2,9-10,13-14,16-17</w:t>
            </w:r>
          </w:p>
        </w:tc>
      </w:tr>
      <w:tr w:rsidR="002E1676" w14:paraId="20ED2FA5" w14:textId="77777777">
        <w:trPr>
          <w:trHeight w:val="280"/>
        </w:trPr>
        <w:tc>
          <w:tcPr>
            <w:tcW w:w="1677" w:type="dxa"/>
            <w:noWrap/>
            <w:vAlign w:val="center"/>
          </w:tcPr>
          <w:p w14:paraId="45CE3C84" w14:textId="77777777" w:rsidR="002E1676" w:rsidRDefault="00000000">
            <w:pPr>
              <w:jc w:val="center"/>
              <w:textAlignment w:val="center"/>
              <w:rPr>
                <w:rFonts w:hint="eastAsia"/>
                <w:i/>
                <w:iCs/>
                <w:color w:val="000000"/>
                <w:sz w:val="18"/>
                <w:szCs w:val="18"/>
              </w:rPr>
            </w:pPr>
            <w:r>
              <w:rPr>
                <w:i/>
                <w:iCs/>
                <w:color w:val="000000"/>
                <w:sz w:val="18"/>
                <w:szCs w:val="18"/>
              </w:rPr>
              <w:t>FGFR4</w:t>
            </w:r>
          </w:p>
        </w:tc>
        <w:tc>
          <w:tcPr>
            <w:tcW w:w="2382" w:type="dxa"/>
            <w:noWrap/>
            <w:vAlign w:val="center"/>
          </w:tcPr>
          <w:p w14:paraId="13F46A80" w14:textId="77777777" w:rsidR="002E1676" w:rsidRDefault="00000000">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22A65C1C" w14:textId="77777777" w:rsidR="002E1676" w:rsidRDefault="00000000">
            <w:pPr>
              <w:jc w:val="center"/>
              <w:textAlignment w:val="center"/>
              <w:rPr>
                <w:rFonts w:hint="eastAsia"/>
                <w:color w:val="000000"/>
                <w:sz w:val="18"/>
                <w:szCs w:val="18"/>
              </w:rPr>
            </w:pPr>
            <w:r>
              <w:rPr>
                <w:color w:val="000000"/>
                <w:sz w:val="18"/>
                <w:szCs w:val="18"/>
              </w:rPr>
              <w:t>Exon3,6,9-10,12-13,15-16</w:t>
            </w:r>
          </w:p>
        </w:tc>
        <w:tc>
          <w:tcPr>
            <w:tcW w:w="2551" w:type="dxa"/>
            <w:vAlign w:val="center"/>
          </w:tcPr>
          <w:p w14:paraId="63286D12" w14:textId="77777777" w:rsidR="002E1676" w:rsidRDefault="00000000">
            <w:pPr>
              <w:jc w:val="center"/>
              <w:textAlignment w:val="center"/>
              <w:rPr>
                <w:rFonts w:hint="eastAsia"/>
                <w:color w:val="000000"/>
                <w:sz w:val="18"/>
                <w:szCs w:val="18"/>
              </w:rPr>
            </w:pPr>
            <w:r>
              <w:rPr>
                <w:color w:val="000000"/>
                <w:sz w:val="18"/>
                <w:szCs w:val="18"/>
              </w:rPr>
              <w:t>/</w:t>
            </w:r>
          </w:p>
        </w:tc>
      </w:tr>
      <w:tr w:rsidR="002E1676" w14:paraId="480299FD" w14:textId="77777777">
        <w:trPr>
          <w:trHeight w:val="280"/>
        </w:trPr>
        <w:tc>
          <w:tcPr>
            <w:tcW w:w="1677" w:type="dxa"/>
            <w:noWrap/>
            <w:vAlign w:val="center"/>
          </w:tcPr>
          <w:p w14:paraId="46499A31" w14:textId="77777777" w:rsidR="002E1676" w:rsidRDefault="00000000">
            <w:pPr>
              <w:jc w:val="center"/>
              <w:textAlignment w:val="center"/>
              <w:rPr>
                <w:rFonts w:hint="eastAsia"/>
                <w:i/>
                <w:iCs/>
                <w:color w:val="000000"/>
                <w:sz w:val="18"/>
                <w:szCs w:val="18"/>
              </w:rPr>
            </w:pPr>
            <w:r>
              <w:rPr>
                <w:i/>
                <w:iCs/>
                <w:color w:val="000000"/>
                <w:sz w:val="18"/>
                <w:szCs w:val="18"/>
              </w:rPr>
              <w:t>FH</w:t>
            </w:r>
          </w:p>
        </w:tc>
        <w:tc>
          <w:tcPr>
            <w:tcW w:w="2382" w:type="dxa"/>
            <w:noWrap/>
            <w:vAlign w:val="center"/>
          </w:tcPr>
          <w:p w14:paraId="10AD2E0F" w14:textId="77777777" w:rsidR="002E1676" w:rsidRDefault="00000000">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5ECCAA46" w14:textId="77777777" w:rsidR="002E1676" w:rsidRDefault="00000000">
            <w:pPr>
              <w:jc w:val="center"/>
              <w:textAlignment w:val="center"/>
              <w:rPr>
                <w:rFonts w:hint="eastAsia"/>
                <w:color w:val="000000"/>
                <w:sz w:val="18"/>
                <w:szCs w:val="18"/>
              </w:rPr>
            </w:pPr>
            <w:r>
              <w:rPr>
                <w:color w:val="000000"/>
                <w:sz w:val="18"/>
                <w:szCs w:val="18"/>
              </w:rPr>
              <w:t>Exon1-10</w:t>
            </w:r>
          </w:p>
        </w:tc>
        <w:tc>
          <w:tcPr>
            <w:tcW w:w="2551" w:type="dxa"/>
            <w:vAlign w:val="center"/>
          </w:tcPr>
          <w:p w14:paraId="6CAD1B70" w14:textId="77777777" w:rsidR="002E1676" w:rsidRDefault="00000000">
            <w:pPr>
              <w:jc w:val="center"/>
              <w:textAlignment w:val="center"/>
              <w:rPr>
                <w:rFonts w:hint="eastAsia"/>
                <w:color w:val="000000"/>
                <w:sz w:val="18"/>
                <w:szCs w:val="18"/>
              </w:rPr>
            </w:pPr>
            <w:r>
              <w:rPr>
                <w:color w:val="000000"/>
                <w:sz w:val="18"/>
                <w:szCs w:val="18"/>
              </w:rPr>
              <w:t>/</w:t>
            </w:r>
          </w:p>
        </w:tc>
      </w:tr>
      <w:tr w:rsidR="002E1676" w14:paraId="02162BD6" w14:textId="77777777">
        <w:trPr>
          <w:trHeight w:val="280"/>
        </w:trPr>
        <w:tc>
          <w:tcPr>
            <w:tcW w:w="1677" w:type="dxa"/>
            <w:noWrap/>
            <w:vAlign w:val="center"/>
          </w:tcPr>
          <w:p w14:paraId="26DA53F5" w14:textId="77777777" w:rsidR="002E1676" w:rsidRDefault="00000000">
            <w:pPr>
              <w:jc w:val="center"/>
              <w:textAlignment w:val="center"/>
              <w:rPr>
                <w:rFonts w:hint="eastAsia"/>
                <w:i/>
                <w:iCs/>
                <w:color w:val="000000"/>
                <w:sz w:val="18"/>
                <w:szCs w:val="18"/>
              </w:rPr>
            </w:pPr>
            <w:r>
              <w:rPr>
                <w:i/>
                <w:iCs/>
                <w:color w:val="000000"/>
                <w:sz w:val="18"/>
                <w:szCs w:val="18"/>
              </w:rPr>
              <w:t>FLT3</w:t>
            </w:r>
          </w:p>
        </w:tc>
        <w:tc>
          <w:tcPr>
            <w:tcW w:w="2382" w:type="dxa"/>
            <w:noWrap/>
            <w:vAlign w:val="center"/>
          </w:tcPr>
          <w:p w14:paraId="20D397B3" w14:textId="77777777" w:rsidR="002E1676" w:rsidRDefault="00000000">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r>
              <w:rPr>
                <w:color w:val="000000"/>
                <w:sz w:val="18"/>
                <w:szCs w:val="18"/>
              </w:rPr>
              <w:t>, CNA</w:t>
            </w:r>
          </w:p>
        </w:tc>
        <w:tc>
          <w:tcPr>
            <w:tcW w:w="3024" w:type="dxa"/>
            <w:noWrap/>
            <w:vAlign w:val="center"/>
          </w:tcPr>
          <w:p w14:paraId="706F829E" w14:textId="77777777" w:rsidR="002E1676" w:rsidRDefault="00000000">
            <w:pPr>
              <w:jc w:val="center"/>
              <w:textAlignment w:val="center"/>
              <w:rPr>
                <w:rFonts w:hint="eastAsia"/>
                <w:color w:val="000000"/>
                <w:sz w:val="18"/>
                <w:szCs w:val="18"/>
              </w:rPr>
            </w:pPr>
            <w:r>
              <w:rPr>
                <w:color w:val="000000"/>
                <w:sz w:val="18"/>
                <w:szCs w:val="18"/>
              </w:rPr>
              <w:t>Exon1-24</w:t>
            </w:r>
          </w:p>
        </w:tc>
        <w:tc>
          <w:tcPr>
            <w:tcW w:w="2551" w:type="dxa"/>
            <w:vAlign w:val="center"/>
          </w:tcPr>
          <w:p w14:paraId="00F2EA61" w14:textId="77777777" w:rsidR="002E1676" w:rsidRDefault="00000000">
            <w:pPr>
              <w:jc w:val="center"/>
              <w:textAlignment w:val="center"/>
              <w:rPr>
                <w:rFonts w:hint="eastAsia"/>
                <w:color w:val="000000"/>
                <w:sz w:val="18"/>
                <w:szCs w:val="18"/>
              </w:rPr>
            </w:pPr>
            <w:r>
              <w:rPr>
                <w:color w:val="000000"/>
                <w:sz w:val="18"/>
                <w:szCs w:val="18"/>
              </w:rPr>
              <w:t>Exon1</w:t>
            </w:r>
          </w:p>
        </w:tc>
      </w:tr>
      <w:tr w:rsidR="002E1676" w14:paraId="708D16A0" w14:textId="77777777">
        <w:trPr>
          <w:trHeight w:val="280"/>
        </w:trPr>
        <w:tc>
          <w:tcPr>
            <w:tcW w:w="1677" w:type="dxa"/>
            <w:noWrap/>
            <w:vAlign w:val="center"/>
          </w:tcPr>
          <w:p w14:paraId="279C64BF" w14:textId="77777777" w:rsidR="002E1676" w:rsidRDefault="00000000">
            <w:pPr>
              <w:jc w:val="center"/>
              <w:textAlignment w:val="center"/>
              <w:rPr>
                <w:rFonts w:hint="eastAsia"/>
                <w:i/>
                <w:iCs/>
                <w:color w:val="000000"/>
                <w:sz w:val="18"/>
                <w:szCs w:val="18"/>
              </w:rPr>
            </w:pPr>
            <w:r>
              <w:rPr>
                <w:i/>
                <w:iCs/>
                <w:color w:val="000000"/>
                <w:sz w:val="18"/>
                <w:szCs w:val="18"/>
              </w:rPr>
              <w:t>FOXA1</w:t>
            </w:r>
          </w:p>
        </w:tc>
        <w:tc>
          <w:tcPr>
            <w:tcW w:w="2382" w:type="dxa"/>
            <w:noWrap/>
            <w:vAlign w:val="center"/>
          </w:tcPr>
          <w:p w14:paraId="35D1B49C" w14:textId="77777777" w:rsidR="002E1676" w:rsidRDefault="00000000">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490A9F39" w14:textId="77777777" w:rsidR="002E1676" w:rsidRDefault="00000000">
            <w:pPr>
              <w:jc w:val="center"/>
              <w:textAlignment w:val="center"/>
              <w:rPr>
                <w:rFonts w:hint="eastAsia"/>
                <w:color w:val="000000"/>
                <w:sz w:val="18"/>
                <w:szCs w:val="18"/>
              </w:rPr>
            </w:pPr>
            <w:r>
              <w:rPr>
                <w:color w:val="000000"/>
                <w:sz w:val="18"/>
                <w:szCs w:val="18"/>
              </w:rPr>
              <w:t>Exon1-2</w:t>
            </w:r>
          </w:p>
        </w:tc>
        <w:tc>
          <w:tcPr>
            <w:tcW w:w="2551" w:type="dxa"/>
            <w:vAlign w:val="center"/>
          </w:tcPr>
          <w:p w14:paraId="378B2812" w14:textId="77777777" w:rsidR="002E1676" w:rsidRDefault="00000000">
            <w:pPr>
              <w:jc w:val="center"/>
              <w:textAlignment w:val="center"/>
              <w:rPr>
                <w:rFonts w:hint="eastAsia"/>
                <w:color w:val="000000"/>
                <w:sz w:val="18"/>
                <w:szCs w:val="18"/>
              </w:rPr>
            </w:pPr>
            <w:r>
              <w:rPr>
                <w:color w:val="000000"/>
                <w:sz w:val="18"/>
                <w:szCs w:val="18"/>
              </w:rPr>
              <w:t>/</w:t>
            </w:r>
          </w:p>
        </w:tc>
      </w:tr>
      <w:tr w:rsidR="002E1676" w14:paraId="101F500B" w14:textId="77777777">
        <w:trPr>
          <w:trHeight w:val="280"/>
        </w:trPr>
        <w:tc>
          <w:tcPr>
            <w:tcW w:w="1677" w:type="dxa"/>
            <w:noWrap/>
            <w:vAlign w:val="center"/>
          </w:tcPr>
          <w:p w14:paraId="6FA9DB07" w14:textId="77777777" w:rsidR="002E1676" w:rsidRDefault="00000000">
            <w:pPr>
              <w:jc w:val="center"/>
              <w:textAlignment w:val="center"/>
              <w:rPr>
                <w:rFonts w:hint="eastAsia"/>
                <w:i/>
                <w:iCs/>
                <w:color w:val="000000"/>
                <w:sz w:val="18"/>
                <w:szCs w:val="18"/>
              </w:rPr>
            </w:pPr>
            <w:r>
              <w:rPr>
                <w:i/>
                <w:iCs/>
                <w:color w:val="000000"/>
                <w:sz w:val="18"/>
                <w:szCs w:val="18"/>
              </w:rPr>
              <w:t>GATA3</w:t>
            </w:r>
          </w:p>
        </w:tc>
        <w:tc>
          <w:tcPr>
            <w:tcW w:w="2382" w:type="dxa"/>
            <w:noWrap/>
            <w:vAlign w:val="center"/>
          </w:tcPr>
          <w:p w14:paraId="624492C1" w14:textId="77777777" w:rsidR="002E1676" w:rsidRDefault="00000000">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7BBECFA6" w14:textId="77777777" w:rsidR="002E1676" w:rsidRDefault="00000000">
            <w:pPr>
              <w:jc w:val="center"/>
              <w:textAlignment w:val="center"/>
              <w:rPr>
                <w:rFonts w:hint="eastAsia"/>
                <w:color w:val="000000"/>
                <w:sz w:val="18"/>
                <w:szCs w:val="18"/>
              </w:rPr>
            </w:pPr>
            <w:r>
              <w:rPr>
                <w:color w:val="000000"/>
                <w:sz w:val="18"/>
                <w:szCs w:val="18"/>
              </w:rPr>
              <w:t>Exon2-6</w:t>
            </w:r>
          </w:p>
        </w:tc>
        <w:tc>
          <w:tcPr>
            <w:tcW w:w="2551" w:type="dxa"/>
            <w:vAlign w:val="center"/>
          </w:tcPr>
          <w:p w14:paraId="623115D4" w14:textId="77777777" w:rsidR="002E1676" w:rsidRDefault="00000000">
            <w:pPr>
              <w:jc w:val="center"/>
              <w:textAlignment w:val="center"/>
              <w:rPr>
                <w:rFonts w:hint="eastAsia"/>
                <w:color w:val="000000"/>
                <w:sz w:val="18"/>
                <w:szCs w:val="18"/>
              </w:rPr>
            </w:pPr>
            <w:r>
              <w:rPr>
                <w:color w:val="000000"/>
                <w:sz w:val="18"/>
                <w:szCs w:val="18"/>
              </w:rPr>
              <w:t>Exon3</w:t>
            </w:r>
          </w:p>
        </w:tc>
      </w:tr>
      <w:tr w:rsidR="002E1676" w14:paraId="55515A8A" w14:textId="77777777">
        <w:trPr>
          <w:trHeight w:val="280"/>
        </w:trPr>
        <w:tc>
          <w:tcPr>
            <w:tcW w:w="1677" w:type="dxa"/>
            <w:noWrap/>
            <w:vAlign w:val="center"/>
          </w:tcPr>
          <w:p w14:paraId="1C4E6A4C" w14:textId="77777777" w:rsidR="002E1676" w:rsidRDefault="00000000">
            <w:pPr>
              <w:jc w:val="center"/>
              <w:textAlignment w:val="center"/>
              <w:rPr>
                <w:rFonts w:hint="eastAsia"/>
                <w:i/>
                <w:iCs/>
                <w:color w:val="000000"/>
                <w:sz w:val="18"/>
                <w:szCs w:val="18"/>
              </w:rPr>
            </w:pPr>
            <w:r>
              <w:rPr>
                <w:i/>
                <w:iCs/>
                <w:color w:val="000000"/>
                <w:sz w:val="18"/>
                <w:szCs w:val="18"/>
              </w:rPr>
              <w:t>GATA6</w:t>
            </w:r>
          </w:p>
        </w:tc>
        <w:tc>
          <w:tcPr>
            <w:tcW w:w="2382" w:type="dxa"/>
            <w:noWrap/>
            <w:vAlign w:val="center"/>
          </w:tcPr>
          <w:p w14:paraId="0750B736" w14:textId="77777777" w:rsidR="002E1676" w:rsidRDefault="00000000">
            <w:pPr>
              <w:jc w:val="center"/>
              <w:textAlignment w:val="center"/>
              <w:rPr>
                <w:rFonts w:hint="eastAsia"/>
                <w:color w:val="000000"/>
                <w:sz w:val="18"/>
                <w:szCs w:val="18"/>
              </w:rPr>
            </w:pPr>
            <w:r>
              <w:rPr>
                <w:color w:val="000000"/>
                <w:sz w:val="18"/>
                <w:szCs w:val="18"/>
              </w:rPr>
              <w:t>CNA</w:t>
            </w:r>
          </w:p>
        </w:tc>
        <w:tc>
          <w:tcPr>
            <w:tcW w:w="3024" w:type="dxa"/>
            <w:noWrap/>
            <w:vAlign w:val="center"/>
          </w:tcPr>
          <w:p w14:paraId="3E913EAD" w14:textId="61D68F54" w:rsidR="002E1676" w:rsidRDefault="00CE20C2">
            <w:pPr>
              <w:jc w:val="center"/>
              <w:textAlignment w:val="center"/>
              <w:rPr>
                <w:rFonts w:hint="eastAsia"/>
                <w:color w:val="000000"/>
                <w:sz w:val="18"/>
                <w:szCs w:val="18"/>
              </w:rPr>
            </w:pPr>
            <w:ins w:id="22" w:author="周蓉" w:date="2026-05-27T14:47:00Z" w16du:dateUtc="2026-05-27T06:47:00Z">
              <w:r w:rsidRPr="00CE20C2">
                <w:rPr>
                  <w:rFonts w:hint="eastAsia"/>
                  <w:color w:val="000000"/>
                  <w:sz w:val="18"/>
                  <w:szCs w:val="18"/>
                </w:rPr>
                <w:t>Exon2-7</w:t>
              </w:r>
            </w:ins>
            <w:del w:id="23" w:author="周蓉" w:date="2026-05-27T14:47:00Z" w16du:dateUtc="2026-05-27T06:47:00Z">
              <w:r w:rsidDel="00CE20C2">
                <w:rPr>
                  <w:color w:val="000000"/>
                  <w:sz w:val="18"/>
                  <w:szCs w:val="18"/>
                </w:rPr>
                <w:delText>/</w:delText>
              </w:r>
            </w:del>
          </w:p>
        </w:tc>
        <w:tc>
          <w:tcPr>
            <w:tcW w:w="2551" w:type="dxa"/>
            <w:vAlign w:val="center"/>
          </w:tcPr>
          <w:p w14:paraId="651E4531" w14:textId="5D8B86D3" w:rsidR="002E1676" w:rsidRDefault="0015769B">
            <w:pPr>
              <w:jc w:val="center"/>
              <w:textAlignment w:val="center"/>
              <w:rPr>
                <w:rFonts w:hint="eastAsia"/>
                <w:color w:val="000000"/>
                <w:sz w:val="18"/>
                <w:szCs w:val="18"/>
              </w:rPr>
            </w:pPr>
            <w:ins w:id="24" w:author="周蓉" w:date="2026-05-27T14:50:00Z" w16du:dateUtc="2026-05-27T06:50:00Z">
              <w:r w:rsidRPr="0015769B">
                <w:rPr>
                  <w:rFonts w:hint="eastAsia"/>
                  <w:color w:val="000000"/>
                  <w:sz w:val="18"/>
                  <w:szCs w:val="18"/>
                </w:rPr>
                <w:t>Exon2-3</w:t>
              </w:r>
            </w:ins>
            <w:del w:id="25" w:author="周蓉" w:date="2026-05-27T14:50:00Z" w16du:dateUtc="2026-05-27T06:50:00Z">
              <w:r w:rsidDel="0015769B">
                <w:rPr>
                  <w:color w:val="000000"/>
                  <w:sz w:val="18"/>
                  <w:szCs w:val="18"/>
                </w:rPr>
                <w:delText>/</w:delText>
              </w:r>
            </w:del>
          </w:p>
        </w:tc>
      </w:tr>
      <w:tr w:rsidR="002E1676" w14:paraId="2D6C75FD" w14:textId="77777777">
        <w:trPr>
          <w:trHeight w:val="280"/>
        </w:trPr>
        <w:tc>
          <w:tcPr>
            <w:tcW w:w="1677" w:type="dxa"/>
            <w:noWrap/>
            <w:vAlign w:val="center"/>
          </w:tcPr>
          <w:p w14:paraId="2D0B55FF" w14:textId="77777777" w:rsidR="002E1676" w:rsidRDefault="00000000">
            <w:pPr>
              <w:jc w:val="center"/>
              <w:textAlignment w:val="center"/>
              <w:rPr>
                <w:rFonts w:hint="eastAsia"/>
                <w:i/>
                <w:iCs/>
                <w:color w:val="000000"/>
                <w:sz w:val="18"/>
                <w:szCs w:val="18"/>
              </w:rPr>
            </w:pPr>
            <w:r>
              <w:rPr>
                <w:i/>
                <w:iCs/>
                <w:color w:val="000000"/>
                <w:sz w:val="18"/>
                <w:szCs w:val="18"/>
              </w:rPr>
              <w:t>GEN1</w:t>
            </w:r>
          </w:p>
        </w:tc>
        <w:tc>
          <w:tcPr>
            <w:tcW w:w="2382" w:type="dxa"/>
            <w:noWrap/>
            <w:vAlign w:val="center"/>
          </w:tcPr>
          <w:p w14:paraId="26EEE6C3" w14:textId="77777777" w:rsidR="002E1676" w:rsidRDefault="00000000">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3617997D" w14:textId="77777777" w:rsidR="002E1676" w:rsidRDefault="00000000">
            <w:pPr>
              <w:jc w:val="center"/>
              <w:textAlignment w:val="center"/>
              <w:rPr>
                <w:rFonts w:hint="eastAsia"/>
                <w:color w:val="000000"/>
                <w:sz w:val="18"/>
                <w:szCs w:val="18"/>
              </w:rPr>
            </w:pPr>
            <w:r>
              <w:rPr>
                <w:color w:val="000000"/>
                <w:sz w:val="18"/>
                <w:szCs w:val="18"/>
              </w:rPr>
              <w:t>Exon2-14</w:t>
            </w:r>
          </w:p>
        </w:tc>
        <w:tc>
          <w:tcPr>
            <w:tcW w:w="2551" w:type="dxa"/>
            <w:vAlign w:val="center"/>
          </w:tcPr>
          <w:p w14:paraId="4268114C" w14:textId="77777777" w:rsidR="002E1676" w:rsidRDefault="00000000">
            <w:pPr>
              <w:jc w:val="center"/>
              <w:textAlignment w:val="center"/>
              <w:rPr>
                <w:rFonts w:hint="eastAsia"/>
                <w:color w:val="000000"/>
                <w:sz w:val="18"/>
                <w:szCs w:val="18"/>
              </w:rPr>
            </w:pPr>
            <w:r>
              <w:rPr>
                <w:color w:val="000000"/>
                <w:sz w:val="18"/>
                <w:szCs w:val="18"/>
              </w:rPr>
              <w:t>/</w:t>
            </w:r>
          </w:p>
        </w:tc>
      </w:tr>
      <w:tr w:rsidR="002E1676" w14:paraId="23953510" w14:textId="77777777">
        <w:trPr>
          <w:trHeight w:val="280"/>
        </w:trPr>
        <w:tc>
          <w:tcPr>
            <w:tcW w:w="1677" w:type="dxa"/>
            <w:noWrap/>
            <w:vAlign w:val="center"/>
          </w:tcPr>
          <w:p w14:paraId="34F73B89" w14:textId="77777777" w:rsidR="002E1676" w:rsidRDefault="00000000">
            <w:pPr>
              <w:jc w:val="center"/>
              <w:textAlignment w:val="center"/>
              <w:rPr>
                <w:rFonts w:hint="eastAsia"/>
                <w:i/>
                <w:iCs/>
                <w:color w:val="000000"/>
                <w:sz w:val="18"/>
                <w:szCs w:val="18"/>
              </w:rPr>
            </w:pPr>
            <w:r>
              <w:rPr>
                <w:i/>
                <w:iCs/>
                <w:color w:val="000000"/>
                <w:sz w:val="18"/>
                <w:szCs w:val="18"/>
              </w:rPr>
              <w:t>GLI1</w:t>
            </w:r>
          </w:p>
        </w:tc>
        <w:tc>
          <w:tcPr>
            <w:tcW w:w="2382" w:type="dxa"/>
            <w:noWrap/>
            <w:vAlign w:val="center"/>
          </w:tcPr>
          <w:p w14:paraId="0BB3BB55" w14:textId="77777777" w:rsidR="002E1676" w:rsidRDefault="00000000">
            <w:pPr>
              <w:jc w:val="center"/>
              <w:textAlignment w:val="center"/>
              <w:rPr>
                <w:rFonts w:hint="eastAsia"/>
                <w:color w:val="000000"/>
                <w:sz w:val="18"/>
                <w:szCs w:val="18"/>
              </w:rPr>
            </w:pPr>
            <w:r>
              <w:rPr>
                <w:color w:val="000000"/>
                <w:sz w:val="18"/>
                <w:szCs w:val="18"/>
              </w:rPr>
              <w:t>CNA</w:t>
            </w:r>
          </w:p>
        </w:tc>
        <w:tc>
          <w:tcPr>
            <w:tcW w:w="3024" w:type="dxa"/>
            <w:noWrap/>
            <w:vAlign w:val="center"/>
          </w:tcPr>
          <w:p w14:paraId="09266713" w14:textId="7BA2B2ED" w:rsidR="002E1676" w:rsidRDefault="0015769B">
            <w:pPr>
              <w:jc w:val="center"/>
              <w:textAlignment w:val="center"/>
              <w:rPr>
                <w:rFonts w:hint="eastAsia"/>
                <w:color w:val="000000"/>
                <w:sz w:val="18"/>
                <w:szCs w:val="18"/>
              </w:rPr>
            </w:pPr>
            <w:ins w:id="26" w:author="周蓉" w:date="2026-05-27T14:51:00Z" w16du:dateUtc="2026-05-27T06:51:00Z">
              <w:r w:rsidRPr="0015769B">
                <w:rPr>
                  <w:rFonts w:hint="eastAsia"/>
                  <w:color w:val="000000"/>
                  <w:sz w:val="18"/>
                  <w:szCs w:val="18"/>
                </w:rPr>
                <w:t>Exon2-12</w:t>
              </w:r>
            </w:ins>
            <w:del w:id="27" w:author="周蓉" w:date="2026-05-27T14:51:00Z" w16du:dateUtc="2026-05-27T06:51:00Z">
              <w:r w:rsidDel="0015769B">
                <w:rPr>
                  <w:color w:val="000000"/>
                  <w:sz w:val="18"/>
                  <w:szCs w:val="18"/>
                </w:rPr>
                <w:delText>/</w:delText>
              </w:r>
            </w:del>
          </w:p>
        </w:tc>
        <w:tc>
          <w:tcPr>
            <w:tcW w:w="2551" w:type="dxa"/>
            <w:vAlign w:val="center"/>
          </w:tcPr>
          <w:p w14:paraId="214D0A69" w14:textId="0CDCD249" w:rsidR="002E1676" w:rsidRDefault="0015769B">
            <w:pPr>
              <w:jc w:val="center"/>
              <w:textAlignment w:val="center"/>
              <w:rPr>
                <w:rFonts w:hint="eastAsia"/>
                <w:color w:val="000000"/>
                <w:sz w:val="18"/>
                <w:szCs w:val="18"/>
              </w:rPr>
            </w:pPr>
            <w:ins w:id="28" w:author="周蓉" w:date="2026-05-27T14:51:00Z" w16du:dateUtc="2026-05-27T06:51:00Z">
              <w:r w:rsidRPr="0015769B">
                <w:rPr>
                  <w:rFonts w:hint="eastAsia"/>
                  <w:color w:val="000000"/>
                  <w:sz w:val="18"/>
                  <w:szCs w:val="18"/>
                </w:rPr>
                <w:t>Exon12</w:t>
              </w:r>
            </w:ins>
            <w:del w:id="29" w:author="周蓉" w:date="2026-05-27T14:51:00Z" w16du:dateUtc="2026-05-27T06:51:00Z">
              <w:r w:rsidDel="0015769B">
                <w:rPr>
                  <w:color w:val="000000"/>
                  <w:sz w:val="18"/>
                  <w:szCs w:val="18"/>
                </w:rPr>
                <w:delText>/</w:delText>
              </w:r>
            </w:del>
          </w:p>
        </w:tc>
      </w:tr>
      <w:tr w:rsidR="002E1676" w14:paraId="6551A7F3" w14:textId="77777777">
        <w:trPr>
          <w:trHeight w:val="280"/>
        </w:trPr>
        <w:tc>
          <w:tcPr>
            <w:tcW w:w="1677" w:type="dxa"/>
            <w:noWrap/>
            <w:vAlign w:val="center"/>
          </w:tcPr>
          <w:p w14:paraId="2E217544" w14:textId="77777777" w:rsidR="002E1676" w:rsidRDefault="00000000">
            <w:pPr>
              <w:jc w:val="center"/>
              <w:textAlignment w:val="center"/>
              <w:rPr>
                <w:rFonts w:hint="eastAsia"/>
                <w:i/>
                <w:iCs/>
                <w:color w:val="000000"/>
                <w:sz w:val="18"/>
                <w:szCs w:val="18"/>
              </w:rPr>
            </w:pPr>
            <w:r>
              <w:rPr>
                <w:i/>
                <w:iCs/>
                <w:color w:val="000000"/>
                <w:sz w:val="18"/>
                <w:szCs w:val="18"/>
              </w:rPr>
              <w:t>GLI2</w:t>
            </w:r>
          </w:p>
        </w:tc>
        <w:tc>
          <w:tcPr>
            <w:tcW w:w="2382" w:type="dxa"/>
            <w:noWrap/>
            <w:vAlign w:val="center"/>
          </w:tcPr>
          <w:p w14:paraId="549C6BFF" w14:textId="77777777" w:rsidR="002E1676" w:rsidRDefault="00000000">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r>
              <w:rPr>
                <w:color w:val="000000"/>
                <w:sz w:val="18"/>
                <w:szCs w:val="18"/>
              </w:rPr>
              <w:t>, CNA</w:t>
            </w:r>
          </w:p>
        </w:tc>
        <w:tc>
          <w:tcPr>
            <w:tcW w:w="3024" w:type="dxa"/>
            <w:noWrap/>
            <w:vAlign w:val="center"/>
          </w:tcPr>
          <w:p w14:paraId="0FE7FB9E" w14:textId="77777777" w:rsidR="002E1676" w:rsidRDefault="00000000">
            <w:pPr>
              <w:jc w:val="center"/>
              <w:textAlignment w:val="center"/>
              <w:rPr>
                <w:rFonts w:hint="eastAsia"/>
                <w:color w:val="000000"/>
                <w:sz w:val="18"/>
                <w:szCs w:val="18"/>
              </w:rPr>
            </w:pPr>
            <w:r>
              <w:rPr>
                <w:color w:val="000000"/>
                <w:sz w:val="18"/>
                <w:szCs w:val="18"/>
              </w:rPr>
              <w:t>Exon2-14</w:t>
            </w:r>
          </w:p>
        </w:tc>
        <w:tc>
          <w:tcPr>
            <w:tcW w:w="2551" w:type="dxa"/>
            <w:vAlign w:val="center"/>
          </w:tcPr>
          <w:p w14:paraId="51AC980A" w14:textId="77777777" w:rsidR="002E1676" w:rsidRDefault="00000000">
            <w:pPr>
              <w:jc w:val="center"/>
              <w:textAlignment w:val="center"/>
              <w:rPr>
                <w:rFonts w:hint="eastAsia"/>
                <w:color w:val="000000"/>
                <w:sz w:val="18"/>
                <w:szCs w:val="18"/>
              </w:rPr>
            </w:pPr>
            <w:r>
              <w:rPr>
                <w:color w:val="000000"/>
                <w:sz w:val="18"/>
                <w:szCs w:val="18"/>
              </w:rPr>
              <w:t>Exon4,7,14</w:t>
            </w:r>
          </w:p>
        </w:tc>
      </w:tr>
      <w:tr w:rsidR="002E1676" w14:paraId="01C8E609" w14:textId="77777777">
        <w:trPr>
          <w:trHeight w:val="280"/>
        </w:trPr>
        <w:tc>
          <w:tcPr>
            <w:tcW w:w="1677" w:type="dxa"/>
            <w:noWrap/>
            <w:vAlign w:val="center"/>
          </w:tcPr>
          <w:p w14:paraId="08A4F9D6" w14:textId="77777777" w:rsidR="002E1676" w:rsidRDefault="00000000">
            <w:pPr>
              <w:jc w:val="center"/>
              <w:textAlignment w:val="center"/>
              <w:rPr>
                <w:rFonts w:hint="eastAsia"/>
                <w:i/>
                <w:iCs/>
                <w:color w:val="000000"/>
                <w:sz w:val="18"/>
                <w:szCs w:val="18"/>
              </w:rPr>
            </w:pPr>
            <w:r>
              <w:rPr>
                <w:i/>
                <w:iCs/>
                <w:color w:val="000000"/>
                <w:sz w:val="18"/>
                <w:szCs w:val="18"/>
              </w:rPr>
              <w:t>GNA11</w:t>
            </w:r>
          </w:p>
        </w:tc>
        <w:tc>
          <w:tcPr>
            <w:tcW w:w="2382" w:type="dxa"/>
            <w:noWrap/>
            <w:vAlign w:val="center"/>
          </w:tcPr>
          <w:p w14:paraId="3C113114" w14:textId="77777777" w:rsidR="002E1676" w:rsidRDefault="00000000">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7A9497CA" w14:textId="77777777" w:rsidR="002E1676" w:rsidRDefault="00000000">
            <w:pPr>
              <w:jc w:val="center"/>
              <w:textAlignment w:val="center"/>
              <w:rPr>
                <w:rFonts w:hint="eastAsia"/>
                <w:color w:val="000000"/>
                <w:sz w:val="18"/>
                <w:szCs w:val="18"/>
              </w:rPr>
            </w:pPr>
            <w:r>
              <w:rPr>
                <w:color w:val="000000"/>
                <w:sz w:val="18"/>
                <w:szCs w:val="18"/>
              </w:rPr>
              <w:t>Exon4-5</w:t>
            </w:r>
          </w:p>
        </w:tc>
        <w:tc>
          <w:tcPr>
            <w:tcW w:w="2551" w:type="dxa"/>
            <w:vAlign w:val="center"/>
          </w:tcPr>
          <w:p w14:paraId="3190242F" w14:textId="77777777" w:rsidR="002E1676" w:rsidRDefault="00000000">
            <w:pPr>
              <w:jc w:val="center"/>
              <w:textAlignment w:val="center"/>
              <w:rPr>
                <w:rFonts w:hint="eastAsia"/>
                <w:color w:val="000000"/>
                <w:sz w:val="18"/>
                <w:szCs w:val="18"/>
              </w:rPr>
            </w:pPr>
            <w:r>
              <w:rPr>
                <w:color w:val="000000"/>
                <w:sz w:val="18"/>
                <w:szCs w:val="18"/>
              </w:rPr>
              <w:t>/</w:t>
            </w:r>
          </w:p>
        </w:tc>
      </w:tr>
      <w:tr w:rsidR="002E1676" w14:paraId="2E095DA6" w14:textId="77777777">
        <w:trPr>
          <w:trHeight w:val="280"/>
        </w:trPr>
        <w:tc>
          <w:tcPr>
            <w:tcW w:w="1677" w:type="dxa"/>
            <w:noWrap/>
            <w:vAlign w:val="center"/>
          </w:tcPr>
          <w:p w14:paraId="132D9B46" w14:textId="77777777" w:rsidR="002E1676" w:rsidRDefault="00000000">
            <w:pPr>
              <w:jc w:val="center"/>
              <w:textAlignment w:val="center"/>
              <w:rPr>
                <w:rFonts w:hint="eastAsia"/>
                <w:i/>
                <w:iCs/>
                <w:color w:val="000000"/>
                <w:sz w:val="18"/>
                <w:szCs w:val="18"/>
              </w:rPr>
            </w:pPr>
            <w:r>
              <w:rPr>
                <w:i/>
                <w:iCs/>
                <w:color w:val="000000"/>
                <w:sz w:val="18"/>
                <w:szCs w:val="18"/>
              </w:rPr>
              <w:t>GNA14</w:t>
            </w:r>
          </w:p>
        </w:tc>
        <w:tc>
          <w:tcPr>
            <w:tcW w:w="2382" w:type="dxa"/>
            <w:noWrap/>
            <w:vAlign w:val="center"/>
          </w:tcPr>
          <w:p w14:paraId="57AA8228" w14:textId="77777777" w:rsidR="002E1676" w:rsidRDefault="00000000">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43500C14" w14:textId="77777777" w:rsidR="002E1676" w:rsidRDefault="00000000">
            <w:pPr>
              <w:jc w:val="center"/>
              <w:textAlignment w:val="center"/>
              <w:rPr>
                <w:rFonts w:hint="eastAsia"/>
                <w:color w:val="000000"/>
                <w:sz w:val="18"/>
                <w:szCs w:val="18"/>
              </w:rPr>
            </w:pPr>
            <w:r>
              <w:rPr>
                <w:color w:val="000000"/>
                <w:sz w:val="18"/>
                <w:szCs w:val="18"/>
              </w:rPr>
              <w:t>Exon4-5</w:t>
            </w:r>
          </w:p>
        </w:tc>
        <w:tc>
          <w:tcPr>
            <w:tcW w:w="2551" w:type="dxa"/>
            <w:vAlign w:val="center"/>
          </w:tcPr>
          <w:p w14:paraId="70EC230B" w14:textId="77777777" w:rsidR="002E1676" w:rsidRDefault="00000000">
            <w:pPr>
              <w:jc w:val="center"/>
              <w:textAlignment w:val="center"/>
              <w:rPr>
                <w:rFonts w:hint="eastAsia"/>
                <w:color w:val="000000"/>
                <w:sz w:val="18"/>
                <w:szCs w:val="18"/>
              </w:rPr>
            </w:pPr>
            <w:r>
              <w:rPr>
                <w:color w:val="000000"/>
                <w:sz w:val="18"/>
                <w:szCs w:val="18"/>
              </w:rPr>
              <w:t>/</w:t>
            </w:r>
          </w:p>
        </w:tc>
      </w:tr>
      <w:tr w:rsidR="002E1676" w14:paraId="61293107" w14:textId="77777777">
        <w:trPr>
          <w:trHeight w:val="280"/>
        </w:trPr>
        <w:tc>
          <w:tcPr>
            <w:tcW w:w="1677" w:type="dxa"/>
            <w:noWrap/>
            <w:vAlign w:val="center"/>
          </w:tcPr>
          <w:p w14:paraId="385A7E80" w14:textId="77777777" w:rsidR="002E1676" w:rsidRDefault="00000000">
            <w:pPr>
              <w:jc w:val="center"/>
              <w:textAlignment w:val="center"/>
              <w:rPr>
                <w:rFonts w:hint="eastAsia"/>
                <w:i/>
                <w:iCs/>
                <w:color w:val="000000"/>
                <w:sz w:val="18"/>
                <w:szCs w:val="18"/>
              </w:rPr>
            </w:pPr>
            <w:r>
              <w:rPr>
                <w:i/>
                <w:iCs/>
                <w:color w:val="000000"/>
                <w:sz w:val="18"/>
                <w:szCs w:val="18"/>
              </w:rPr>
              <w:t>GNAQ</w:t>
            </w:r>
          </w:p>
        </w:tc>
        <w:tc>
          <w:tcPr>
            <w:tcW w:w="2382" w:type="dxa"/>
            <w:noWrap/>
            <w:vAlign w:val="center"/>
          </w:tcPr>
          <w:p w14:paraId="02B3BC23" w14:textId="77777777" w:rsidR="002E1676" w:rsidRDefault="00000000">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444530B4" w14:textId="77777777" w:rsidR="002E1676" w:rsidRDefault="00000000">
            <w:pPr>
              <w:jc w:val="center"/>
              <w:textAlignment w:val="center"/>
              <w:rPr>
                <w:rFonts w:hint="eastAsia"/>
                <w:color w:val="000000"/>
                <w:sz w:val="18"/>
                <w:szCs w:val="18"/>
              </w:rPr>
            </w:pPr>
            <w:r>
              <w:rPr>
                <w:color w:val="000000"/>
                <w:sz w:val="18"/>
                <w:szCs w:val="18"/>
              </w:rPr>
              <w:t>Exon4-5</w:t>
            </w:r>
          </w:p>
        </w:tc>
        <w:tc>
          <w:tcPr>
            <w:tcW w:w="2551" w:type="dxa"/>
            <w:vAlign w:val="center"/>
          </w:tcPr>
          <w:p w14:paraId="2D6A46C1" w14:textId="77777777" w:rsidR="002E1676" w:rsidRDefault="00000000">
            <w:pPr>
              <w:jc w:val="center"/>
              <w:textAlignment w:val="center"/>
              <w:rPr>
                <w:rFonts w:hint="eastAsia"/>
                <w:color w:val="000000"/>
                <w:sz w:val="18"/>
                <w:szCs w:val="18"/>
              </w:rPr>
            </w:pPr>
            <w:r>
              <w:rPr>
                <w:color w:val="000000"/>
                <w:sz w:val="18"/>
                <w:szCs w:val="18"/>
              </w:rPr>
              <w:t>Exon5</w:t>
            </w:r>
          </w:p>
        </w:tc>
      </w:tr>
      <w:tr w:rsidR="002E1676" w14:paraId="4EEC0C8B" w14:textId="77777777">
        <w:trPr>
          <w:trHeight w:val="280"/>
        </w:trPr>
        <w:tc>
          <w:tcPr>
            <w:tcW w:w="1677" w:type="dxa"/>
            <w:noWrap/>
            <w:vAlign w:val="center"/>
          </w:tcPr>
          <w:p w14:paraId="044ACE5C" w14:textId="77777777" w:rsidR="002E1676" w:rsidRDefault="00000000">
            <w:pPr>
              <w:jc w:val="center"/>
              <w:textAlignment w:val="center"/>
              <w:rPr>
                <w:rFonts w:hint="eastAsia"/>
                <w:i/>
                <w:iCs/>
                <w:color w:val="000000"/>
                <w:sz w:val="18"/>
                <w:szCs w:val="18"/>
              </w:rPr>
            </w:pPr>
            <w:r>
              <w:rPr>
                <w:i/>
                <w:iCs/>
                <w:color w:val="000000"/>
                <w:sz w:val="18"/>
                <w:szCs w:val="18"/>
              </w:rPr>
              <w:t>GNAS</w:t>
            </w:r>
          </w:p>
        </w:tc>
        <w:tc>
          <w:tcPr>
            <w:tcW w:w="2382" w:type="dxa"/>
            <w:noWrap/>
            <w:vAlign w:val="center"/>
          </w:tcPr>
          <w:p w14:paraId="44DB59B7" w14:textId="77777777" w:rsidR="002E1676" w:rsidRDefault="00000000">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2E0DA776" w14:textId="77777777" w:rsidR="002E1676" w:rsidRDefault="00000000">
            <w:pPr>
              <w:jc w:val="center"/>
              <w:textAlignment w:val="center"/>
              <w:rPr>
                <w:rFonts w:hint="eastAsia"/>
                <w:color w:val="000000"/>
                <w:sz w:val="18"/>
                <w:szCs w:val="18"/>
              </w:rPr>
            </w:pPr>
            <w:r>
              <w:rPr>
                <w:color w:val="000000"/>
                <w:sz w:val="18"/>
                <w:szCs w:val="18"/>
              </w:rPr>
              <w:t>Exon8,13</w:t>
            </w:r>
          </w:p>
        </w:tc>
        <w:tc>
          <w:tcPr>
            <w:tcW w:w="2551" w:type="dxa"/>
            <w:vAlign w:val="center"/>
          </w:tcPr>
          <w:p w14:paraId="5CDE1582" w14:textId="77777777" w:rsidR="002E1676" w:rsidRDefault="00000000">
            <w:pPr>
              <w:jc w:val="center"/>
              <w:textAlignment w:val="center"/>
              <w:rPr>
                <w:rFonts w:hint="eastAsia"/>
                <w:color w:val="000000"/>
                <w:sz w:val="18"/>
                <w:szCs w:val="18"/>
              </w:rPr>
            </w:pPr>
            <w:r>
              <w:rPr>
                <w:color w:val="000000"/>
                <w:sz w:val="18"/>
                <w:szCs w:val="18"/>
              </w:rPr>
              <w:t>/</w:t>
            </w:r>
          </w:p>
        </w:tc>
      </w:tr>
      <w:tr w:rsidR="002E1676" w14:paraId="1EE7A6AD" w14:textId="77777777">
        <w:trPr>
          <w:trHeight w:val="280"/>
        </w:trPr>
        <w:tc>
          <w:tcPr>
            <w:tcW w:w="1677" w:type="dxa"/>
            <w:noWrap/>
            <w:vAlign w:val="center"/>
          </w:tcPr>
          <w:p w14:paraId="50AA150D" w14:textId="77777777" w:rsidR="002E1676" w:rsidRDefault="00000000">
            <w:pPr>
              <w:jc w:val="center"/>
              <w:textAlignment w:val="center"/>
              <w:rPr>
                <w:rFonts w:hint="eastAsia"/>
                <w:i/>
                <w:iCs/>
                <w:color w:val="000000"/>
                <w:sz w:val="18"/>
                <w:szCs w:val="18"/>
              </w:rPr>
            </w:pPr>
            <w:r>
              <w:rPr>
                <w:i/>
                <w:iCs/>
                <w:color w:val="000000"/>
                <w:sz w:val="18"/>
                <w:szCs w:val="18"/>
              </w:rPr>
              <w:t>GTF2I</w:t>
            </w:r>
          </w:p>
        </w:tc>
        <w:tc>
          <w:tcPr>
            <w:tcW w:w="2382" w:type="dxa"/>
            <w:noWrap/>
            <w:vAlign w:val="center"/>
          </w:tcPr>
          <w:p w14:paraId="27F6646C" w14:textId="77777777" w:rsidR="002E1676" w:rsidRDefault="00000000">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32774EC3" w14:textId="77777777" w:rsidR="002E1676" w:rsidRDefault="00000000">
            <w:pPr>
              <w:jc w:val="center"/>
              <w:textAlignment w:val="center"/>
              <w:rPr>
                <w:rFonts w:hint="eastAsia"/>
                <w:color w:val="000000"/>
                <w:sz w:val="18"/>
                <w:szCs w:val="18"/>
              </w:rPr>
            </w:pPr>
            <w:r>
              <w:rPr>
                <w:color w:val="000000"/>
                <w:sz w:val="18"/>
                <w:szCs w:val="18"/>
              </w:rPr>
              <w:t>Exon15</w:t>
            </w:r>
          </w:p>
        </w:tc>
        <w:tc>
          <w:tcPr>
            <w:tcW w:w="2551" w:type="dxa"/>
            <w:vAlign w:val="center"/>
          </w:tcPr>
          <w:p w14:paraId="26156C47" w14:textId="77777777" w:rsidR="002E1676" w:rsidRDefault="00000000">
            <w:pPr>
              <w:jc w:val="center"/>
              <w:textAlignment w:val="center"/>
              <w:rPr>
                <w:rFonts w:hint="eastAsia"/>
                <w:color w:val="000000"/>
                <w:sz w:val="18"/>
                <w:szCs w:val="18"/>
              </w:rPr>
            </w:pPr>
            <w:r>
              <w:rPr>
                <w:color w:val="000000"/>
                <w:sz w:val="18"/>
                <w:szCs w:val="18"/>
              </w:rPr>
              <w:t>/</w:t>
            </w:r>
          </w:p>
        </w:tc>
      </w:tr>
      <w:tr w:rsidR="002E1676" w14:paraId="6741A8A6" w14:textId="77777777">
        <w:trPr>
          <w:trHeight w:val="280"/>
        </w:trPr>
        <w:tc>
          <w:tcPr>
            <w:tcW w:w="1677" w:type="dxa"/>
            <w:noWrap/>
            <w:vAlign w:val="center"/>
          </w:tcPr>
          <w:p w14:paraId="37F20E3E" w14:textId="77777777" w:rsidR="002E1676" w:rsidRDefault="00000000">
            <w:pPr>
              <w:jc w:val="center"/>
              <w:textAlignment w:val="center"/>
              <w:rPr>
                <w:rFonts w:hint="eastAsia"/>
                <w:i/>
                <w:iCs/>
                <w:color w:val="000000"/>
                <w:sz w:val="18"/>
                <w:szCs w:val="18"/>
              </w:rPr>
            </w:pPr>
            <w:r>
              <w:rPr>
                <w:i/>
                <w:iCs/>
                <w:color w:val="000000"/>
                <w:sz w:val="18"/>
                <w:szCs w:val="18"/>
              </w:rPr>
              <w:t>H3-3A</w:t>
            </w:r>
          </w:p>
        </w:tc>
        <w:tc>
          <w:tcPr>
            <w:tcW w:w="2382" w:type="dxa"/>
            <w:noWrap/>
            <w:vAlign w:val="center"/>
          </w:tcPr>
          <w:p w14:paraId="5C1940BB" w14:textId="77777777" w:rsidR="002E1676" w:rsidRDefault="00000000">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4FD52877" w14:textId="77777777" w:rsidR="002E1676" w:rsidRDefault="00000000">
            <w:pPr>
              <w:jc w:val="center"/>
              <w:textAlignment w:val="center"/>
              <w:rPr>
                <w:rFonts w:hint="eastAsia"/>
                <w:color w:val="000000"/>
                <w:sz w:val="18"/>
                <w:szCs w:val="18"/>
              </w:rPr>
            </w:pPr>
            <w:r>
              <w:rPr>
                <w:color w:val="000000"/>
                <w:sz w:val="18"/>
                <w:szCs w:val="18"/>
              </w:rPr>
              <w:t>Exon2</w:t>
            </w:r>
          </w:p>
        </w:tc>
        <w:tc>
          <w:tcPr>
            <w:tcW w:w="2551" w:type="dxa"/>
            <w:vAlign w:val="center"/>
          </w:tcPr>
          <w:p w14:paraId="3F7E319A" w14:textId="77777777" w:rsidR="002E1676" w:rsidRDefault="00000000">
            <w:pPr>
              <w:jc w:val="center"/>
              <w:textAlignment w:val="center"/>
              <w:rPr>
                <w:rFonts w:hint="eastAsia"/>
                <w:color w:val="000000"/>
                <w:sz w:val="18"/>
                <w:szCs w:val="18"/>
              </w:rPr>
            </w:pPr>
            <w:r>
              <w:rPr>
                <w:color w:val="000000"/>
                <w:sz w:val="18"/>
                <w:szCs w:val="18"/>
              </w:rPr>
              <w:t>/</w:t>
            </w:r>
          </w:p>
        </w:tc>
      </w:tr>
      <w:tr w:rsidR="002E1676" w14:paraId="4759FD8B" w14:textId="77777777">
        <w:trPr>
          <w:trHeight w:val="280"/>
        </w:trPr>
        <w:tc>
          <w:tcPr>
            <w:tcW w:w="1677" w:type="dxa"/>
            <w:noWrap/>
            <w:vAlign w:val="center"/>
          </w:tcPr>
          <w:p w14:paraId="5CEFE1FD" w14:textId="77777777" w:rsidR="002E1676" w:rsidRDefault="00000000">
            <w:pPr>
              <w:jc w:val="center"/>
              <w:textAlignment w:val="center"/>
              <w:rPr>
                <w:rFonts w:hint="eastAsia"/>
                <w:i/>
                <w:iCs/>
                <w:color w:val="000000"/>
                <w:sz w:val="18"/>
                <w:szCs w:val="18"/>
              </w:rPr>
            </w:pPr>
            <w:r>
              <w:rPr>
                <w:i/>
                <w:iCs/>
                <w:color w:val="000000"/>
                <w:sz w:val="18"/>
                <w:szCs w:val="18"/>
              </w:rPr>
              <w:t>H3C2</w:t>
            </w:r>
          </w:p>
        </w:tc>
        <w:tc>
          <w:tcPr>
            <w:tcW w:w="2382" w:type="dxa"/>
            <w:noWrap/>
            <w:vAlign w:val="center"/>
          </w:tcPr>
          <w:p w14:paraId="79BD8026" w14:textId="77777777" w:rsidR="002E1676" w:rsidRDefault="00000000">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75EA1874" w14:textId="77777777" w:rsidR="002E1676" w:rsidRDefault="00000000">
            <w:pPr>
              <w:jc w:val="center"/>
              <w:textAlignment w:val="center"/>
              <w:rPr>
                <w:rFonts w:hint="eastAsia"/>
                <w:color w:val="000000"/>
                <w:sz w:val="18"/>
                <w:szCs w:val="18"/>
              </w:rPr>
            </w:pPr>
            <w:r>
              <w:rPr>
                <w:color w:val="000000"/>
                <w:sz w:val="18"/>
                <w:szCs w:val="18"/>
              </w:rPr>
              <w:t>Exon1</w:t>
            </w:r>
          </w:p>
        </w:tc>
        <w:tc>
          <w:tcPr>
            <w:tcW w:w="2551" w:type="dxa"/>
            <w:vAlign w:val="center"/>
          </w:tcPr>
          <w:p w14:paraId="30B914A6" w14:textId="77777777" w:rsidR="002E1676" w:rsidRDefault="00000000">
            <w:pPr>
              <w:jc w:val="center"/>
              <w:textAlignment w:val="center"/>
              <w:rPr>
                <w:rFonts w:hint="eastAsia"/>
                <w:color w:val="000000"/>
                <w:sz w:val="18"/>
                <w:szCs w:val="18"/>
              </w:rPr>
            </w:pPr>
            <w:r>
              <w:rPr>
                <w:color w:val="000000"/>
                <w:sz w:val="18"/>
                <w:szCs w:val="18"/>
              </w:rPr>
              <w:t>/</w:t>
            </w:r>
          </w:p>
        </w:tc>
      </w:tr>
      <w:tr w:rsidR="002E1676" w14:paraId="61435201" w14:textId="77777777">
        <w:trPr>
          <w:trHeight w:val="280"/>
        </w:trPr>
        <w:tc>
          <w:tcPr>
            <w:tcW w:w="1677" w:type="dxa"/>
            <w:noWrap/>
            <w:vAlign w:val="center"/>
          </w:tcPr>
          <w:p w14:paraId="6260A425" w14:textId="77777777" w:rsidR="002E1676" w:rsidRDefault="00000000">
            <w:pPr>
              <w:jc w:val="center"/>
              <w:textAlignment w:val="center"/>
              <w:rPr>
                <w:rFonts w:hint="eastAsia"/>
                <w:i/>
                <w:iCs/>
                <w:color w:val="000000"/>
                <w:sz w:val="18"/>
                <w:szCs w:val="18"/>
              </w:rPr>
            </w:pPr>
            <w:r>
              <w:rPr>
                <w:i/>
                <w:iCs/>
                <w:color w:val="000000"/>
                <w:sz w:val="18"/>
                <w:szCs w:val="18"/>
              </w:rPr>
              <w:t>H3C3</w:t>
            </w:r>
          </w:p>
        </w:tc>
        <w:tc>
          <w:tcPr>
            <w:tcW w:w="2382" w:type="dxa"/>
            <w:noWrap/>
            <w:vAlign w:val="center"/>
          </w:tcPr>
          <w:p w14:paraId="308619CD" w14:textId="77777777" w:rsidR="002E1676" w:rsidRDefault="00000000">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239898B4" w14:textId="77777777" w:rsidR="002E1676" w:rsidRDefault="00000000">
            <w:pPr>
              <w:jc w:val="center"/>
              <w:textAlignment w:val="center"/>
              <w:rPr>
                <w:rFonts w:hint="eastAsia"/>
                <w:color w:val="000000"/>
                <w:sz w:val="18"/>
                <w:szCs w:val="18"/>
              </w:rPr>
            </w:pPr>
            <w:r>
              <w:rPr>
                <w:color w:val="000000"/>
                <w:sz w:val="18"/>
                <w:szCs w:val="18"/>
              </w:rPr>
              <w:t>Exon1</w:t>
            </w:r>
          </w:p>
        </w:tc>
        <w:tc>
          <w:tcPr>
            <w:tcW w:w="2551" w:type="dxa"/>
            <w:vAlign w:val="center"/>
          </w:tcPr>
          <w:p w14:paraId="3026F2F4" w14:textId="77777777" w:rsidR="002E1676" w:rsidRDefault="00000000">
            <w:pPr>
              <w:jc w:val="center"/>
              <w:textAlignment w:val="center"/>
              <w:rPr>
                <w:rFonts w:hint="eastAsia"/>
                <w:color w:val="000000"/>
                <w:sz w:val="18"/>
                <w:szCs w:val="18"/>
              </w:rPr>
            </w:pPr>
            <w:r>
              <w:rPr>
                <w:color w:val="000000"/>
                <w:sz w:val="18"/>
                <w:szCs w:val="18"/>
              </w:rPr>
              <w:t>/</w:t>
            </w:r>
          </w:p>
        </w:tc>
      </w:tr>
      <w:tr w:rsidR="002E1676" w14:paraId="2C26DEF7" w14:textId="77777777">
        <w:trPr>
          <w:trHeight w:val="280"/>
        </w:trPr>
        <w:tc>
          <w:tcPr>
            <w:tcW w:w="1677" w:type="dxa"/>
            <w:noWrap/>
            <w:vAlign w:val="center"/>
          </w:tcPr>
          <w:p w14:paraId="6EADE89F" w14:textId="77777777" w:rsidR="002E1676" w:rsidRDefault="00000000">
            <w:pPr>
              <w:jc w:val="center"/>
              <w:textAlignment w:val="center"/>
              <w:rPr>
                <w:rFonts w:hint="eastAsia"/>
                <w:i/>
                <w:iCs/>
                <w:color w:val="000000"/>
                <w:sz w:val="18"/>
                <w:szCs w:val="18"/>
              </w:rPr>
            </w:pPr>
            <w:r>
              <w:rPr>
                <w:i/>
                <w:iCs/>
                <w:color w:val="000000"/>
                <w:sz w:val="18"/>
                <w:szCs w:val="18"/>
              </w:rPr>
              <w:t>HDAC2</w:t>
            </w:r>
          </w:p>
        </w:tc>
        <w:tc>
          <w:tcPr>
            <w:tcW w:w="2382" w:type="dxa"/>
            <w:noWrap/>
            <w:vAlign w:val="center"/>
          </w:tcPr>
          <w:p w14:paraId="20C20A0F" w14:textId="77777777" w:rsidR="002E1676" w:rsidRDefault="00000000">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4F08A350" w14:textId="77777777" w:rsidR="002E1676" w:rsidRDefault="00000000">
            <w:pPr>
              <w:jc w:val="center"/>
              <w:textAlignment w:val="center"/>
              <w:rPr>
                <w:rFonts w:hint="eastAsia"/>
                <w:color w:val="000000"/>
                <w:sz w:val="18"/>
                <w:szCs w:val="18"/>
              </w:rPr>
            </w:pPr>
            <w:r>
              <w:rPr>
                <w:color w:val="000000"/>
                <w:sz w:val="18"/>
                <w:szCs w:val="18"/>
              </w:rPr>
              <w:t>Exon1-14</w:t>
            </w:r>
          </w:p>
        </w:tc>
        <w:tc>
          <w:tcPr>
            <w:tcW w:w="2551" w:type="dxa"/>
            <w:vAlign w:val="center"/>
          </w:tcPr>
          <w:p w14:paraId="196E00F1" w14:textId="77777777" w:rsidR="002E1676" w:rsidRDefault="00000000">
            <w:pPr>
              <w:jc w:val="center"/>
              <w:textAlignment w:val="center"/>
              <w:rPr>
                <w:rFonts w:hint="eastAsia"/>
                <w:color w:val="000000"/>
                <w:sz w:val="18"/>
                <w:szCs w:val="18"/>
              </w:rPr>
            </w:pPr>
            <w:r>
              <w:rPr>
                <w:color w:val="000000"/>
                <w:sz w:val="18"/>
                <w:szCs w:val="18"/>
              </w:rPr>
              <w:t>/</w:t>
            </w:r>
          </w:p>
        </w:tc>
      </w:tr>
      <w:tr w:rsidR="002E1676" w14:paraId="32DB3916" w14:textId="77777777">
        <w:trPr>
          <w:trHeight w:val="280"/>
        </w:trPr>
        <w:tc>
          <w:tcPr>
            <w:tcW w:w="1677" w:type="dxa"/>
            <w:noWrap/>
            <w:vAlign w:val="center"/>
          </w:tcPr>
          <w:p w14:paraId="6A447328" w14:textId="77777777" w:rsidR="002E1676" w:rsidRDefault="00000000">
            <w:pPr>
              <w:jc w:val="center"/>
              <w:textAlignment w:val="center"/>
              <w:rPr>
                <w:rFonts w:hint="eastAsia"/>
                <w:i/>
                <w:iCs/>
                <w:color w:val="000000"/>
                <w:sz w:val="18"/>
                <w:szCs w:val="18"/>
              </w:rPr>
            </w:pPr>
            <w:r>
              <w:rPr>
                <w:i/>
                <w:iCs/>
                <w:color w:val="000000"/>
                <w:sz w:val="18"/>
                <w:szCs w:val="18"/>
              </w:rPr>
              <w:t>HOXB13</w:t>
            </w:r>
          </w:p>
        </w:tc>
        <w:tc>
          <w:tcPr>
            <w:tcW w:w="2382" w:type="dxa"/>
            <w:noWrap/>
            <w:vAlign w:val="center"/>
          </w:tcPr>
          <w:p w14:paraId="5F02C608" w14:textId="77777777" w:rsidR="002E1676" w:rsidRDefault="00000000">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08740E75" w14:textId="77777777" w:rsidR="002E1676" w:rsidRDefault="00000000">
            <w:pPr>
              <w:jc w:val="center"/>
              <w:textAlignment w:val="center"/>
              <w:rPr>
                <w:rFonts w:hint="eastAsia"/>
                <w:color w:val="000000"/>
                <w:sz w:val="18"/>
                <w:szCs w:val="18"/>
              </w:rPr>
            </w:pPr>
            <w:r>
              <w:rPr>
                <w:color w:val="000000"/>
                <w:sz w:val="18"/>
                <w:szCs w:val="18"/>
              </w:rPr>
              <w:t>Exon1-2</w:t>
            </w:r>
          </w:p>
        </w:tc>
        <w:tc>
          <w:tcPr>
            <w:tcW w:w="2551" w:type="dxa"/>
            <w:vAlign w:val="center"/>
          </w:tcPr>
          <w:p w14:paraId="675B410B" w14:textId="77777777" w:rsidR="002E1676" w:rsidRDefault="00000000">
            <w:pPr>
              <w:jc w:val="center"/>
              <w:textAlignment w:val="center"/>
              <w:rPr>
                <w:rFonts w:hint="eastAsia"/>
                <w:color w:val="000000"/>
                <w:sz w:val="18"/>
                <w:szCs w:val="18"/>
              </w:rPr>
            </w:pPr>
            <w:r>
              <w:rPr>
                <w:color w:val="000000"/>
                <w:sz w:val="18"/>
                <w:szCs w:val="18"/>
              </w:rPr>
              <w:t>/</w:t>
            </w:r>
          </w:p>
        </w:tc>
      </w:tr>
      <w:tr w:rsidR="002E1676" w14:paraId="696F56D9" w14:textId="77777777">
        <w:trPr>
          <w:trHeight w:val="280"/>
        </w:trPr>
        <w:tc>
          <w:tcPr>
            <w:tcW w:w="1677" w:type="dxa"/>
            <w:noWrap/>
            <w:vAlign w:val="center"/>
          </w:tcPr>
          <w:p w14:paraId="1F29BEA9" w14:textId="77777777" w:rsidR="002E1676" w:rsidRDefault="00000000">
            <w:pPr>
              <w:jc w:val="center"/>
              <w:textAlignment w:val="center"/>
              <w:rPr>
                <w:rFonts w:hint="eastAsia"/>
                <w:i/>
                <w:iCs/>
                <w:color w:val="000000"/>
                <w:sz w:val="18"/>
                <w:szCs w:val="18"/>
              </w:rPr>
            </w:pPr>
            <w:r>
              <w:rPr>
                <w:i/>
                <w:iCs/>
                <w:color w:val="000000"/>
                <w:sz w:val="18"/>
                <w:szCs w:val="18"/>
              </w:rPr>
              <w:t>HRAS</w:t>
            </w:r>
          </w:p>
        </w:tc>
        <w:tc>
          <w:tcPr>
            <w:tcW w:w="2382" w:type="dxa"/>
            <w:noWrap/>
            <w:vAlign w:val="center"/>
          </w:tcPr>
          <w:p w14:paraId="1F841FAE" w14:textId="77777777" w:rsidR="002E1676" w:rsidRDefault="00000000">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2AC01839" w14:textId="77777777" w:rsidR="002E1676" w:rsidRDefault="00000000">
            <w:pPr>
              <w:jc w:val="center"/>
              <w:textAlignment w:val="center"/>
              <w:rPr>
                <w:rFonts w:hint="eastAsia"/>
                <w:color w:val="000000"/>
                <w:sz w:val="18"/>
                <w:szCs w:val="18"/>
              </w:rPr>
            </w:pPr>
            <w:r>
              <w:rPr>
                <w:color w:val="000000"/>
                <w:sz w:val="18"/>
                <w:szCs w:val="18"/>
              </w:rPr>
              <w:t>Exon2-4</w:t>
            </w:r>
          </w:p>
        </w:tc>
        <w:tc>
          <w:tcPr>
            <w:tcW w:w="2551" w:type="dxa"/>
            <w:vAlign w:val="center"/>
          </w:tcPr>
          <w:p w14:paraId="266E1D86" w14:textId="77777777" w:rsidR="002E1676" w:rsidRDefault="00000000">
            <w:pPr>
              <w:jc w:val="center"/>
              <w:textAlignment w:val="center"/>
              <w:rPr>
                <w:rFonts w:hint="eastAsia"/>
                <w:color w:val="000000"/>
                <w:sz w:val="18"/>
                <w:szCs w:val="18"/>
              </w:rPr>
            </w:pPr>
            <w:r>
              <w:rPr>
                <w:color w:val="000000"/>
                <w:sz w:val="18"/>
                <w:szCs w:val="18"/>
              </w:rPr>
              <w:t>Exon2</w:t>
            </w:r>
          </w:p>
        </w:tc>
      </w:tr>
      <w:tr w:rsidR="002E1676" w14:paraId="76D5BDD0" w14:textId="77777777">
        <w:trPr>
          <w:trHeight w:val="280"/>
        </w:trPr>
        <w:tc>
          <w:tcPr>
            <w:tcW w:w="1677" w:type="dxa"/>
            <w:noWrap/>
            <w:vAlign w:val="center"/>
          </w:tcPr>
          <w:p w14:paraId="6F63B35F" w14:textId="77777777" w:rsidR="002E1676" w:rsidRDefault="00000000">
            <w:pPr>
              <w:jc w:val="center"/>
              <w:textAlignment w:val="center"/>
              <w:rPr>
                <w:rFonts w:hint="eastAsia"/>
                <w:i/>
                <w:iCs/>
                <w:color w:val="000000"/>
                <w:sz w:val="18"/>
                <w:szCs w:val="18"/>
              </w:rPr>
            </w:pPr>
            <w:r>
              <w:rPr>
                <w:i/>
                <w:iCs/>
                <w:color w:val="000000"/>
                <w:sz w:val="18"/>
                <w:szCs w:val="18"/>
              </w:rPr>
              <w:t>HSD3B1</w:t>
            </w:r>
          </w:p>
        </w:tc>
        <w:tc>
          <w:tcPr>
            <w:tcW w:w="2382" w:type="dxa"/>
            <w:noWrap/>
            <w:vAlign w:val="center"/>
          </w:tcPr>
          <w:p w14:paraId="5EE53CF8" w14:textId="77777777" w:rsidR="002E1676" w:rsidRDefault="00000000">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1B60E0DE" w14:textId="77777777" w:rsidR="002E1676" w:rsidRDefault="00000000">
            <w:pPr>
              <w:jc w:val="center"/>
              <w:textAlignment w:val="center"/>
              <w:rPr>
                <w:rFonts w:hint="eastAsia"/>
                <w:color w:val="000000"/>
                <w:sz w:val="18"/>
                <w:szCs w:val="18"/>
              </w:rPr>
            </w:pPr>
            <w:r>
              <w:rPr>
                <w:color w:val="000000"/>
                <w:sz w:val="18"/>
                <w:szCs w:val="18"/>
              </w:rPr>
              <w:t>Exon4</w:t>
            </w:r>
          </w:p>
        </w:tc>
        <w:tc>
          <w:tcPr>
            <w:tcW w:w="2551" w:type="dxa"/>
            <w:vAlign w:val="center"/>
          </w:tcPr>
          <w:p w14:paraId="6E9F7844" w14:textId="77777777" w:rsidR="002E1676" w:rsidRDefault="00000000">
            <w:pPr>
              <w:jc w:val="center"/>
              <w:textAlignment w:val="center"/>
              <w:rPr>
                <w:rFonts w:hint="eastAsia"/>
                <w:color w:val="000000"/>
                <w:sz w:val="18"/>
                <w:szCs w:val="18"/>
              </w:rPr>
            </w:pPr>
            <w:r>
              <w:rPr>
                <w:color w:val="000000"/>
                <w:sz w:val="18"/>
                <w:szCs w:val="18"/>
              </w:rPr>
              <w:t>Exon4</w:t>
            </w:r>
          </w:p>
        </w:tc>
      </w:tr>
      <w:tr w:rsidR="002E1676" w14:paraId="0709095B" w14:textId="77777777">
        <w:trPr>
          <w:trHeight w:val="280"/>
        </w:trPr>
        <w:tc>
          <w:tcPr>
            <w:tcW w:w="1677" w:type="dxa"/>
            <w:noWrap/>
            <w:vAlign w:val="center"/>
          </w:tcPr>
          <w:p w14:paraId="00DFD12C" w14:textId="77777777" w:rsidR="002E1676" w:rsidRDefault="00000000">
            <w:pPr>
              <w:jc w:val="center"/>
              <w:textAlignment w:val="center"/>
              <w:rPr>
                <w:rFonts w:hint="eastAsia"/>
                <w:i/>
                <w:iCs/>
                <w:color w:val="000000"/>
                <w:sz w:val="18"/>
                <w:szCs w:val="18"/>
              </w:rPr>
            </w:pPr>
            <w:r>
              <w:rPr>
                <w:i/>
                <w:iCs/>
                <w:color w:val="000000"/>
                <w:sz w:val="18"/>
                <w:szCs w:val="18"/>
              </w:rPr>
              <w:t>IDH1</w:t>
            </w:r>
          </w:p>
        </w:tc>
        <w:tc>
          <w:tcPr>
            <w:tcW w:w="2382" w:type="dxa"/>
            <w:noWrap/>
            <w:vAlign w:val="center"/>
          </w:tcPr>
          <w:p w14:paraId="25683B29" w14:textId="77777777" w:rsidR="002E1676" w:rsidRDefault="00000000">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2AB253E3" w14:textId="77777777" w:rsidR="002E1676" w:rsidRDefault="00000000">
            <w:pPr>
              <w:jc w:val="center"/>
              <w:textAlignment w:val="center"/>
              <w:rPr>
                <w:rFonts w:hint="eastAsia"/>
                <w:color w:val="000000"/>
                <w:sz w:val="18"/>
                <w:szCs w:val="18"/>
              </w:rPr>
            </w:pPr>
            <w:r>
              <w:rPr>
                <w:color w:val="000000"/>
                <w:sz w:val="18"/>
                <w:szCs w:val="18"/>
              </w:rPr>
              <w:t>Exon3-10</w:t>
            </w:r>
          </w:p>
        </w:tc>
        <w:tc>
          <w:tcPr>
            <w:tcW w:w="2551" w:type="dxa"/>
            <w:vAlign w:val="center"/>
          </w:tcPr>
          <w:p w14:paraId="1648EF17" w14:textId="77777777" w:rsidR="002E1676" w:rsidRDefault="00000000">
            <w:pPr>
              <w:jc w:val="center"/>
              <w:textAlignment w:val="center"/>
              <w:rPr>
                <w:rFonts w:hint="eastAsia"/>
                <w:color w:val="000000"/>
                <w:sz w:val="18"/>
                <w:szCs w:val="18"/>
              </w:rPr>
            </w:pPr>
            <w:r>
              <w:rPr>
                <w:color w:val="000000"/>
                <w:sz w:val="18"/>
                <w:szCs w:val="18"/>
              </w:rPr>
              <w:t>/</w:t>
            </w:r>
          </w:p>
        </w:tc>
      </w:tr>
      <w:tr w:rsidR="002E1676" w14:paraId="0AFA9B38" w14:textId="77777777">
        <w:trPr>
          <w:trHeight w:val="280"/>
        </w:trPr>
        <w:tc>
          <w:tcPr>
            <w:tcW w:w="1677" w:type="dxa"/>
            <w:noWrap/>
            <w:vAlign w:val="center"/>
          </w:tcPr>
          <w:p w14:paraId="00B8A88A" w14:textId="77777777" w:rsidR="002E1676" w:rsidRDefault="00000000">
            <w:pPr>
              <w:jc w:val="center"/>
              <w:textAlignment w:val="center"/>
              <w:rPr>
                <w:rFonts w:hint="eastAsia"/>
                <w:i/>
                <w:iCs/>
                <w:color w:val="000000"/>
                <w:sz w:val="18"/>
                <w:szCs w:val="18"/>
              </w:rPr>
            </w:pPr>
            <w:r>
              <w:rPr>
                <w:i/>
                <w:iCs/>
                <w:color w:val="000000"/>
                <w:sz w:val="18"/>
                <w:szCs w:val="18"/>
              </w:rPr>
              <w:t>IDH2</w:t>
            </w:r>
          </w:p>
        </w:tc>
        <w:tc>
          <w:tcPr>
            <w:tcW w:w="2382" w:type="dxa"/>
            <w:noWrap/>
            <w:vAlign w:val="center"/>
          </w:tcPr>
          <w:p w14:paraId="47266201" w14:textId="77777777" w:rsidR="002E1676" w:rsidRDefault="00000000">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268A9479" w14:textId="77777777" w:rsidR="002E1676" w:rsidRDefault="00000000">
            <w:pPr>
              <w:jc w:val="center"/>
              <w:textAlignment w:val="center"/>
              <w:rPr>
                <w:rFonts w:hint="eastAsia"/>
                <w:color w:val="000000"/>
                <w:sz w:val="18"/>
                <w:szCs w:val="18"/>
              </w:rPr>
            </w:pPr>
            <w:r>
              <w:rPr>
                <w:color w:val="000000"/>
                <w:sz w:val="18"/>
                <w:szCs w:val="18"/>
              </w:rPr>
              <w:t>Exon1-11</w:t>
            </w:r>
          </w:p>
        </w:tc>
        <w:tc>
          <w:tcPr>
            <w:tcW w:w="2551" w:type="dxa"/>
            <w:vAlign w:val="center"/>
          </w:tcPr>
          <w:p w14:paraId="2D6EB3F5" w14:textId="77777777" w:rsidR="002E1676" w:rsidRDefault="00000000">
            <w:pPr>
              <w:jc w:val="center"/>
              <w:textAlignment w:val="center"/>
              <w:rPr>
                <w:rFonts w:hint="eastAsia"/>
                <w:color w:val="000000"/>
                <w:sz w:val="18"/>
                <w:szCs w:val="18"/>
              </w:rPr>
            </w:pPr>
            <w:r>
              <w:rPr>
                <w:color w:val="000000"/>
                <w:sz w:val="18"/>
                <w:szCs w:val="18"/>
              </w:rPr>
              <w:t>/</w:t>
            </w:r>
          </w:p>
        </w:tc>
      </w:tr>
      <w:tr w:rsidR="002E1676" w14:paraId="55A6EAC3" w14:textId="77777777">
        <w:trPr>
          <w:trHeight w:val="280"/>
        </w:trPr>
        <w:tc>
          <w:tcPr>
            <w:tcW w:w="1677" w:type="dxa"/>
            <w:noWrap/>
            <w:vAlign w:val="center"/>
          </w:tcPr>
          <w:p w14:paraId="4B216552" w14:textId="77777777" w:rsidR="002E1676" w:rsidRDefault="00000000">
            <w:pPr>
              <w:jc w:val="center"/>
              <w:textAlignment w:val="center"/>
              <w:rPr>
                <w:rFonts w:hint="eastAsia"/>
                <w:i/>
                <w:iCs/>
                <w:color w:val="000000"/>
                <w:sz w:val="18"/>
                <w:szCs w:val="18"/>
              </w:rPr>
            </w:pPr>
            <w:r>
              <w:rPr>
                <w:i/>
                <w:iCs/>
                <w:color w:val="000000"/>
                <w:sz w:val="18"/>
                <w:szCs w:val="18"/>
              </w:rPr>
              <w:t>IFNGR1</w:t>
            </w:r>
          </w:p>
        </w:tc>
        <w:tc>
          <w:tcPr>
            <w:tcW w:w="2382" w:type="dxa"/>
            <w:noWrap/>
            <w:vAlign w:val="center"/>
          </w:tcPr>
          <w:p w14:paraId="5B38DA8C" w14:textId="77777777" w:rsidR="002E1676" w:rsidRDefault="00000000">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2F250BF2" w14:textId="77777777" w:rsidR="002E1676" w:rsidRDefault="00000000">
            <w:pPr>
              <w:jc w:val="center"/>
              <w:textAlignment w:val="center"/>
              <w:rPr>
                <w:rFonts w:hint="eastAsia"/>
                <w:color w:val="000000"/>
                <w:sz w:val="18"/>
                <w:szCs w:val="18"/>
              </w:rPr>
            </w:pPr>
            <w:r>
              <w:rPr>
                <w:color w:val="000000"/>
                <w:sz w:val="18"/>
                <w:szCs w:val="18"/>
              </w:rPr>
              <w:t>Exon1-7</w:t>
            </w:r>
          </w:p>
        </w:tc>
        <w:tc>
          <w:tcPr>
            <w:tcW w:w="2551" w:type="dxa"/>
            <w:vAlign w:val="center"/>
          </w:tcPr>
          <w:p w14:paraId="3B4809A6" w14:textId="77777777" w:rsidR="002E1676" w:rsidRDefault="00000000">
            <w:pPr>
              <w:jc w:val="center"/>
              <w:textAlignment w:val="center"/>
              <w:rPr>
                <w:rFonts w:hint="eastAsia"/>
                <w:color w:val="000000"/>
                <w:sz w:val="18"/>
                <w:szCs w:val="18"/>
              </w:rPr>
            </w:pPr>
            <w:r>
              <w:rPr>
                <w:color w:val="000000"/>
                <w:sz w:val="18"/>
                <w:szCs w:val="18"/>
              </w:rPr>
              <w:t>/</w:t>
            </w:r>
          </w:p>
        </w:tc>
      </w:tr>
      <w:tr w:rsidR="002E1676" w14:paraId="1E1AA99A" w14:textId="77777777">
        <w:trPr>
          <w:trHeight w:val="280"/>
        </w:trPr>
        <w:tc>
          <w:tcPr>
            <w:tcW w:w="1677" w:type="dxa"/>
            <w:noWrap/>
            <w:vAlign w:val="center"/>
          </w:tcPr>
          <w:p w14:paraId="7F892349" w14:textId="77777777" w:rsidR="002E1676" w:rsidRDefault="00000000">
            <w:pPr>
              <w:jc w:val="center"/>
              <w:textAlignment w:val="center"/>
              <w:rPr>
                <w:rFonts w:hint="eastAsia"/>
                <w:i/>
                <w:iCs/>
                <w:color w:val="000000"/>
                <w:sz w:val="18"/>
                <w:szCs w:val="18"/>
              </w:rPr>
            </w:pPr>
            <w:r>
              <w:rPr>
                <w:i/>
                <w:iCs/>
                <w:color w:val="000000"/>
                <w:sz w:val="18"/>
                <w:szCs w:val="18"/>
              </w:rPr>
              <w:t>IFNGR2</w:t>
            </w:r>
          </w:p>
        </w:tc>
        <w:tc>
          <w:tcPr>
            <w:tcW w:w="2382" w:type="dxa"/>
            <w:noWrap/>
            <w:vAlign w:val="center"/>
          </w:tcPr>
          <w:p w14:paraId="4B1BAFAA" w14:textId="77777777" w:rsidR="002E1676" w:rsidRDefault="00000000">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002EE840" w14:textId="77777777" w:rsidR="002E1676" w:rsidRDefault="00000000">
            <w:pPr>
              <w:jc w:val="center"/>
              <w:textAlignment w:val="center"/>
              <w:rPr>
                <w:rFonts w:hint="eastAsia"/>
                <w:color w:val="000000"/>
                <w:sz w:val="18"/>
                <w:szCs w:val="18"/>
              </w:rPr>
            </w:pPr>
            <w:r>
              <w:rPr>
                <w:color w:val="000000"/>
                <w:sz w:val="18"/>
                <w:szCs w:val="18"/>
              </w:rPr>
              <w:t>Exon1-7</w:t>
            </w:r>
          </w:p>
        </w:tc>
        <w:tc>
          <w:tcPr>
            <w:tcW w:w="2551" w:type="dxa"/>
            <w:vAlign w:val="center"/>
          </w:tcPr>
          <w:p w14:paraId="22908A69" w14:textId="77777777" w:rsidR="002E1676" w:rsidRDefault="00000000">
            <w:pPr>
              <w:jc w:val="center"/>
              <w:textAlignment w:val="center"/>
              <w:rPr>
                <w:rFonts w:hint="eastAsia"/>
                <w:color w:val="000000"/>
                <w:sz w:val="18"/>
                <w:szCs w:val="18"/>
              </w:rPr>
            </w:pPr>
            <w:r>
              <w:rPr>
                <w:color w:val="000000"/>
                <w:sz w:val="18"/>
                <w:szCs w:val="18"/>
              </w:rPr>
              <w:t>/</w:t>
            </w:r>
          </w:p>
        </w:tc>
      </w:tr>
      <w:tr w:rsidR="002E1676" w14:paraId="7EB31C00" w14:textId="77777777">
        <w:trPr>
          <w:trHeight w:val="280"/>
        </w:trPr>
        <w:tc>
          <w:tcPr>
            <w:tcW w:w="1677" w:type="dxa"/>
            <w:noWrap/>
            <w:vAlign w:val="center"/>
          </w:tcPr>
          <w:p w14:paraId="7FE9376F" w14:textId="77777777" w:rsidR="002E1676" w:rsidRDefault="00000000">
            <w:pPr>
              <w:jc w:val="center"/>
              <w:textAlignment w:val="center"/>
              <w:rPr>
                <w:rFonts w:hint="eastAsia"/>
                <w:i/>
                <w:iCs/>
                <w:color w:val="000000"/>
                <w:sz w:val="18"/>
                <w:szCs w:val="18"/>
              </w:rPr>
            </w:pPr>
            <w:r>
              <w:rPr>
                <w:i/>
                <w:iCs/>
                <w:color w:val="000000"/>
                <w:sz w:val="18"/>
                <w:szCs w:val="18"/>
              </w:rPr>
              <w:t>JAK1</w:t>
            </w:r>
          </w:p>
        </w:tc>
        <w:tc>
          <w:tcPr>
            <w:tcW w:w="2382" w:type="dxa"/>
            <w:noWrap/>
            <w:vAlign w:val="center"/>
          </w:tcPr>
          <w:p w14:paraId="310089E6" w14:textId="77777777" w:rsidR="002E1676" w:rsidRDefault="00000000">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7CB6F7AB" w14:textId="77777777" w:rsidR="002E1676" w:rsidRDefault="00000000">
            <w:pPr>
              <w:jc w:val="center"/>
              <w:textAlignment w:val="center"/>
              <w:rPr>
                <w:rFonts w:hint="eastAsia"/>
                <w:color w:val="000000"/>
                <w:sz w:val="18"/>
                <w:szCs w:val="18"/>
              </w:rPr>
            </w:pPr>
            <w:r>
              <w:rPr>
                <w:color w:val="000000"/>
                <w:sz w:val="18"/>
                <w:szCs w:val="18"/>
              </w:rPr>
              <w:t>Exon2,12-25</w:t>
            </w:r>
          </w:p>
        </w:tc>
        <w:tc>
          <w:tcPr>
            <w:tcW w:w="2551" w:type="dxa"/>
            <w:vAlign w:val="center"/>
          </w:tcPr>
          <w:p w14:paraId="12486764" w14:textId="77777777" w:rsidR="002E1676" w:rsidRDefault="00000000">
            <w:pPr>
              <w:jc w:val="center"/>
              <w:textAlignment w:val="center"/>
              <w:rPr>
                <w:rFonts w:hint="eastAsia"/>
                <w:color w:val="000000"/>
                <w:sz w:val="18"/>
                <w:szCs w:val="18"/>
              </w:rPr>
            </w:pPr>
            <w:r>
              <w:rPr>
                <w:color w:val="000000"/>
                <w:sz w:val="18"/>
                <w:szCs w:val="18"/>
              </w:rPr>
              <w:t>/</w:t>
            </w:r>
          </w:p>
        </w:tc>
      </w:tr>
      <w:tr w:rsidR="002E1676" w14:paraId="43E19C5E" w14:textId="77777777">
        <w:trPr>
          <w:trHeight w:val="280"/>
        </w:trPr>
        <w:tc>
          <w:tcPr>
            <w:tcW w:w="1677" w:type="dxa"/>
            <w:noWrap/>
            <w:vAlign w:val="center"/>
          </w:tcPr>
          <w:p w14:paraId="38462070" w14:textId="77777777" w:rsidR="002E1676" w:rsidRDefault="00000000">
            <w:pPr>
              <w:jc w:val="center"/>
              <w:textAlignment w:val="center"/>
              <w:rPr>
                <w:rFonts w:hint="eastAsia"/>
                <w:i/>
                <w:iCs/>
                <w:color w:val="000000"/>
                <w:sz w:val="18"/>
                <w:szCs w:val="18"/>
              </w:rPr>
            </w:pPr>
            <w:r>
              <w:rPr>
                <w:i/>
                <w:iCs/>
                <w:color w:val="000000"/>
                <w:sz w:val="18"/>
                <w:szCs w:val="18"/>
              </w:rPr>
              <w:t>JAK2</w:t>
            </w:r>
          </w:p>
        </w:tc>
        <w:tc>
          <w:tcPr>
            <w:tcW w:w="2382" w:type="dxa"/>
            <w:noWrap/>
            <w:vAlign w:val="center"/>
          </w:tcPr>
          <w:p w14:paraId="75574D03" w14:textId="77777777" w:rsidR="002E1676" w:rsidRDefault="00000000">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3132749C" w14:textId="77777777" w:rsidR="002E1676" w:rsidRDefault="00000000">
            <w:pPr>
              <w:jc w:val="center"/>
              <w:textAlignment w:val="center"/>
              <w:rPr>
                <w:rFonts w:hint="eastAsia"/>
                <w:color w:val="000000"/>
                <w:sz w:val="18"/>
                <w:szCs w:val="18"/>
              </w:rPr>
            </w:pPr>
            <w:r>
              <w:rPr>
                <w:color w:val="000000"/>
                <w:sz w:val="18"/>
                <w:szCs w:val="18"/>
              </w:rPr>
              <w:t>Exon12-25</w:t>
            </w:r>
          </w:p>
        </w:tc>
        <w:tc>
          <w:tcPr>
            <w:tcW w:w="2551" w:type="dxa"/>
            <w:vAlign w:val="center"/>
          </w:tcPr>
          <w:p w14:paraId="77B05CB6" w14:textId="77777777" w:rsidR="002E1676" w:rsidRDefault="00000000">
            <w:pPr>
              <w:jc w:val="center"/>
              <w:textAlignment w:val="center"/>
              <w:rPr>
                <w:rFonts w:hint="eastAsia"/>
                <w:color w:val="000000"/>
                <w:sz w:val="18"/>
                <w:szCs w:val="18"/>
              </w:rPr>
            </w:pPr>
            <w:r>
              <w:rPr>
                <w:color w:val="000000"/>
                <w:sz w:val="18"/>
                <w:szCs w:val="18"/>
              </w:rPr>
              <w:t>Exon18,24</w:t>
            </w:r>
          </w:p>
        </w:tc>
      </w:tr>
      <w:tr w:rsidR="002E1676" w14:paraId="2A355E12" w14:textId="77777777">
        <w:trPr>
          <w:trHeight w:val="280"/>
        </w:trPr>
        <w:tc>
          <w:tcPr>
            <w:tcW w:w="1677" w:type="dxa"/>
            <w:noWrap/>
            <w:vAlign w:val="center"/>
          </w:tcPr>
          <w:p w14:paraId="41388B81" w14:textId="77777777" w:rsidR="002E1676" w:rsidRDefault="00000000">
            <w:pPr>
              <w:jc w:val="center"/>
              <w:textAlignment w:val="center"/>
              <w:rPr>
                <w:rFonts w:hint="eastAsia"/>
                <w:i/>
                <w:iCs/>
                <w:color w:val="000000"/>
                <w:sz w:val="18"/>
                <w:szCs w:val="18"/>
              </w:rPr>
            </w:pPr>
            <w:r>
              <w:rPr>
                <w:i/>
                <w:iCs/>
                <w:color w:val="000000"/>
                <w:sz w:val="18"/>
                <w:szCs w:val="18"/>
              </w:rPr>
              <w:t>KDM5C</w:t>
            </w:r>
          </w:p>
        </w:tc>
        <w:tc>
          <w:tcPr>
            <w:tcW w:w="2382" w:type="dxa"/>
            <w:noWrap/>
            <w:vAlign w:val="center"/>
          </w:tcPr>
          <w:p w14:paraId="314CA709" w14:textId="77777777" w:rsidR="002E1676" w:rsidRDefault="00000000">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64B0CF92" w14:textId="77777777" w:rsidR="002E1676" w:rsidRDefault="00000000">
            <w:pPr>
              <w:jc w:val="center"/>
              <w:textAlignment w:val="center"/>
              <w:rPr>
                <w:rFonts w:hint="eastAsia"/>
                <w:color w:val="000000"/>
                <w:sz w:val="18"/>
                <w:szCs w:val="18"/>
              </w:rPr>
            </w:pPr>
            <w:r>
              <w:rPr>
                <w:color w:val="000000"/>
                <w:sz w:val="18"/>
                <w:szCs w:val="18"/>
              </w:rPr>
              <w:t>Exon1-26</w:t>
            </w:r>
          </w:p>
        </w:tc>
        <w:tc>
          <w:tcPr>
            <w:tcW w:w="2551" w:type="dxa"/>
            <w:vAlign w:val="center"/>
          </w:tcPr>
          <w:p w14:paraId="6E1802EE" w14:textId="77777777" w:rsidR="002E1676" w:rsidRDefault="00000000">
            <w:pPr>
              <w:jc w:val="center"/>
              <w:textAlignment w:val="center"/>
              <w:rPr>
                <w:rFonts w:hint="eastAsia"/>
                <w:color w:val="000000"/>
                <w:sz w:val="18"/>
                <w:szCs w:val="18"/>
              </w:rPr>
            </w:pPr>
            <w:r>
              <w:rPr>
                <w:color w:val="000000"/>
                <w:sz w:val="18"/>
                <w:szCs w:val="18"/>
              </w:rPr>
              <w:t>Exon23,26</w:t>
            </w:r>
          </w:p>
        </w:tc>
      </w:tr>
      <w:tr w:rsidR="002E1676" w14:paraId="5FBCD5FD" w14:textId="77777777">
        <w:trPr>
          <w:trHeight w:val="280"/>
        </w:trPr>
        <w:tc>
          <w:tcPr>
            <w:tcW w:w="1677" w:type="dxa"/>
            <w:noWrap/>
            <w:vAlign w:val="center"/>
          </w:tcPr>
          <w:p w14:paraId="5C66AAE2" w14:textId="77777777" w:rsidR="002E1676" w:rsidRDefault="00000000">
            <w:pPr>
              <w:jc w:val="center"/>
              <w:textAlignment w:val="center"/>
              <w:rPr>
                <w:rFonts w:hint="eastAsia"/>
                <w:i/>
                <w:iCs/>
                <w:color w:val="000000"/>
                <w:sz w:val="18"/>
                <w:szCs w:val="18"/>
              </w:rPr>
            </w:pPr>
            <w:r>
              <w:rPr>
                <w:i/>
                <w:iCs/>
                <w:color w:val="000000"/>
                <w:sz w:val="18"/>
                <w:szCs w:val="18"/>
              </w:rPr>
              <w:t>KDM6A</w:t>
            </w:r>
          </w:p>
        </w:tc>
        <w:tc>
          <w:tcPr>
            <w:tcW w:w="2382" w:type="dxa"/>
            <w:noWrap/>
            <w:vAlign w:val="center"/>
          </w:tcPr>
          <w:p w14:paraId="69B691D7" w14:textId="77777777" w:rsidR="002E1676" w:rsidRDefault="00000000">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1C05DAF8" w14:textId="77777777" w:rsidR="002E1676" w:rsidRDefault="00000000">
            <w:pPr>
              <w:jc w:val="center"/>
              <w:textAlignment w:val="center"/>
              <w:rPr>
                <w:rFonts w:hint="eastAsia"/>
                <w:color w:val="000000"/>
                <w:sz w:val="18"/>
                <w:szCs w:val="18"/>
              </w:rPr>
            </w:pPr>
            <w:r>
              <w:rPr>
                <w:color w:val="000000"/>
                <w:sz w:val="18"/>
                <w:szCs w:val="18"/>
              </w:rPr>
              <w:t>Exon1-29</w:t>
            </w:r>
          </w:p>
        </w:tc>
        <w:tc>
          <w:tcPr>
            <w:tcW w:w="2551" w:type="dxa"/>
            <w:vAlign w:val="center"/>
          </w:tcPr>
          <w:p w14:paraId="27AE2B38" w14:textId="77777777" w:rsidR="002E1676" w:rsidRDefault="00000000">
            <w:pPr>
              <w:jc w:val="center"/>
              <w:textAlignment w:val="center"/>
              <w:rPr>
                <w:rFonts w:hint="eastAsia"/>
                <w:color w:val="000000"/>
                <w:sz w:val="18"/>
                <w:szCs w:val="18"/>
              </w:rPr>
            </w:pPr>
            <w:r>
              <w:rPr>
                <w:color w:val="000000"/>
                <w:sz w:val="18"/>
                <w:szCs w:val="18"/>
              </w:rPr>
              <w:t>Exon1</w:t>
            </w:r>
          </w:p>
        </w:tc>
      </w:tr>
      <w:tr w:rsidR="002E1676" w14:paraId="503C267F" w14:textId="77777777">
        <w:trPr>
          <w:trHeight w:val="280"/>
        </w:trPr>
        <w:tc>
          <w:tcPr>
            <w:tcW w:w="1677" w:type="dxa"/>
            <w:noWrap/>
            <w:vAlign w:val="center"/>
          </w:tcPr>
          <w:p w14:paraId="6A6A3229" w14:textId="77777777" w:rsidR="002E1676" w:rsidRDefault="00000000">
            <w:pPr>
              <w:jc w:val="center"/>
              <w:textAlignment w:val="center"/>
              <w:rPr>
                <w:rFonts w:hint="eastAsia"/>
                <w:i/>
                <w:iCs/>
                <w:color w:val="000000"/>
                <w:sz w:val="18"/>
                <w:szCs w:val="18"/>
              </w:rPr>
            </w:pPr>
            <w:r>
              <w:rPr>
                <w:i/>
                <w:iCs/>
                <w:color w:val="000000"/>
                <w:sz w:val="18"/>
                <w:szCs w:val="18"/>
              </w:rPr>
              <w:t>KEAP1</w:t>
            </w:r>
          </w:p>
        </w:tc>
        <w:tc>
          <w:tcPr>
            <w:tcW w:w="2382" w:type="dxa"/>
            <w:noWrap/>
            <w:vAlign w:val="center"/>
          </w:tcPr>
          <w:p w14:paraId="07133447" w14:textId="77777777" w:rsidR="002E1676" w:rsidRDefault="00000000">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06C9320E" w14:textId="77777777" w:rsidR="002E1676" w:rsidRDefault="00000000">
            <w:pPr>
              <w:jc w:val="center"/>
              <w:textAlignment w:val="center"/>
              <w:rPr>
                <w:rFonts w:hint="eastAsia"/>
                <w:color w:val="000000"/>
                <w:sz w:val="18"/>
                <w:szCs w:val="18"/>
              </w:rPr>
            </w:pPr>
            <w:r>
              <w:rPr>
                <w:color w:val="000000"/>
                <w:sz w:val="18"/>
                <w:szCs w:val="18"/>
              </w:rPr>
              <w:t>Exon2-6</w:t>
            </w:r>
          </w:p>
        </w:tc>
        <w:tc>
          <w:tcPr>
            <w:tcW w:w="2551" w:type="dxa"/>
            <w:vAlign w:val="center"/>
          </w:tcPr>
          <w:p w14:paraId="6F9207A5" w14:textId="77777777" w:rsidR="002E1676" w:rsidRDefault="00000000">
            <w:pPr>
              <w:jc w:val="center"/>
              <w:textAlignment w:val="center"/>
              <w:rPr>
                <w:rFonts w:hint="eastAsia"/>
                <w:color w:val="000000"/>
                <w:sz w:val="18"/>
                <w:szCs w:val="18"/>
              </w:rPr>
            </w:pPr>
            <w:r>
              <w:rPr>
                <w:color w:val="000000"/>
                <w:sz w:val="18"/>
                <w:szCs w:val="18"/>
              </w:rPr>
              <w:t>/</w:t>
            </w:r>
          </w:p>
        </w:tc>
      </w:tr>
      <w:tr w:rsidR="002E1676" w14:paraId="2DF8CE22" w14:textId="77777777">
        <w:trPr>
          <w:trHeight w:val="280"/>
        </w:trPr>
        <w:tc>
          <w:tcPr>
            <w:tcW w:w="1677" w:type="dxa"/>
            <w:noWrap/>
            <w:vAlign w:val="center"/>
          </w:tcPr>
          <w:p w14:paraId="2E9DC329" w14:textId="77777777" w:rsidR="002E1676" w:rsidRDefault="00000000">
            <w:pPr>
              <w:jc w:val="center"/>
              <w:textAlignment w:val="center"/>
              <w:rPr>
                <w:rFonts w:hint="eastAsia"/>
                <w:i/>
                <w:iCs/>
                <w:color w:val="000000"/>
                <w:sz w:val="18"/>
                <w:szCs w:val="18"/>
              </w:rPr>
            </w:pPr>
            <w:r>
              <w:rPr>
                <w:i/>
                <w:iCs/>
                <w:color w:val="000000"/>
                <w:sz w:val="18"/>
                <w:szCs w:val="18"/>
              </w:rPr>
              <w:t>KIT</w:t>
            </w:r>
          </w:p>
        </w:tc>
        <w:tc>
          <w:tcPr>
            <w:tcW w:w="2382" w:type="dxa"/>
            <w:noWrap/>
            <w:vAlign w:val="center"/>
          </w:tcPr>
          <w:p w14:paraId="7554BA62" w14:textId="77777777" w:rsidR="002E1676" w:rsidRDefault="00000000">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4E7F2E2C" w14:textId="77777777" w:rsidR="002E1676" w:rsidRDefault="00000000">
            <w:pPr>
              <w:jc w:val="center"/>
              <w:textAlignment w:val="center"/>
              <w:rPr>
                <w:rFonts w:hint="eastAsia"/>
                <w:color w:val="000000"/>
                <w:sz w:val="18"/>
                <w:szCs w:val="18"/>
              </w:rPr>
            </w:pPr>
            <w:r>
              <w:rPr>
                <w:color w:val="000000"/>
                <w:sz w:val="18"/>
                <w:szCs w:val="18"/>
              </w:rPr>
              <w:t>Exon9,11,13-14,17-18</w:t>
            </w:r>
          </w:p>
        </w:tc>
        <w:tc>
          <w:tcPr>
            <w:tcW w:w="2551" w:type="dxa"/>
            <w:vAlign w:val="center"/>
          </w:tcPr>
          <w:p w14:paraId="001B2F78" w14:textId="77777777" w:rsidR="002E1676" w:rsidRDefault="00000000">
            <w:pPr>
              <w:jc w:val="center"/>
              <w:textAlignment w:val="center"/>
              <w:rPr>
                <w:rFonts w:hint="eastAsia"/>
                <w:color w:val="000000"/>
                <w:sz w:val="18"/>
                <w:szCs w:val="18"/>
              </w:rPr>
            </w:pPr>
            <w:r>
              <w:rPr>
                <w:color w:val="000000"/>
                <w:sz w:val="18"/>
                <w:szCs w:val="18"/>
              </w:rPr>
              <w:t>/</w:t>
            </w:r>
          </w:p>
        </w:tc>
      </w:tr>
      <w:tr w:rsidR="002E1676" w14:paraId="16F5128A" w14:textId="77777777">
        <w:trPr>
          <w:trHeight w:val="280"/>
        </w:trPr>
        <w:tc>
          <w:tcPr>
            <w:tcW w:w="1677" w:type="dxa"/>
            <w:noWrap/>
            <w:vAlign w:val="center"/>
          </w:tcPr>
          <w:p w14:paraId="3D08C964" w14:textId="77777777" w:rsidR="002E1676" w:rsidRDefault="00000000">
            <w:pPr>
              <w:jc w:val="center"/>
              <w:textAlignment w:val="center"/>
              <w:rPr>
                <w:rFonts w:hint="eastAsia"/>
                <w:i/>
                <w:iCs/>
                <w:color w:val="000000"/>
                <w:sz w:val="18"/>
                <w:szCs w:val="18"/>
              </w:rPr>
            </w:pPr>
            <w:r>
              <w:rPr>
                <w:i/>
                <w:iCs/>
                <w:color w:val="000000"/>
                <w:sz w:val="18"/>
                <w:szCs w:val="18"/>
              </w:rPr>
              <w:t>KMT2B</w:t>
            </w:r>
          </w:p>
        </w:tc>
        <w:tc>
          <w:tcPr>
            <w:tcW w:w="2382" w:type="dxa"/>
            <w:noWrap/>
            <w:vAlign w:val="center"/>
          </w:tcPr>
          <w:p w14:paraId="1522DDCB" w14:textId="77777777" w:rsidR="002E1676" w:rsidRDefault="00000000">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75A36DC3" w14:textId="77777777" w:rsidR="002E1676" w:rsidRDefault="00000000">
            <w:pPr>
              <w:jc w:val="center"/>
              <w:textAlignment w:val="center"/>
              <w:rPr>
                <w:rFonts w:hint="eastAsia"/>
                <w:color w:val="000000"/>
                <w:sz w:val="18"/>
                <w:szCs w:val="18"/>
              </w:rPr>
            </w:pPr>
            <w:r>
              <w:rPr>
                <w:color w:val="000000"/>
                <w:sz w:val="18"/>
                <w:szCs w:val="18"/>
              </w:rPr>
              <w:t>Exon1-37</w:t>
            </w:r>
          </w:p>
        </w:tc>
        <w:tc>
          <w:tcPr>
            <w:tcW w:w="2551" w:type="dxa"/>
            <w:vAlign w:val="center"/>
          </w:tcPr>
          <w:p w14:paraId="19B6DAD0" w14:textId="77777777" w:rsidR="002E1676" w:rsidRDefault="00000000">
            <w:pPr>
              <w:jc w:val="center"/>
              <w:textAlignment w:val="center"/>
              <w:rPr>
                <w:rFonts w:hint="eastAsia"/>
                <w:color w:val="000000"/>
                <w:sz w:val="18"/>
                <w:szCs w:val="18"/>
              </w:rPr>
            </w:pPr>
            <w:r>
              <w:rPr>
                <w:color w:val="000000"/>
                <w:sz w:val="18"/>
                <w:szCs w:val="18"/>
              </w:rPr>
              <w:t>Exon1,3,18,27-28</w:t>
            </w:r>
          </w:p>
        </w:tc>
      </w:tr>
      <w:tr w:rsidR="002E1676" w14:paraId="5D894D64" w14:textId="77777777">
        <w:trPr>
          <w:trHeight w:val="280"/>
        </w:trPr>
        <w:tc>
          <w:tcPr>
            <w:tcW w:w="1677" w:type="dxa"/>
            <w:noWrap/>
            <w:vAlign w:val="center"/>
          </w:tcPr>
          <w:p w14:paraId="52D4FBB8" w14:textId="77777777" w:rsidR="002E1676" w:rsidRDefault="00000000">
            <w:pPr>
              <w:jc w:val="center"/>
              <w:textAlignment w:val="center"/>
              <w:rPr>
                <w:rFonts w:hint="eastAsia"/>
                <w:i/>
                <w:iCs/>
                <w:color w:val="000000"/>
                <w:sz w:val="18"/>
                <w:szCs w:val="18"/>
              </w:rPr>
            </w:pPr>
            <w:r>
              <w:rPr>
                <w:i/>
                <w:iCs/>
                <w:color w:val="000000"/>
                <w:sz w:val="18"/>
                <w:szCs w:val="18"/>
              </w:rPr>
              <w:t>KMT2C</w:t>
            </w:r>
          </w:p>
        </w:tc>
        <w:tc>
          <w:tcPr>
            <w:tcW w:w="2382" w:type="dxa"/>
            <w:noWrap/>
            <w:vAlign w:val="center"/>
          </w:tcPr>
          <w:p w14:paraId="4FC9958A" w14:textId="77777777" w:rsidR="002E1676" w:rsidRDefault="00000000">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037AA4DB" w14:textId="77777777" w:rsidR="002E1676" w:rsidRDefault="00000000">
            <w:pPr>
              <w:jc w:val="center"/>
              <w:textAlignment w:val="center"/>
              <w:rPr>
                <w:rFonts w:hint="eastAsia"/>
                <w:color w:val="000000"/>
                <w:sz w:val="18"/>
                <w:szCs w:val="18"/>
              </w:rPr>
            </w:pPr>
            <w:r>
              <w:rPr>
                <w:color w:val="000000"/>
                <w:sz w:val="18"/>
                <w:szCs w:val="18"/>
              </w:rPr>
              <w:t>Exon1-59</w:t>
            </w:r>
          </w:p>
        </w:tc>
        <w:tc>
          <w:tcPr>
            <w:tcW w:w="2551" w:type="dxa"/>
            <w:vAlign w:val="center"/>
          </w:tcPr>
          <w:p w14:paraId="1313113F" w14:textId="77777777" w:rsidR="002E1676" w:rsidRDefault="00000000">
            <w:pPr>
              <w:jc w:val="center"/>
              <w:textAlignment w:val="center"/>
              <w:rPr>
                <w:rFonts w:hint="eastAsia"/>
                <w:color w:val="000000"/>
                <w:sz w:val="18"/>
                <w:szCs w:val="18"/>
              </w:rPr>
            </w:pPr>
            <w:r>
              <w:rPr>
                <w:color w:val="000000"/>
                <w:sz w:val="18"/>
                <w:szCs w:val="18"/>
              </w:rPr>
              <w:t>Exon18</w:t>
            </w:r>
          </w:p>
        </w:tc>
      </w:tr>
      <w:tr w:rsidR="002E1676" w14:paraId="3A46BA10" w14:textId="77777777">
        <w:trPr>
          <w:trHeight w:val="280"/>
        </w:trPr>
        <w:tc>
          <w:tcPr>
            <w:tcW w:w="1677" w:type="dxa"/>
            <w:noWrap/>
            <w:vAlign w:val="center"/>
          </w:tcPr>
          <w:p w14:paraId="776AD54F" w14:textId="77777777" w:rsidR="002E1676" w:rsidRDefault="00000000">
            <w:pPr>
              <w:jc w:val="center"/>
              <w:textAlignment w:val="center"/>
              <w:rPr>
                <w:rFonts w:hint="eastAsia"/>
                <w:i/>
                <w:iCs/>
                <w:color w:val="000000"/>
                <w:sz w:val="18"/>
                <w:szCs w:val="18"/>
              </w:rPr>
            </w:pPr>
            <w:r>
              <w:rPr>
                <w:i/>
                <w:iCs/>
                <w:color w:val="000000"/>
                <w:sz w:val="18"/>
                <w:szCs w:val="18"/>
              </w:rPr>
              <w:t>KMT2D</w:t>
            </w:r>
          </w:p>
        </w:tc>
        <w:tc>
          <w:tcPr>
            <w:tcW w:w="2382" w:type="dxa"/>
            <w:noWrap/>
            <w:vAlign w:val="center"/>
          </w:tcPr>
          <w:p w14:paraId="58862BB0" w14:textId="77777777" w:rsidR="002E1676" w:rsidRDefault="00000000">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2E46DFAC" w14:textId="77777777" w:rsidR="002E1676" w:rsidRDefault="00000000">
            <w:pPr>
              <w:jc w:val="center"/>
              <w:textAlignment w:val="center"/>
              <w:rPr>
                <w:rFonts w:hint="eastAsia"/>
                <w:color w:val="000000"/>
                <w:sz w:val="18"/>
                <w:szCs w:val="18"/>
              </w:rPr>
            </w:pPr>
            <w:r>
              <w:rPr>
                <w:color w:val="000000"/>
                <w:sz w:val="18"/>
                <w:szCs w:val="18"/>
              </w:rPr>
              <w:t>Exon2-55</w:t>
            </w:r>
          </w:p>
        </w:tc>
        <w:tc>
          <w:tcPr>
            <w:tcW w:w="2551" w:type="dxa"/>
            <w:vAlign w:val="center"/>
          </w:tcPr>
          <w:p w14:paraId="6FFF9010" w14:textId="77777777" w:rsidR="002E1676" w:rsidRDefault="00000000">
            <w:pPr>
              <w:jc w:val="center"/>
              <w:textAlignment w:val="center"/>
              <w:rPr>
                <w:rFonts w:hint="eastAsia"/>
                <w:color w:val="000000"/>
                <w:sz w:val="18"/>
                <w:szCs w:val="18"/>
              </w:rPr>
            </w:pPr>
            <w:r>
              <w:rPr>
                <w:color w:val="000000"/>
                <w:sz w:val="18"/>
                <w:szCs w:val="18"/>
              </w:rPr>
              <w:t>Exon11-12,32,43,49</w:t>
            </w:r>
          </w:p>
        </w:tc>
      </w:tr>
      <w:tr w:rsidR="002E1676" w14:paraId="456B3AE5" w14:textId="77777777">
        <w:trPr>
          <w:trHeight w:val="280"/>
        </w:trPr>
        <w:tc>
          <w:tcPr>
            <w:tcW w:w="1677" w:type="dxa"/>
            <w:noWrap/>
            <w:vAlign w:val="center"/>
          </w:tcPr>
          <w:p w14:paraId="465CC237" w14:textId="77777777" w:rsidR="002E1676" w:rsidRDefault="00000000">
            <w:pPr>
              <w:jc w:val="center"/>
              <w:textAlignment w:val="center"/>
              <w:rPr>
                <w:rFonts w:hint="eastAsia"/>
                <w:i/>
                <w:iCs/>
                <w:color w:val="000000"/>
                <w:sz w:val="18"/>
                <w:szCs w:val="18"/>
              </w:rPr>
            </w:pPr>
            <w:r>
              <w:rPr>
                <w:i/>
                <w:iCs/>
                <w:color w:val="000000"/>
                <w:sz w:val="18"/>
                <w:szCs w:val="18"/>
              </w:rPr>
              <w:t>KRAS</w:t>
            </w:r>
          </w:p>
        </w:tc>
        <w:tc>
          <w:tcPr>
            <w:tcW w:w="2382" w:type="dxa"/>
            <w:noWrap/>
            <w:vAlign w:val="center"/>
          </w:tcPr>
          <w:p w14:paraId="6F939FFA" w14:textId="77777777" w:rsidR="002E1676" w:rsidRDefault="00000000">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0D6D3E86" w14:textId="77777777" w:rsidR="002E1676" w:rsidRDefault="00000000">
            <w:pPr>
              <w:jc w:val="center"/>
              <w:textAlignment w:val="center"/>
              <w:rPr>
                <w:rFonts w:hint="eastAsia"/>
                <w:color w:val="000000"/>
                <w:sz w:val="18"/>
                <w:szCs w:val="18"/>
              </w:rPr>
            </w:pPr>
            <w:r>
              <w:rPr>
                <w:color w:val="000000"/>
                <w:sz w:val="18"/>
                <w:szCs w:val="18"/>
              </w:rPr>
              <w:t>Exon2-4</w:t>
            </w:r>
          </w:p>
        </w:tc>
        <w:tc>
          <w:tcPr>
            <w:tcW w:w="2551" w:type="dxa"/>
            <w:vAlign w:val="center"/>
          </w:tcPr>
          <w:p w14:paraId="3304422B" w14:textId="77777777" w:rsidR="002E1676" w:rsidRDefault="00000000">
            <w:pPr>
              <w:jc w:val="center"/>
              <w:textAlignment w:val="center"/>
              <w:rPr>
                <w:rFonts w:hint="eastAsia"/>
                <w:color w:val="000000"/>
                <w:sz w:val="18"/>
                <w:szCs w:val="18"/>
              </w:rPr>
            </w:pPr>
            <w:r>
              <w:rPr>
                <w:color w:val="000000"/>
                <w:sz w:val="18"/>
                <w:szCs w:val="18"/>
              </w:rPr>
              <w:t>Exon3</w:t>
            </w:r>
          </w:p>
        </w:tc>
      </w:tr>
      <w:tr w:rsidR="002E1676" w14:paraId="3491F163" w14:textId="77777777">
        <w:trPr>
          <w:trHeight w:val="280"/>
        </w:trPr>
        <w:tc>
          <w:tcPr>
            <w:tcW w:w="1677" w:type="dxa"/>
            <w:noWrap/>
            <w:vAlign w:val="center"/>
          </w:tcPr>
          <w:p w14:paraId="3DBF43C6" w14:textId="77777777" w:rsidR="002E1676" w:rsidRDefault="00000000">
            <w:pPr>
              <w:jc w:val="center"/>
              <w:textAlignment w:val="center"/>
              <w:rPr>
                <w:rFonts w:hint="eastAsia"/>
                <w:i/>
                <w:iCs/>
                <w:color w:val="000000"/>
                <w:sz w:val="18"/>
                <w:szCs w:val="18"/>
              </w:rPr>
            </w:pPr>
            <w:r>
              <w:rPr>
                <w:i/>
                <w:iCs/>
                <w:color w:val="000000"/>
                <w:sz w:val="18"/>
                <w:szCs w:val="18"/>
              </w:rPr>
              <w:t>MAP2K1</w:t>
            </w:r>
          </w:p>
        </w:tc>
        <w:tc>
          <w:tcPr>
            <w:tcW w:w="2382" w:type="dxa"/>
            <w:noWrap/>
            <w:vAlign w:val="center"/>
          </w:tcPr>
          <w:p w14:paraId="6D97E1F0" w14:textId="77777777" w:rsidR="002E1676" w:rsidRDefault="00000000">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76C39A50" w14:textId="77777777" w:rsidR="002E1676" w:rsidRDefault="00000000">
            <w:pPr>
              <w:jc w:val="center"/>
              <w:textAlignment w:val="center"/>
              <w:rPr>
                <w:rFonts w:hint="eastAsia"/>
                <w:color w:val="000000"/>
                <w:sz w:val="18"/>
                <w:szCs w:val="18"/>
              </w:rPr>
            </w:pPr>
            <w:r>
              <w:rPr>
                <w:color w:val="000000"/>
                <w:sz w:val="18"/>
                <w:szCs w:val="18"/>
              </w:rPr>
              <w:t>Exon2-3,6</w:t>
            </w:r>
          </w:p>
        </w:tc>
        <w:tc>
          <w:tcPr>
            <w:tcW w:w="2551" w:type="dxa"/>
            <w:vAlign w:val="center"/>
          </w:tcPr>
          <w:p w14:paraId="4903DF14" w14:textId="77777777" w:rsidR="002E1676" w:rsidRDefault="00000000">
            <w:pPr>
              <w:jc w:val="center"/>
              <w:textAlignment w:val="center"/>
              <w:rPr>
                <w:rFonts w:hint="eastAsia"/>
                <w:color w:val="000000"/>
                <w:sz w:val="18"/>
                <w:szCs w:val="18"/>
              </w:rPr>
            </w:pPr>
            <w:r>
              <w:rPr>
                <w:color w:val="000000"/>
                <w:sz w:val="18"/>
                <w:szCs w:val="18"/>
              </w:rPr>
              <w:t>/</w:t>
            </w:r>
          </w:p>
        </w:tc>
      </w:tr>
      <w:tr w:rsidR="002E1676" w14:paraId="6CD4C76D" w14:textId="77777777">
        <w:trPr>
          <w:trHeight w:val="280"/>
        </w:trPr>
        <w:tc>
          <w:tcPr>
            <w:tcW w:w="1677" w:type="dxa"/>
            <w:noWrap/>
            <w:vAlign w:val="center"/>
          </w:tcPr>
          <w:p w14:paraId="5DE624C0" w14:textId="77777777" w:rsidR="002E1676" w:rsidRDefault="00000000">
            <w:pPr>
              <w:jc w:val="center"/>
              <w:textAlignment w:val="center"/>
              <w:rPr>
                <w:rFonts w:hint="eastAsia"/>
                <w:i/>
                <w:iCs/>
                <w:color w:val="000000"/>
                <w:sz w:val="18"/>
                <w:szCs w:val="18"/>
              </w:rPr>
            </w:pPr>
            <w:r>
              <w:rPr>
                <w:i/>
                <w:iCs/>
                <w:color w:val="000000"/>
                <w:sz w:val="18"/>
                <w:szCs w:val="18"/>
              </w:rPr>
              <w:t>MAP2K4</w:t>
            </w:r>
          </w:p>
        </w:tc>
        <w:tc>
          <w:tcPr>
            <w:tcW w:w="2382" w:type="dxa"/>
            <w:noWrap/>
            <w:vAlign w:val="center"/>
          </w:tcPr>
          <w:p w14:paraId="611CC605" w14:textId="77777777" w:rsidR="002E1676" w:rsidRDefault="00000000">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27E599B7" w14:textId="77777777" w:rsidR="002E1676" w:rsidRDefault="00000000">
            <w:pPr>
              <w:jc w:val="center"/>
              <w:textAlignment w:val="center"/>
              <w:rPr>
                <w:rFonts w:hint="eastAsia"/>
                <w:color w:val="000000"/>
                <w:sz w:val="18"/>
                <w:szCs w:val="18"/>
              </w:rPr>
            </w:pPr>
            <w:r>
              <w:rPr>
                <w:color w:val="000000"/>
                <w:sz w:val="18"/>
                <w:szCs w:val="18"/>
              </w:rPr>
              <w:t>Exon2-11</w:t>
            </w:r>
          </w:p>
        </w:tc>
        <w:tc>
          <w:tcPr>
            <w:tcW w:w="2551" w:type="dxa"/>
            <w:vAlign w:val="center"/>
          </w:tcPr>
          <w:p w14:paraId="2E46CA89" w14:textId="77777777" w:rsidR="002E1676" w:rsidRDefault="00000000">
            <w:pPr>
              <w:jc w:val="center"/>
              <w:textAlignment w:val="center"/>
              <w:rPr>
                <w:rFonts w:hint="eastAsia"/>
                <w:color w:val="000000"/>
                <w:sz w:val="18"/>
                <w:szCs w:val="18"/>
              </w:rPr>
            </w:pPr>
            <w:r>
              <w:rPr>
                <w:color w:val="000000"/>
                <w:sz w:val="18"/>
                <w:szCs w:val="18"/>
              </w:rPr>
              <w:t>/</w:t>
            </w:r>
          </w:p>
        </w:tc>
      </w:tr>
      <w:tr w:rsidR="002E1676" w14:paraId="5DAF40DB" w14:textId="77777777">
        <w:trPr>
          <w:trHeight w:val="280"/>
        </w:trPr>
        <w:tc>
          <w:tcPr>
            <w:tcW w:w="1677" w:type="dxa"/>
            <w:noWrap/>
            <w:vAlign w:val="center"/>
          </w:tcPr>
          <w:p w14:paraId="39F3A2C0" w14:textId="77777777" w:rsidR="002E1676" w:rsidRDefault="00000000">
            <w:pPr>
              <w:jc w:val="center"/>
              <w:textAlignment w:val="center"/>
              <w:rPr>
                <w:rFonts w:hint="eastAsia"/>
                <w:i/>
                <w:iCs/>
                <w:color w:val="000000"/>
                <w:sz w:val="18"/>
                <w:szCs w:val="18"/>
              </w:rPr>
            </w:pPr>
            <w:r>
              <w:rPr>
                <w:i/>
                <w:iCs/>
                <w:color w:val="000000"/>
                <w:sz w:val="18"/>
                <w:szCs w:val="18"/>
              </w:rPr>
              <w:t>MDM2</w:t>
            </w:r>
          </w:p>
        </w:tc>
        <w:tc>
          <w:tcPr>
            <w:tcW w:w="2382" w:type="dxa"/>
            <w:noWrap/>
            <w:vAlign w:val="center"/>
          </w:tcPr>
          <w:p w14:paraId="52B766DB" w14:textId="77777777" w:rsidR="002E1676" w:rsidRDefault="00000000">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r>
              <w:rPr>
                <w:color w:val="000000"/>
                <w:sz w:val="18"/>
                <w:szCs w:val="18"/>
              </w:rPr>
              <w:t>, CNA</w:t>
            </w:r>
          </w:p>
        </w:tc>
        <w:tc>
          <w:tcPr>
            <w:tcW w:w="3024" w:type="dxa"/>
            <w:noWrap/>
            <w:vAlign w:val="center"/>
          </w:tcPr>
          <w:p w14:paraId="60F1C7DB" w14:textId="77777777" w:rsidR="002E1676" w:rsidRDefault="00000000">
            <w:pPr>
              <w:jc w:val="center"/>
              <w:textAlignment w:val="center"/>
              <w:rPr>
                <w:rFonts w:hint="eastAsia"/>
                <w:color w:val="000000"/>
                <w:sz w:val="18"/>
                <w:szCs w:val="18"/>
              </w:rPr>
            </w:pPr>
            <w:r>
              <w:rPr>
                <w:color w:val="000000"/>
                <w:sz w:val="18"/>
                <w:szCs w:val="18"/>
              </w:rPr>
              <w:t>Exon1-11</w:t>
            </w:r>
          </w:p>
        </w:tc>
        <w:tc>
          <w:tcPr>
            <w:tcW w:w="2551" w:type="dxa"/>
            <w:vAlign w:val="center"/>
          </w:tcPr>
          <w:p w14:paraId="368D16C4" w14:textId="77777777" w:rsidR="002E1676" w:rsidRDefault="00000000">
            <w:pPr>
              <w:jc w:val="center"/>
              <w:textAlignment w:val="center"/>
              <w:rPr>
                <w:rFonts w:hint="eastAsia"/>
                <w:color w:val="000000"/>
                <w:sz w:val="18"/>
                <w:szCs w:val="18"/>
              </w:rPr>
            </w:pPr>
            <w:r>
              <w:rPr>
                <w:color w:val="000000"/>
                <w:sz w:val="18"/>
                <w:szCs w:val="18"/>
              </w:rPr>
              <w:t>/</w:t>
            </w:r>
          </w:p>
        </w:tc>
      </w:tr>
      <w:tr w:rsidR="002E1676" w14:paraId="05CF1ACE" w14:textId="77777777">
        <w:trPr>
          <w:trHeight w:val="280"/>
        </w:trPr>
        <w:tc>
          <w:tcPr>
            <w:tcW w:w="1677" w:type="dxa"/>
            <w:noWrap/>
            <w:vAlign w:val="center"/>
          </w:tcPr>
          <w:p w14:paraId="275801BA" w14:textId="77777777" w:rsidR="002E1676" w:rsidRDefault="00000000">
            <w:pPr>
              <w:jc w:val="center"/>
              <w:textAlignment w:val="center"/>
              <w:rPr>
                <w:rFonts w:hint="eastAsia"/>
                <w:i/>
                <w:iCs/>
                <w:color w:val="000000"/>
                <w:sz w:val="18"/>
                <w:szCs w:val="18"/>
              </w:rPr>
            </w:pPr>
            <w:r>
              <w:rPr>
                <w:i/>
                <w:iCs/>
                <w:color w:val="000000"/>
                <w:sz w:val="18"/>
                <w:szCs w:val="18"/>
              </w:rPr>
              <w:t>MDM4</w:t>
            </w:r>
          </w:p>
        </w:tc>
        <w:tc>
          <w:tcPr>
            <w:tcW w:w="2382" w:type="dxa"/>
            <w:noWrap/>
            <w:vAlign w:val="center"/>
          </w:tcPr>
          <w:p w14:paraId="7647132F" w14:textId="77777777" w:rsidR="002E1676" w:rsidRDefault="00000000">
            <w:pPr>
              <w:jc w:val="center"/>
              <w:textAlignment w:val="center"/>
              <w:rPr>
                <w:rFonts w:hint="eastAsia"/>
                <w:color w:val="000000"/>
                <w:sz w:val="18"/>
                <w:szCs w:val="18"/>
              </w:rPr>
            </w:pPr>
            <w:r>
              <w:rPr>
                <w:color w:val="000000"/>
                <w:sz w:val="18"/>
                <w:szCs w:val="18"/>
              </w:rPr>
              <w:t>CNA</w:t>
            </w:r>
          </w:p>
        </w:tc>
        <w:tc>
          <w:tcPr>
            <w:tcW w:w="3024" w:type="dxa"/>
            <w:noWrap/>
            <w:vAlign w:val="center"/>
          </w:tcPr>
          <w:p w14:paraId="1FB7F161" w14:textId="1E8C273F" w:rsidR="002E1676" w:rsidRDefault="00247386">
            <w:pPr>
              <w:jc w:val="center"/>
              <w:textAlignment w:val="center"/>
              <w:rPr>
                <w:rFonts w:hint="eastAsia"/>
                <w:color w:val="000000"/>
                <w:sz w:val="18"/>
                <w:szCs w:val="18"/>
              </w:rPr>
            </w:pPr>
            <w:ins w:id="30" w:author="周蓉" w:date="2026-05-27T14:52:00Z" w16du:dateUtc="2026-05-27T06:52:00Z">
              <w:r w:rsidRPr="00247386">
                <w:rPr>
                  <w:rFonts w:hint="eastAsia"/>
                  <w:color w:val="000000"/>
                  <w:sz w:val="18"/>
                  <w:szCs w:val="18"/>
                </w:rPr>
                <w:t>Exon2-11</w:t>
              </w:r>
            </w:ins>
            <w:del w:id="31" w:author="周蓉" w:date="2026-05-27T14:52:00Z" w16du:dateUtc="2026-05-27T06:52:00Z">
              <w:r w:rsidDel="00247386">
                <w:rPr>
                  <w:color w:val="000000"/>
                  <w:sz w:val="18"/>
                  <w:szCs w:val="18"/>
                </w:rPr>
                <w:delText>/</w:delText>
              </w:r>
            </w:del>
          </w:p>
        </w:tc>
        <w:tc>
          <w:tcPr>
            <w:tcW w:w="2551" w:type="dxa"/>
            <w:vAlign w:val="center"/>
          </w:tcPr>
          <w:p w14:paraId="6EB3E117" w14:textId="77777777" w:rsidR="002E1676" w:rsidRDefault="00000000">
            <w:pPr>
              <w:jc w:val="center"/>
              <w:textAlignment w:val="center"/>
              <w:rPr>
                <w:rFonts w:hint="eastAsia"/>
                <w:color w:val="000000"/>
                <w:sz w:val="18"/>
                <w:szCs w:val="18"/>
              </w:rPr>
            </w:pPr>
            <w:r>
              <w:rPr>
                <w:color w:val="000000"/>
                <w:sz w:val="18"/>
                <w:szCs w:val="18"/>
              </w:rPr>
              <w:t>/</w:t>
            </w:r>
          </w:p>
        </w:tc>
      </w:tr>
      <w:tr w:rsidR="002E1676" w14:paraId="1A721DD5" w14:textId="77777777">
        <w:trPr>
          <w:trHeight w:val="280"/>
        </w:trPr>
        <w:tc>
          <w:tcPr>
            <w:tcW w:w="1677" w:type="dxa"/>
            <w:noWrap/>
            <w:vAlign w:val="center"/>
          </w:tcPr>
          <w:p w14:paraId="75441697" w14:textId="77777777" w:rsidR="002E1676" w:rsidRDefault="00000000">
            <w:pPr>
              <w:jc w:val="center"/>
              <w:textAlignment w:val="center"/>
              <w:rPr>
                <w:rFonts w:hint="eastAsia"/>
                <w:i/>
                <w:iCs/>
                <w:color w:val="000000"/>
                <w:sz w:val="18"/>
                <w:szCs w:val="18"/>
              </w:rPr>
            </w:pPr>
            <w:r>
              <w:rPr>
                <w:i/>
                <w:iCs/>
                <w:color w:val="000000"/>
                <w:sz w:val="18"/>
                <w:szCs w:val="18"/>
              </w:rPr>
              <w:t>MET</w:t>
            </w:r>
          </w:p>
        </w:tc>
        <w:tc>
          <w:tcPr>
            <w:tcW w:w="2382" w:type="dxa"/>
            <w:noWrap/>
            <w:vAlign w:val="center"/>
          </w:tcPr>
          <w:p w14:paraId="5023A32E" w14:textId="77777777" w:rsidR="002E1676" w:rsidRDefault="00000000">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r>
              <w:rPr>
                <w:color w:val="000000"/>
                <w:sz w:val="18"/>
                <w:szCs w:val="18"/>
              </w:rPr>
              <w:t>, CNA</w:t>
            </w:r>
          </w:p>
        </w:tc>
        <w:tc>
          <w:tcPr>
            <w:tcW w:w="3024" w:type="dxa"/>
            <w:noWrap/>
            <w:vAlign w:val="center"/>
          </w:tcPr>
          <w:p w14:paraId="0237ED29" w14:textId="77777777" w:rsidR="002E1676" w:rsidRDefault="00000000">
            <w:pPr>
              <w:jc w:val="center"/>
              <w:textAlignment w:val="center"/>
              <w:rPr>
                <w:rFonts w:hint="eastAsia"/>
                <w:color w:val="000000"/>
                <w:sz w:val="18"/>
                <w:szCs w:val="18"/>
              </w:rPr>
            </w:pPr>
            <w:r>
              <w:rPr>
                <w:color w:val="000000"/>
                <w:sz w:val="18"/>
                <w:szCs w:val="18"/>
              </w:rPr>
              <w:t>Exon2-12,14-15,17-21</w:t>
            </w:r>
          </w:p>
        </w:tc>
        <w:tc>
          <w:tcPr>
            <w:tcW w:w="2551" w:type="dxa"/>
            <w:vAlign w:val="center"/>
          </w:tcPr>
          <w:p w14:paraId="36920261" w14:textId="77777777" w:rsidR="002E1676" w:rsidRDefault="00000000">
            <w:pPr>
              <w:jc w:val="center"/>
              <w:textAlignment w:val="center"/>
              <w:rPr>
                <w:rFonts w:hint="eastAsia"/>
                <w:color w:val="000000"/>
                <w:sz w:val="18"/>
                <w:szCs w:val="18"/>
              </w:rPr>
            </w:pPr>
            <w:r>
              <w:rPr>
                <w:color w:val="000000"/>
                <w:sz w:val="18"/>
                <w:szCs w:val="18"/>
              </w:rPr>
              <w:t>Exon2,12,15</w:t>
            </w:r>
          </w:p>
        </w:tc>
      </w:tr>
      <w:tr w:rsidR="002E1676" w14:paraId="44D473DE" w14:textId="77777777">
        <w:trPr>
          <w:trHeight w:val="280"/>
        </w:trPr>
        <w:tc>
          <w:tcPr>
            <w:tcW w:w="1677" w:type="dxa"/>
            <w:noWrap/>
            <w:vAlign w:val="center"/>
          </w:tcPr>
          <w:p w14:paraId="26EF2FA6" w14:textId="77777777" w:rsidR="002E1676" w:rsidRDefault="00000000">
            <w:pPr>
              <w:jc w:val="center"/>
              <w:textAlignment w:val="center"/>
              <w:rPr>
                <w:rFonts w:hint="eastAsia"/>
                <w:i/>
                <w:iCs/>
                <w:color w:val="000000"/>
                <w:sz w:val="18"/>
                <w:szCs w:val="18"/>
              </w:rPr>
            </w:pPr>
            <w:r>
              <w:rPr>
                <w:i/>
                <w:iCs/>
                <w:color w:val="000000"/>
                <w:sz w:val="18"/>
                <w:szCs w:val="18"/>
              </w:rPr>
              <w:t>MLH1</w:t>
            </w:r>
          </w:p>
        </w:tc>
        <w:tc>
          <w:tcPr>
            <w:tcW w:w="2382" w:type="dxa"/>
            <w:noWrap/>
            <w:vAlign w:val="center"/>
          </w:tcPr>
          <w:p w14:paraId="4103C0C8" w14:textId="77777777" w:rsidR="002E1676" w:rsidRDefault="00000000">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48078B74" w14:textId="77777777" w:rsidR="002E1676" w:rsidRDefault="00000000">
            <w:pPr>
              <w:jc w:val="center"/>
              <w:textAlignment w:val="center"/>
              <w:rPr>
                <w:rFonts w:hint="eastAsia"/>
                <w:color w:val="000000"/>
                <w:sz w:val="18"/>
                <w:szCs w:val="18"/>
              </w:rPr>
            </w:pPr>
            <w:r>
              <w:rPr>
                <w:color w:val="000000"/>
                <w:sz w:val="18"/>
                <w:szCs w:val="18"/>
              </w:rPr>
              <w:t>Exon1-19</w:t>
            </w:r>
          </w:p>
        </w:tc>
        <w:tc>
          <w:tcPr>
            <w:tcW w:w="2551" w:type="dxa"/>
            <w:vAlign w:val="center"/>
          </w:tcPr>
          <w:p w14:paraId="647DAFF7" w14:textId="77777777" w:rsidR="002E1676" w:rsidRDefault="00000000">
            <w:pPr>
              <w:jc w:val="center"/>
              <w:textAlignment w:val="center"/>
              <w:rPr>
                <w:rFonts w:hint="eastAsia"/>
                <w:color w:val="000000"/>
                <w:sz w:val="18"/>
                <w:szCs w:val="18"/>
              </w:rPr>
            </w:pPr>
            <w:r>
              <w:rPr>
                <w:color w:val="000000"/>
                <w:sz w:val="18"/>
                <w:szCs w:val="18"/>
              </w:rPr>
              <w:t>/</w:t>
            </w:r>
          </w:p>
        </w:tc>
      </w:tr>
      <w:tr w:rsidR="002E1676" w14:paraId="1F82FB0F" w14:textId="77777777">
        <w:trPr>
          <w:trHeight w:val="280"/>
        </w:trPr>
        <w:tc>
          <w:tcPr>
            <w:tcW w:w="1677" w:type="dxa"/>
            <w:noWrap/>
            <w:vAlign w:val="center"/>
          </w:tcPr>
          <w:p w14:paraId="256DDD06" w14:textId="77777777" w:rsidR="002E1676" w:rsidRDefault="00000000">
            <w:pPr>
              <w:jc w:val="center"/>
              <w:textAlignment w:val="center"/>
              <w:rPr>
                <w:rFonts w:hint="eastAsia"/>
                <w:i/>
                <w:iCs/>
                <w:color w:val="000000"/>
                <w:sz w:val="18"/>
                <w:szCs w:val="18"/>
              </w:rPr>
            </w:pPr>
            <w:r>
              <w:rPr>
                <w:i/>
                <w:iCs/>
                <w:color w:val="000000"/>
                <w:sz w:val="18"/>
                <w:szCs w:val="18"/>
              </w:rPr>
              <w:lastRenderedPageBreak/>
              <w:t>MLH3</w:t>
            </w:r>
          </w:p>
        </w:tc>
        <w:tc>
          <w:tcPr>
            <w:tcW w:w="2382" w:type="dxa"/>
            <w:noWrap/>
            <w:vAlign w:val="center"/>
          </w:tcPr>
          <w:p w14:paraId="02C4ECB3" w14:textId="77777777" w:rsidR="002E1676" w:rsidRDefault="00000000">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57B9475F" w14:textId="77777777" w:rsidR="002E1676" w:rsidRDefault="00000000">
            <w:pPr>
              <w:jc w:val="center"/>
              <w:textAlignment w:val="center"/>
              <w:rPr>
                <w:rFonts w:hint="eastAsia"/>
                <w:color w:val="000000"/>
                <w:sz w:val="18"/>
                <w:szCs w:val="18"/>
              </w:rPr>
            </w:pPr>
            <w:r>
              <w:rPr>
                <w:color w:val="000000"/>
                <w:sz w:val="18"/>
                <w:szCs w:val="18"/>
              </w:rPr>
              <w:t>Exon2-13</w:t>
            </w:r>
          </w:p>
        </w:tc>
        <w:tc>
          <w:tcPr>
            <w:tcW w:w="2551" w:type="dxa"/>
            <w:vAlign w:val="center"/>
          </w:tcPr>
          <w:p w14:paraId="79F3F821" w14:textId="77777777" w:rsidR="002E1676" w:rsidRDefault="00000000">
            <w:pPr>
              <w:jc w:val="center"/>
              <w:textAlignment w:val="center"/>
              <w:rPr>
                <w:rFonts w:hint="eastAsia"/>
                <w:color w:val="000000"/>
                <w:sz w:val="18"/>
                <w:szCs w:val="18"/>
              </w:rPr>
            </w:pPr>
            <w:r>
              <w:rPr>
                <w:color w:val="000000"/>
                <w:sz w:val="18"/>
                <w:szCs w:val="18"/>
              </w:rPr>
              <w:t>Exon5</w:t>
            </w:r>
          </w:p>
        </w:tc>
      </w:tr>
      <w:tr w:rsidR="002E1676" w14:paraId="09666CA4" w14:textId="77777777">
        <w:trPr>
          <w:trHeight w:val="280"/>
        </w:trPr>
        <w:tc>
          <w:tcPr>
            <w:tcW w:w="1677" w:type="dxa"/>
            <w:noWrap/>
            <w:vAlign w:val="center"/>
          </w:tcPr>
          <w:p w14:paraId="7EE625AB" w14:textId="77777777" w:rsidR="002E1676" w:rsidRDefault="00000000">
            <w:pPr>
              <w:jc w:val="center"/>
              <w:textAlignment w:val="center"/>
              <w:rPr>
                <w:rFonts w:hint="eastAsia"/>
                <w:i/>
                <w:iCs/>
                <w:color w:val="000000"/>
                <w:sz w:val="18"/>
                <w:szCs w:val="18"/>
              </w:rPr>
            </w:pPr>
            <w:r>
              <w:rPr>
                <w:i/>
                <w:iCs/>
                <w:color w:val="000000"/>
                <w:sz w:val="18"/>
                <w:szCs w:val="18"/>
              </w:rPr>
              <w:t>MMS22L</w:t>
            </w:r>
          </w:p>
        </w:tc>
        <w:tc>
          <w:tcPr>
            <w:tcW w:w="2382" w:type="dxa"/>
            <w:noWrap/>
            <w:vAlign w:val="center"/>
          </w:tcPr>
          <w:p w14:paraId="5E400C4D" w14:textId="77777777" w:rsidR="002E1676" w:rsidRDefault="00000000">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5A24D77D" w14:textId="77777777" w:rsidR="002E1676" w:rsidRDefault="00000000">
            <w:pPr>
              <w:jc w:val="center"/>
              <w:textAlignment w:val="center"/>
              <w:rPr>
                <w:rFonts w:hint="eastAsia"/>
                <w:color w:val="000000"/>
                <w:sz w:val="18"/>
                <w:szCs w:val="18"/>
              </w:rPr>
            </w:pPr>
            <w:r>
              <w:rPr>
                <w:color w:val="000000"/>
                <w:sz w:val="18"/>
                <w:szCs w:val="18"/>
              </w:rPr>
              <w:t>Exon2-25</w:t>
            </w:r>
          </w:p>
        </w:tc>
        <w:tc>
          <w:tcPr>
            <w:tcW w:w="2551" w:type="dxa"/>
            <w:vAlign w:val="center"/>
          </w:tcPr>
          <w:p w14:paraId="526BB75E" w14:textId="77777777" w:rsidR="002E1676" w:rsidRDefault="00000000">
            <w:pPr>
              <w:jc w:val="center"/>
              <w:textAlignment w:val="center"/>
              <w:rPr>
                <w:rFonts w:hint="eastAsia"/>
                <w:color w:val="000000"/>
                <w:sz w:val="18"/>
                <w:szCs w:val="18"/>
              </w:rPr>
            </w:pPr>
            <w:r>
              <w:rPr>
                <w:color w:val="000000"/>
                <w:sz w:val="18"/>
                <w:szCs w:val="18"/>
              </w:rPr>
              <w:t>/</w:t>
            </w:r>
          </w:p>
        </w:tc>
      </w:tr>
      <w:tr w:rsidR="002E1676" w14:paraId="757E8D2B" w14:textId="77777777">
        <w:trPr>
          <w:trHeight w:val="280"/>
        </w:trPr>
        <w:tc>
          <w:tcPr>
            <w:tcW w:w="1677" w:type="dxa"/>
            <w:noWrap/>
            <w:vAlign w:val="center"/>
          </w:tcPr>
          <w:p w14:paraId="39627ABD" w14:textId="77777777" w:rsidR="002E1676" w:rsidRDefault="00000000">
            <w:pPr>
              <w:jc w:val="center"/>
              <w:textAlignment w:val="center"/>
              <w:rPr>
                <w:rFonts w:hint="eastAsia"/>
                <w:i/>
                <w:iCs/>
                <w:color w:val="000000"/>
                <w:sz w:val="18"/>
                <w:szCs w:val="18"/>
              </w:rPr>
            </w:pPr>
            <w:r>
              <w:rPr>
                <w:i/>
                <w:iCs/>
                <w:color w:val="000000"/>
                <w:sz w:val="18"/>
                <w:szCs w:val="18"/>
              </w:rPr>
              <w:t>MRE11</w:t>
            </w:r>
          </w:p>
        </w:tc>
        <w:tc>
          <w:tcPr>
            <w:tcW w:w="2382" w:type="dxa"/>
            <w:noWrap/>
            <w:vAlign w:val="center"/>
          </w:tcPr>
          <w:p w14:paraId="120B701E" w14:textId="77777777" w:rsidR="002E1676" w:rsidRDefault="00000000">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5BD8DF00" w14:textId="77777777" w:rsidR="002E1676" w:rsidRDefault="00000000">
            <w:pPr>
              <w:jc w:val="center"/>
              <w:textAlignment w:val="center"/>
              <w:rPr>
                <w:rFonts w:hint="eastAsia"/>
                <w:color w:val="000000"/>
                <w:sz w:val="18"/>
                <w:szCs w:val="18"/>
              </w:rPr>
            </w:pPr>
            <w:r>
              <w:rPr>
                <w:color w:val="000000"/>
                <w:sz w:val="18"/>
                <w:szCs w:val="18"/>
              </w:rPr>
              <w:t>Exon2-20</w:t>
            </w:r>
          </w:p>
        </w:tc>
        <w:tc>
          <w:tcPr>
            <w:tcW w:w="2551" w:type="dxa"/>
            <w:vAlign w:val="center"/>
          </w:tcPr>
          <w:p w14:paraId="29EFF45E" w14:textId="77777777" w:rsidR="002E1676" w:rsidRDefault="00000000">
            <w:pPr>
              <w:jc w:val="center"/>
              <w:textAlignment w:val="center"/>
              <w:rPr>
                <w:rFonts w:hint="eastAsia"/>
                <w:color w:val="000000"/>
                <w:sz w:val="18"/>
                <w:szCs w:val="18"/>
              </w:rPr>
            </w:pPr>
            <w:r>
              <w:rPr>
                <w:color w:val="000000"/>
                <w:sz w:val="18"/>
                <w:szCs w:val="18"/>
              </w:rPr>
              <w:t>/</w:t>
            </w:r>
          </w:p>
        </w:tc>
      </w:tr>
      <w:tr w:rsidR="002E1676" w14:paraId="322149F2" w14:textId="77777777">
        <w:trPr>
          <w:trHeight w:val="280"/>
        </w:trPr>
        <w:tc>
          <w:tcPr>
            <w:tcW w:w="1677" w:type="dxa"/>
            <w:noWrap/>
            <w:vAlign w:val="center"/>
          </w:tcPr>
          <w:p w14:paraId="12FA8E5B" w14:textId="77777777" w:rsidR="002E1676" w:rsidRDefault="00000000">
            <w:pPr>
              <w:jc w:val="center"/>
              <w:textAlignment w:val="center"/>
              <w:rPr>
                <w:rFonts w:hint="eastAsia"/>
                <w:i/>
                <w:iCs/>
                <w:color w:val="000000"/>
                <w:sz w:val="18"/>
                <w:szCs w:val="18"/>
              </w:rPr>
            </w:pPr>
            <w:r>
              <w:rPr>
                <w:i/>
                <w:iCs/>
                <w:color w:val="000000"/>
                <w:sz w:val="18"/>
                <w:szCs w:val="18"/>
              </w:rPr>
              <w:t>MSH2</w:t>
            </w:r>
          </w:p>
        </w:tc>
        <w:tc>
          <w:tcPr>
            <w:tcW w:w="2382" w:type="dxa"/>
            <w:noWrap/>
            <w:vAlign w:val="center"/>
          </w:tcPr>
          <w:p w14:paraId="3133E38B" w14:textId="77777777" w:rsidR="002E1676" w:rsidRDefault="00000000">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2EAD24F6" w14:textId="77777777" w:rsidR="002E1676" w:rsidRDefault="00000000">
            <w:pPr>
              <w:jc w:val="center"/>
              <w:textAlignment w:val="center"/>
              <w:rPr>
                <w:rFonts w:hint="eastAsia"/>
                <w:color w:val="000000"/>
                <w:sz w:val="18"/>
                <w:szCs w:val="18"/>
              </w:rPr>
            </w:pPr>
            <w:r>
              <w:rPr>
                <w:color w:val="000000"/>
                <w:sz w:val="18"/>
                <w:szCs w:val="18"/>
              </w:rPr>
              <w:t>Exon1-16</w:t>
            </w:r>
          </w:p>
        </w:tc>
        <w:tc>
          <w:tcPr>
            <w:tcW w:w="2551" w:type="dxa"/>
            <w:vAlign w:val="center"/>
          </w:tcPr>
          <w:p w14:paraId="436FC690" w14:textId="77777777" w:rsidR="002E1676" w:rsidRDefault="00000000">
            <w:pPr>
              <w:jc w:val="center"/>
              <w:textAlignment w:val="center"/>
              <w:rPr>
                <w:rFonts w:hint="eastAsia"/>
                <w:color w:val="000000"/>
                <w:sz w:val="18"/>
                <w:szCs w:val="18"/>
              </w:rPr>
            </w:pPr>
            <w:r>
              <w:rPr>
                <w:color w:val="000000"/>
                <w:sz w:val="18"/>
                <w:szCs w:val="18"/>
              </w:rPr>
              <w:t>/</w:t>
            </w:r>
          </w:p>
        </w:tc>
      </w:tr>
      <w:tr w:rsidR="002E1676" w14:paraId="165B66D9" w14:textId="77777777">
        <w:trPr>
          <w:trHeight w:val="280"/>
        </w:trPr>
        <w:tc>
          <w:tcPr>
            <w:tcW w:w="1677" w:type="dxa"/>
            <w:noWrap/>
            <w:vAlign w:val="center"/>
          </w:tcPr>
          <w:p w14:paraId="421E9544" w14:textId="77777777" w:rsidR="002E1676" w:rsidRDefault="00000000">
            <w:pPr>
              <w:jc w:val="center"/>
              <w:textAlignment w:val="center"/>
              <w:rPr>
                <w:rFonts w:hint="eastAsia"/>
                <w:i/>
                <w:iCs/>
                <w:color w:val="000000"/>
                <w:sz w:val="18"/>
                <w:szCs w:val="18"/>
              </w:rPr>
            </w:pPr>
            <w:r>
              <w:rPr>
                <w:i/>
                <w:iCs/>
                <w:color w:val="000000"/>
                <w:sz w:val="18"/>
                <w:szCs w:val="18"/>
              </w:rPr>
              <w:t>MSH3</w:t>
            </w:r>
          </w:p>
        </w:tc>
        <w:tc>
          <w:tcPr>
            <w:tcW w:w="2382" w:type="dxa"/>
            <w:noWrap/>
            <w:vAlign w:val="center"/>
          </w:tcPr>
          <w:p w14:paraId="2A512F11" w14:textId="77777777" w:rsidR="002E1676" w:rsidRDefault="00000000">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07875F18" w14:textId="77777777" w:rsidR="002E1676" w:rsidRDefault="00000000">
            <w:pPr>
              <w:jc w:val="center"/>
              <w:textAlignment w:val="center"/>
              <w:rPr>
                <w:rFonts w:hint="eastAsia"/>
                <w:color w:val="000000"/>
                <w:sz w:val="18"/>
                <w:szCs w:val="18"/>
              </w:rPr>
            </w:pPr>
            <w:r>
              <w:rPr>
                <w:color w:val="000000"/>
                <w:sz w:val="18"/>
                <w:szCs w:val="18"/>
              </w:rPr>
              <w:t>Exon1-24</w:t>
            </w:r>
          </w:p>
        </w:tc>
        <w:tc>
          <w:tcPr>
            <w:tcW w:w="2551" w:type="dxa"/>
            <w:vAlign w:val="center"/>
          </w:tcPr>
          <w:p w14:paraId="6F57CCDF" w14:textId="77777777" w:rsidR="002E1676" w:rsidRDefault="00000000">
            <w:pPr>
              <w:jc w:val="center"/>
              <w:textAlignment w:val="center"/>
              <w:rPr>
                <w:rFonts w:hint="eastAsia"/>
                <w:color w:val="000000"/>
                <w:sz w:val="18"/>
                <w:szCs w:val="18"/>
              </w:rPr>
            </w:pPr>
            <w:r>
              <w:rPr>
                <w:color w:val="000000"/>
                <w:sz w:val="18"/>
                <w:szCs w:val="18"/>
              </w:rPr>
              <w:t>/</w:t>
            </w:r>
          </w:p>
        </w:tc>
      </w:tr>
      <w:tr w:rsidR="002E1676" w14:paraId="7FD676B5" w14:textId="77777777">
        <w:trPr>
          <w:trHeight w:val="280"/>
        </w:trPr>
        <w:tc>
          <w:tcPr>
            <w:tcW w:w="1677" w:type="dxa"/>
            <w:noWrap/>
            <w:vAlign w:val="center"/>
          </w:tcPr>
          <w:p w14:paraId="4B855298" w14:textId="77777777" w:rsidR="002E1676" w:rsidRDefault="00000000">
            <w:pPr>
              <w:jc w:val="center"/>
              <w:textAlignment w:val="center"/>
              <w:rPr>
                <w:rFonts w:hint="eastAsia"/>
                <w:i/>
                <w:iCs/>
                <w:color w:val="000000"/>
                <w:sz w:val="18"/>
                <w:szCs w:val="18"/>
              </w:rPr>
            </w:pPr>
            <w:r>
              <w:rPr>
                <w:i/>
                <w:iCs/>
                <w:color w:val="000000"/>
                <w:sz w:val="18"/>
                <w:szCs w:val="18"/>
              </w:rPr>
              <w:t>MSH6</w:t>
            </w:r>
          </w:p>
        </w:tc>
        <w:tc>
          <w:tcPr>
            <w:tcW w:w="2382" w:type="dxa"/>
            <w:noWrap/>
            <w:vAlign w:val="center"/>
          </w:tcPr>
          <w:p w14:paraId="54BE8129" w14:textId="77777777" w:rsidR="002E1676" w:rsidRDefault="00000000">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2B6DE9F9" w14:textId="77777777" w:rsidR="002E1676" w:rsidRDefault="00000000">
            <w:pPr>
              <w:jc w:val="center"/>
              <w:textAlignment w:val="center"/>
              <w:rPr>
                <w:rFonts w:hint="eastAsia"/>
                <w:color w:val="000000"/>
                <w:sz w:val="18"/>
                <w:szCs w:val="18"/>
              </w:rPr>
            </w:pPr>
            <w:r>
              <w:rPr>
                <w:color w:val="000000"/>
                <w:sz w:val="18"/>
                <w:szCs w:val="18"/>
              </w:rPr>
              <w:t>Exon1-10</w:t>
            </w:r>
          </w:p>
        </w:tc>
        <w:tc>
          <w:tcPr>
            <w:tcW w:w="2551" w:type="dxa"/>
            <w:vAlign w:val="center"/>
          </w:tcPr>
          <w:p w14:paraId="32B5B466" w14:textId="77777777" w:rsidR="002E1676" w:rsidRDefault="00000000">
            <w:pPr>
              <w:jc w:val="center"/>
              <w:textAlignment w:val="center"/>
              <w:rPr>
                <w:rFonts w:hint="eastAsia"/>
                <w:color w:val="000000"/>
                <w:sz w:val="18"/>
                <w:szCs w:val="18"/>
              </w:rPr>
            </w:pPr>
            <w:r>
              <w:rPr>
                <w:color w:val="000000"/>
                <w:sz w:val="18"/>
                <w:szCs w:val="18"/>
              </w:rPr>
              <w:t>/</w:t>
            </w:r>
          </w:p>
        </w:tc>
      </w:tr>
      <w:tr w:rsidR="002E1676" w14:paraId="06FD2FA0" w14:textId="77777777">
        <w:trPr>
          <w:trHeight w:val="280"/>
        </w:trPr>
        <w:tc>
          <w:tcPr>
            <w:tcW w:w="1677" w:type="dxa"/>
            <w:noWrap/>
            <w:vAlign w:val="center"/>
          </w:tcPr>
          <w:p w14:paraId="6194ECCC" w14:textId="77777777" w:rsidR="002E1676" w:rsidRDefault="00000000">
            <w:pPr>
              <w:jc w:val="center"/>
              <w:textAlignment w:val="center"/>
              <w:rPr>
                <w:rFonts w:hint="eastAsia"/>
                <w:i/>
                <w:iCs/>
                <w:color w:val="000000"/>
                <w:sz w:val="18"/>
                <w:szCs w:val="18"/>
              </w:rPr>
            </w:pPr>
            <w:r>
              <w:rPr>
                <w:i/>
                <w:iCs/>
                <w:color w:val="000000"/>
                <w:sz w:val="18"/>
                <w:szCs w:val="18"/>
              </w:rPr>
              <w:t>MTAP</w:t>
            </w:r>
          </w:p>
        </w:tc>
        <w:tc>
          <w:tcPr>
            <w:tcW w:w="2382" w:type="dxa"/>
            <w:noWrap/>
            <w:vAlign w:val="center"/>
          </w:tcPr>
          <w:p w14:paraId="294D2F71" w14:textId="77777777" w:rsidR="002E1676" w:rsidRDefault="00000000">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1121DA05" w14:textId="77777777" w:rsidR="002E1676" w:rsidRDefault="00000000">
            <w:pPr>
              <w:jc w:val="center"/>
              <w:textAlignment w:val="center"/>
              <w:rPr>
                <w:rFonts w:hint="eastAsia"/>
                <w:color w:val="000000"/>
                <w:sz w:val="18"/>
                <w:szCs w:val="18"/>
              </w:rPr>
            </w:pPr>
            <w:r>
              <w:rPr>
                <w:color w:val="000000"/>
                <w:sz w:val="18"/>
                <w:szCs w:val="18"/>
              </w:rPr>
              <w:t>Exon1-8</w:t>
            </w:r>
          </w:p>
        </w:tc>
        <w:tc>
          <w:tcPr>
            <w:tcW w:w="2551" w:type="dxa"/>
            <w:vAlign w:val="center"/>
          </w:tcPr>
          <w:p w14:paraId="5AB5AEBB" w14:textId="77777777" w:rsidR="002E1676" w:rsidRDefault="00000000">
            <w:pPr>
              <w:jc w:val="center"/>
              <w:textAlignment w:val="center"/>
              <w:rPr>
                <w:rFonts w:hint="eastAsia"/>
                <w:color w:val="000000"/>
                <w:sz w:val="18"/>
                <w:szCs w:val="18"/>
              </w:rPr>
            </w:pPr>
            <w:r>
              <w:rPr>
                <w:color w:val="000000"/>
                <w:sz w:val="18"/>
                <w:szCs w:val="18"/>
              </w:rPr>
              <w:t>/</w:t>
            </w:r>
          </w:p>
        </w:tc>
      </w:tr>
      <w:tr w:rsidR="002E1676" w14:paraId="560AB008" w14:textId="77777777">
        <w:trPr>
          <w:trHeight w:val="280"/>
        </w:trPr>
        <w:tc>
          <w:tcPr>
            <w:tcW w:w="1677" w:type="dxa"/>
            <w:noWrap/>
            <w:vAlign w:val="center"/>
          </w:tcPr>
          <w:p w14:paraId="3A18D1FC" w14:textId="77777777" w:rsidR="002E1676" w:rsidRDefault="00000000">
            <w:pPr>
              <w:jc w:val="center"/>
              <w:textAlignment w:val="center"/>
              <w:rPr>
                <w:rFonts w:hint="eastAsia"/>
                <w:i/>
                <w:iCs/>
                <w:color w:val="000000"/>
                <w:sz w:val="18"/>
                <w:szCs w:val="18"/>
              </w:rPr>
            </w:pPr>
            <w:r>
              <w:rPr>
                <w:i/>
                <w:iCs/>
                <w:color w:val="000000"/>
                <w:sz w:val="18"/>
                <w:szCs w:val="18"/>
              </w:rPr>
              <w:t>MTOR</w:t>
            </w:r>
          </w:p>
        </w:tc>
        <w:tc>
          <w:tcPr>
            <w:tcW w:w="2382" w:type="dxa"/>
            <w:noWrap/>
            <w:vAlign w:val="center"/>
          </w:tcPr>
          <w:p w14:paraId="653C879D" w14:textId="77777777" w:rsidR="002E1676" w:rsidRDefault="00000000">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5E2B6E6C" w14:textId="77777777" w:rsidR="002E1676" w:rsidRDefault="00000000">
            <w:pPr>
              <w:jc w:val="center"/>
              <w:textAlignment w:val="center"/>
              <w:rPr>
                <w:rFonts w:hint="eastAsia"/>
                <w:color w:val="000000"/>
                <w:sz w:val="18"/>
                <w:szCs w:val="18"/>
              </w:rPr>
            </w:pPr>
            <w:r>
              <w:rPr>
                <w:color w:val="000000"/>
                <w:sz w:val="18"/>
                <w:szCs w:val="18"/>
              </w:rPr>
              <w:t>Exon2-58</w:t>
            </w:r>
          </w:p>
        </w:tc>
        <w:tc>
          <w:tcPr>
            <w:tcW w:w="2551" w:type="dxa"/>
            <w:vAlign w:val="center"/>
          </w:tcPr>
          <w:p w14:paraId="4337FDA6" w14:textId="77777777" w:rsidR="002E1676" w:rsidRDefault="00000000">
            <w:pPr>
              <w:jc w:val="center"/>
              <w:textAlignment w:val="center"/>
              <w:rPr>
                <w:rFonts w:hint="eastAsia"/>
                <w:color w:val="000000"/>
                <w:sz w:val="18"/>
                <w:szCs w:val="18"/>
              </w:rPr>
            </w:pPr>
            <w:r>
              <w:rPr>
                <w:color w:val="000000"/>
                <w:sz w:val="18"/>
                <w:szCs w:val="18"/>
              </w:rPr>
              <w:t>/</w:t>
            </w:r>
          </w:p>
        </w:tc>
      </w:tr>
      <w:tr w:rsidR="002E1676" w14:paraId="3025880F" w14:textId="77777777">
        <w:trPr>
          <w:trHeight w:val="280"/>
        </w:trPr>
        <w:tc>
          <w:tcPr>
            <w:tcW w:w="1677" w:type="dxa"/>
            <w:noWrap/>
            <w:vAlign w:val="center"/>
          </w:tcPr>
          <w:p w14:paraId="730FFDDE" w14:textId="77777777" w:rsidR="002E1676" w:rsidRDefault="00000000">
            <w:pPr>
              <w:jc w:val="center"/>
              <w:textAlignment w:val="center"/>
              <w:rPr>
                <w:rFonts w:hint="eastAsia"/>
                <w:i/>
                <w:iCs/>
                <w:color w:val="000000"/>
                <w:sz w:val="18"/>
                <w:szCs w:val="18"/>
              </w:rPr>
            </w:pPr>
            <w:r>
              <w:rPr>
                <w:i/>
                <w:iCs/>
                <w:color w:val="000000"/>
                <w:sz w:val="18"/>
                <w:szCs w:val="18"/>
              </w:rPr>
              <w:t>MUTYH</w:t>
            </w:r>
          </w:p>
        </w:tc>
        <w:tc>
          <w:tcPr>
            <w:tcW w:w="2382" w:type="dxa"/>
            <w:noWrap/>
            <w:vAlign w:val="center"/>
          </w:tcPr>
          <w:p w14:paraId="478B1B1E" w14:textId="77777777" w:rsidR="002E1676" w:rsidRDefault="00000000">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3E9C3646" w14:textId="77777777" w:rsidR="002E1676" w:rsidRDefault="00000000">
            <w:pPr>
              <w:jc w:val="center"/>
              <w:textAlignment w:val="center"/>
              <w:rPr>
                <w:rFonts w:hint="eastAsia"/>
                <w:color w:val="000000"/>
                <w:sz w:val="18"/>
                <w:szCs w:val="18"/>
              </w:rPr>
            </w:pPr>
            <w:r>
              <w:rPr>
                <w:color w:val="000000"/>
                <w:sz w:val="18"/>
                <w:szCs w:val="18"/>
              </w:rPr>
              <w:t>Exon2-16</w:t>
            </w:r>
          </w:p>
        </w:tc>
        <w:tc>
          <w:tcPr>
            <w:tcW w:w="2551" w:type="dxa"/>
            <w:vAlign w:val="center"/>
          </w:tcPr>
          <w:p w14:paraId="09DAF63F" w14:textId="77777777" w:rsidR="002E1676" w:rsidRDefault="00000000">
            <w:pPr>
              <w:jc w:val="center"/>
              <w:textAlignment w:val="center"/>
              <w:rPr>
                <w:rFonts w:hint="eastAsia"/>
                <w:color w:val="000000"/>
                <w:sz w:val="18"/>
                <w:szCs w:val="18"/>
              </w:rPr>
            </w:pPr>
            <w:r>
              <w:rPr>
                <w:color w:val="000000"/>
                <w:sz w:val="18"/>
                <w:szCs w:val="18"/>
              </w:rPr>
              <w:t>/</w:t>
            </w:r>
          </w:p>
        </w:tc>
      </w:tr>
      <w:tr w:rsidR="002E1676" w14:paraId="3263CDFE" w14:textId="77777777">
        <w:trPr>
          <w:trHeight w:val="280"/>
        </w:trPr>
        <w:tc>
          <w:tcPr>
            <w:tcW w:w="1677" w:type="dxa"/>
            <w:noWrap/>
            <w:vAlign w:val="center"/>
          </w:tcPr>
          <w:p w14:paraId="2AE171A1" w14:textId="77777777" w:rsidR="002E1676" w:rsidRDefault="00000000">
            <w:pPr>
              <w:jc w:val="center"/>
              <w:textAlignment w:val="center"/>
              <w:rPr>
                <w:rFonts w:hint="eastAsia"/>
                <w:i/>
                <w:iCs/>
                <w:color w:val="000000"/>
                <w:sz w:val="18"/>
                <w:szCs w:val="18"/>
              </w:rPr>
            </w:pPr>
            <w:r>
              <w:rPr>
                <w:i/>
                <w:iCs/>
                <w:color w:val="000000"/>
                <w:sz w:val="18"/>
                <w:szCs w:val="18"/>
              </w:rPr>
              <w:t>MYC</w:t>
            </w:r>
          </w:p>
        </w:tc>
        <w:tc>
          <w:tcPr>
            <w:tcW w:w="2382" w:type="dxa"/>
            <w:noWrap/>
            <w:vAlign w:val="center"/>
          </w:tcPr>
          <w:p w14:paraId="25D10096" w14:textId="77777777" w:rsidR="002E1676" w:rsidRDefault="00000000">
            <w:pPr>
              <w:jc w:val="center"/>
              <w:textAlignment w:val="center"/>
              <w:rPr>
                <w:rFonts w:hint="eastAsia"/>
                <w:color w:val="000000"/>
                <w:sz w:val="18"/>
                <w:szCs w:val="18"/>
              </w:rPr>
            </w:pPr>
            <w:r>
              <w:rPr>
                <w:color w:val="000000"/>
                <w:sz w:val="18"/>
                <w:szCs w:val="18"/>
              </w:rPr>
              <w:t>CNA</w:t>
            </w:r>
          </w:p>
        </w:tc>
        <w:tc>
          <w:tcPr>
            <w:tcW w:w="3024" w:type="dxa"/>
            <w:noWrap/>
            <w:vAlign w:val="center"/>
          </w:tcPr>
          <w:p w14:paraId="5E103ED3" w14:textId="5683C3AD" w:rsidR="002E1676" w:rsidRDefault="00247386">
            <w:pPr>
              <w:jc w:val="center"/>
              <w:textAlignment w:val="center"/>
              <w:rPr>
                <w:rFonts w:hint="eastAsia"/>
                <w:color w:val="000000"/>
                <w:sz w:val="18"/>
                <w:szCs w:val="18"/>
              </w:rPr>
            </w:pPr>
            <w:ins w:id="32" w:author="周蓉" w:date="2026-05-27T14:52:00Z" w16du:dateUtc="2026-05-27T06:52:00Z">
              <w:r w:rsidRPr="00247386">
                <w:rPr>
                  <w:rFonts w:hint="eastAsia"/>
                  <w:color w:val="000000"/>
                  <w:sz w:val="18"/>
                  <w:szCs w:val="18"/>
                </w:rPr>
                <w:t>Exon1-3</w:t>
              </w:r>
            </w:ins>
            <w:del w:id="33" w:author="周蓉" w:date="2026-05-27T14:52:00Z" w16du:dateUtc="2026-05-27T06:52:00Z">
              <w:r w:rsidDel="00247386">
                <w:rPr>
                  <w:color w:val="000000"/>
                  <w:sz w:val="18"/>
                  <w:szCs w:val="18"/>
                </w:rPr>
                <w:delText>/</w:delText>
              </w:r>
            </w:del>
          </w:p>
        </w:tc>
        <w:tc>
          <w:tcPr>
            <w:tcW w:w="2551" w:type="dxa"/>
            <w:vAlign w:val="center"/>
          </w:tcPr>
          <w:p w14:paraId="304717AB" w14:textId="14CBE186" w:rsidR="002E1676" w:rsidRDefault="00247386">
            <w:pPr>
              <w:jc w:val="center"/>
              <w:textAlignment w:val="center"/>
              <w:rPr>
                <w:rFonts w:hint="eastAsia"/>
                <w:color w:val="000000"/>
                <w:sz w:val="18"/>
                <w:szCs w:val="18"/>
              </w:rPr>
            </w:pPr>
            <w:ins w:id="34" w:author="周蓉" w:date="2026-05-27T14:52:00Z" w16du:dateUtc="2026-05-27T06:52:00Z">
              <w:r w:rsidRPr="00247386">
                <w:rPr>
                  <w:rFonts w:hint="eastAsia"/>
                  <w:color w:val="000000"/>
                  <w:sz w:val="18"/>
                  <w:szCs w:val="18"/>
                </w:rPr>
                <w:t>Exon2</w:t>
              </w:r>
            </w:ins>
            <w:del w:id="35" w:author="周蓉" w:date="2026-05-27T14:52:00Z" w16du:dateUtc="2026-05-27T06:52:00Z">
              <w:r w:rsidDel="00247386">
                <w:rPr>
                  <w:color w:val="000000"/>
                  <w:sz w:val="18"/>
                  <w:szCs w:val="18"/>
                </w:rPr>
                <w:delText>/</w:delText>
              </w:r>
            </w:del>
          </w:p>
        </w:tc>
      </w:tr>
      <w:tr w:rsidR="002E1676" w14:paraId="3C3A7673" w14:textId="77777777">
        <w:trPr>
          <w:trHeight w:val="280"/>
        </w:trPr>
        <w:tc>
          <w:tcPr>
            <w:tcW w:w="1677" w:type="dxa"/>
            <w:noWrap/>
            <w:vAlign w:val="center"/>
          </w:tcPr>
          <w:p w14:paraId="39E25F11" w14:textId="77777777" w:rsidR="002E1676" w:rsidRDefault="00000000">
            <w:pPr>
              <w:jc w:val="center"/>
              <w:textAlignment w:val="center"/>
              <w:rPr>
                <w:rFonts w:hint="eastAsia"/>
                <w:i/>
                <w:iCs/>
                <w:color w:val="000000"/>
                <w:sz w:val="18"/>
                <w:szCs w:val="18"/>
              </w:rPr>
            </w:pPr>
            <w:r>
              <w:rPr>
                <w:i/>
                <w:iCs/>
                <w:color w:val="000000"/>
                <w:sz w:val="18"/>
                <w:szCs w:val="18"/>
              </w:rPr>
              <w:t>MYCN</w:t>
            </w:r>
          </w:p>
        </w:tc>
        <w:tc>
          <w:tcPr>
            <w:tcW w:w="2382" w:type="dxa"/>
            <w:noWrap/>
            <w:vAlign w:val="center"/>
          </w:tcPr>
          <w:p w14:paraId="3C65E831" w14:textId="77777777" w:rsidR="002E1676" w:rsidRDefault="00000000">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2C89718D" w14:textId="77777777" w:rsidR="002E1676" w:rsidRDefault="00000000">
            <w:pPr>
              <w:jc w:val="center"/>
              <w:textAlignment w:val="center"/>
              <w:rPr>
                <w:rFonts w:hint="eastAsia"/>
                <w:color w:val="000000"/>
                <w:sz w:val="18"/>
                <w:szCs w:val="18"/>
              </w:rPr>
            </w:pPr>
            <w:r>
              <w:rPr>
                <w:color w:val="000000"/>
                <w:sz w:val="18"/>
                <w:szCs w:val="18"/>
              </w:rPr>
              <w:t>Exon2-3</w:t>
            </w:r>
          </w:p>
        </w:tc>
        <w:tc>
          <w:tcPr>
            <w:tcW w:w="2551" w:type="dxa"/>
            <w:vAlign w:val="center"/>
          </w:tcPr>
          <w:p w14:paraId="2FD5E838" w14:textId="77777777" w:rsidR="002E1676" w:rsidRDefault="00000000">
            <w:pPr>
              <w:jc w:val="center"/>
              <w:textAlignment w:val="center"/>
              <w:rPr>
                <w:rFonts w:hint="eastAsia"/>
                <w:color w:val="000000"/>
                <w:sz w:val="18"/>
                <w:szCs w:val="18"/>
              </w:rPr>
            </w:pPr>
            <w:r>
              <w:rPr>
                <w:color w:val="000000"/>
                <w:sz w:val="18"/>
                <w:szCs w:val="18"/>
              </w:rPr>
              <w:t>Exon3</w:t>
            </w:r>
          </w:p>
        </w:tc>
      </w:tr>
      <w:tr w:rsidR="002E1676" w14:paraId="5923D02A" w14:textId="77777777">
        <w:trPr>
          <w:trHeight w:val="280"/>
        </w:trPr>
        <w:tc>
          <w:tcPr>
            <w:tcW w:w="1677" w:type="dxa"/>
            <w:noWrap/>
            <w:vAlign w:val="center"/>
          </w:tcPr>
          <w:p w14:paraId="29DEE5E8" w14:textId="77777777" w:rsidR="002E1676" w:rsidRDefault="00000000">
            <w:pPr>
              <w:jc w:val="center"/>
              <w:textAlignment w:val="center"/>
              <w:rPr>
                <w:rFonts w:hint="eastAsia"/>
                <w:i/>
                <w:iCs/>
                <w:color w:val="000000"/>
                <w:sz w:val="18"/>
                <w:szCs w:val="18"/>
              </w:rPr>
            </w:pPr>
            <w:r>
              <w:rPr>
                <w:i/>
                <w:iCs/>
                <w:color w:val="000000"/>
                <w:sz w:val="18"/>
                <w:szCs w:val="18"/>
              </w:rPr>
              <w:t>NBN</w:t>
            </w:r>
          </w:p>
        </w:tc>
        <w:tc>
          <w:tcPr>
            <w:tcW w:w="2382" w:type="dxa"/>
            <w:noWrap/>
            <w:vAlign w:val="center"/>
          </w:tcPr>
          <w:p w14:paraId="6726BDBC" w14:textId="77777777" w:rsidR="002E1676" w:rsidRDefault="00000000">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5449C7F0" w14:textId="77777777" w:rsidR="002E1676" w:rsidRDefault="00000000">
            <w:pPr>
              <w:jc w:val="center"/>
              <w:textAlignment w:val="center"/>
              <w:rPr>
                <w:rFonts w:hint="eastAsia"/>
                <w:color w:val="000000"/>
                <w:sz w:val="18"/>
                <w:szCs w:val="18"/>
              </w:rPr>
            </w:pPr>
            <w:r>
              <w:rPr>
                <w:color w:val="000000"/>
                <w:sz w:val="18"/>
                <w:szCs w:val="18"/>
              </w:rPr>
              <w:t>Exon1-16</w:t>
            </w:r>
          </w:p>
        </w:tc>
        <w:tc>
          <w:tcPr>
            <w:tcW w:w="2551" w:type="dxa"/>
            <w:vAlign w:val="center"/>
          </w:tcPr>
          <w:p w14:paraId="2D881895" w14:textId="77777777" w:rsidR="002E1676" w:rsidRDefault="00000000">
            <w:pPr>
              <w:jc w:val="center"/>
              <w:textAlignment w:val="center"/>
              <w:rPr>
                <w:rFonts w:hint="eastAsia"/>
                <w:color w:val="000000"/>
                <w:sz w:val="18"/>
                <w:szCs w:val="18"/>
              </w:rPr>
            </w:pPr>
            <w:r>
              <w:rPr>
                <w:color w:val="000000"/>
                <w:sz w:val="18"/>
                <w:szCs w:val="18"/>
              </w:rPr>
              <w:t>/</w:t>
            </w:r>
          </w:p>
        </w:tc>
      </w:tr>
      <w:tr w:rsidR="002E1676" w14:paraId="3ACBEDD3" w14:textId="77777777">
        <w:trPr>
          <w:trHeight w:val="280"/>
        </w:trPr>
        <w:tc>
          <w:tcPr>
            <w:tcW w:w="1677" w:type="dxa"/>
            <w:noWrap/>
            <w:vAlign w:val="center"/>
          </w:tcPr>
          <w:p w14:paraId="4DF5B266" w14:textId="77777777" w:rsidR="002E1676" w:rsidRDefault="00000000">
            <w:pPr>
              <w:jc w:val="center"/>
              <w:textAlignment w:val="center"/>
              <w:rPr>
                <w:rFonts w:hint="eastAsia"/>
                <w:i/>
                <w:iCs/>
                <w:color w:val="000000"/>
                <w:sz w:val="18"/>
                <w:szCs w:val="18"/>
              </w:rPr>
            </w:pPr>
            <w:r>
              <w:rPr>
                <w:i/>
                <w:iCs/>
                <w:color w:val="000000"/>
                <w:sz w:val="18"/>
                <w:szCs w:val="18"/>
              </w:rPr>
              <w:t>NF1</w:t>
            </w:r>
          </w:p>
        </w:tc>
        <w:tc>
          <w:tcPr>
            <w:tcW w:w="2382" w:type="dxa"/>
            <w:noWrap/>
            <w:vAlign w:val="center"/>
          </w:tcPr>
          <w:p w14:paraId="65C9D668" w14:textId="77777777" w:rsidR="002E1676" w:rsidRDefault="00000000">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0B334E71" w14:textId="77777777" w:rsidR="002E1676" w:rsidRDefault="00000000">
            <w:pPr>
              <w:jc w:val="center"/>
              <w:textAlignment w:val="center"/>
              <w:rPr>
                <w:rFonts w:hint="eastAsia"/>
                <w:color w:val="000000"/>
                <w:sz w:val="18"/>
                <w:szCs w:val="18"/>
              </w:rPr>
            </w:pPr>
            <w:r>
              <w:rPr>
                <w:color w:val="000000"/>
                <w:sz w:val="18"/>
                <w:szCs w:val="18"/>
              </w:rPr>
              <w:t>Exon1-58</w:t>
            </w:r>
          </w:p>
        </w:tc>
        <w:tc>
          <w:tcPr>
            <w:tcW w:w="2551" w:type="dxa"/>
            <w:vAlign w:val="center"/>
          </w:tcPr>
          <w:p w14:paraId="4A5505CA" w14:textId="77777777" w:rsidR="002E1676" w:rsidRDefault="00000000">
            <w:pPr>
              <w:jc w:val="center"/>
              <w:textAlignment w:val="center"/>
              <w:rPr>
                <w:rFonts w:hint="eastAsia"/>
                <w:color w:val="000000"/>
                <w:sz w:val="18"/>
                <w:szCs w:val="18"/>
              </w:rPr>
            </w:pPr>
            <w:r>
              <w:rPr>
                <w:color w:val="000000"/>
                <w:sz w:val="18"/>
                <w:szCs w:val="18"/>
              </w:rPr>
              <w:t>/</w:t>
            </w:r>
          </w:p>
        </w:tc>
      </w:tr>
      <w:tr w:rsidR="002E1676" w14:paraId="4388D8C5" w14:textId="77777777">
        <w:trPr>
          <w:trHeight w:val="280"/>
        </w:trPr>
        <w:tc>
          <w:tcPr>
            <w:tcW w:w="1677" w:type="dxa"/>
            <w:noWrap/>
            <w:vAlign w:val="center"/>
          </w:tcPr>
          <w:p w14:paraId="3C6F9085" w14:textId="77777777" w:rsidR="002E1676" w:rsidRDefault="00000000">
            <w:pPr>
              <w:jc w:val="center"/>
              <w:textAlignment w:val="center"/>
              <w:rPr>
                <w:rFonts w:hint="eastAsia"/>
                <w:i/>
                <w:iCs/>
                <w:color w:val="000000"/>
                <w:sz w:val="18"/>
                <w:szCs w:val="18"/>
              </w:rPr>
            </w:pPr>
            <w:r>
              <w:rPr>
                <w:i/>
                <w:iCs/>
                <w:color w:val="000000"/>
                <w:sz w:val="18"/>
                <w:szCs w:val="18"/>
              </w:rPr>
              <w:t>NF2</w:t>
            </w:r>
          </w:p>
        </w:tc>
        <w:tc>
          <w:tcPr>
            <w:tcW w:w="2382" w:type="dxa"/>
            <w:noWrap/>
            <w:vAlign w:val="center"/>
          </w:tcPr>
          <w:p w14:paraId="1F080221" w14:textId="77777777" w:rsidR="002E1676" w:rsidRDefault="00000000">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11466E3A" w14:textId="77777777" w:rsidR="002E1676" w:rsidRDefault="00000000">
            <w:pPr>
              <w:jc w:val="center"/>
              <w:textAlignment w:val="center"/>
              <w:rPr>
                <w:rFonts w:hint="eastAsia"/>
                <w:color w:val="000000"/>
                <w:sz w:val="18"/>
                <w:szCs w:val="18"/>
              </w:rPr>
            </w:pPr>
            <w:r>
              <w:rPr>
                <w:color w:val="000000"/>
                <w:sz w:val="18"/>
                <w:szCs w:val="18"/>
              </w:rPr>
              <w:t>Exon1-16</w:t>
            </w:r>
          </w:p>
        </w:tc>
        <w:tc>
          <w:tcPr>
            <w:tcW w:w="2551" w:type="dxa"/>
            <w:vAlign w:val="center"/>
          </w:tcPr>
          <w:p w14:paraId="55FF706D" w14:textId="77777777" w:rsidR="002E1676" w:rsidRDefault="00000000">
            <w:pPr>
              <w:jc w:val="center"/>
              <w:textAlignment w:val="center"/>
              <w:rPr>
                <w:rFonts w:hint="eastAsia"/>
                <w:color w:val="000000"/>
                <w:sz w:val="18"/>
                <w:szCs w:val="18"/>
              </w:rPr>
            </w:pPr>
            <w:r>
              <w:rPr>
                <w:color w:val="000000"/>
                <w:sz w:val="18"/>
                <w:szCs w:val="18"/>
              </w:rPr>
              <w:t>/</w:t>
            </w:r>
          </w:p>
        </w:tc>
      </w:tr>
      <w:tr w:rsidR="002E1676" w14:paraId="09BEACE5" w14:textId="77777777">
        <w:trPr>
          <w:trHeight w:val="280"/>
        </w:trPr>
        <w:tc>
          <w:tcPr>
            <w:tcW w:w="1677" w:type="dxa"/>
            <w:noWrap/>
            <w:vAlign w:val="center"/>
          </w:tcPr>
          <w:p w14:paraId="73F0C8DE" w14:textId="77777777" w:rsidR="002E1676" w:rsidRDefault="00000000">
            <w:pPr>
              <w:jc w:val="center"/>
              <w:textAlignment w:val="center"/>
              <w:rPr>
                <w:rFonts w:hint="eastAsia"/>
                <w:i/>
                <w:iCs/>
                <w:color w:val="000000"/>
                <w:sz w:val="18"/>
                <w:szCs w:val="18"/>
              </w:rPr>
            </w:pPr>
            <w:r>
              <w:rPr>
                <w:i/>
                <w:iCs/>
                <w:color w:val="000000"/>
                <w:sz w:val="18"/>
                <w:szCs w:val="18"/>
              </w:rPr>
              <w:t>NFE2L2</w:t>
            </w:r>
          </w:p>
        </w:tc>
        <w:tc>
          <w:tcPr>
            <w:tcW w:w="2382" w:type="dxa"/>
            <w:noWrap/>
            <w:vAlign w:val="center"/>
          </w:tcPr>
          <w:p w14:paraId="7756DB8A" w14:textId="77777777" w:rsidR="002E1676" w:rsidRDefault="00000000">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5A3136BD" w14:textId="77777777" w:rsidR="002E1676" w:rsidRDefault="00000000">
            <w:pPr>
              <w:jc w:val="center"/>
              <w:textAlignment w:val="center"/>
              <w:rPr>
                <w:rFonts w:hint="eastAsia"/>
                <w:color w:val="000000"/>
                <w:sz w:val="18"/>
                <w:szCs w:val="18"/>
              </w:rPr>
            </w:pPr>
            <w:r>
              <w:rPr>
                <w:color w:val="000000"/>
                <w:sz w:val="18"/>
                <w:szCs w:val="18"/>
              </w:rPr>
              <w:t>Exon2</w:t>
            </w:r>
          </w:p>
        </w:tc>
        <w:tc>
          <w:tcPr>
            <w:tcW w:w="2551" w:type="dxa"/>
            <w:vAlign w:val="center"/>
          </w:tcPr>
          <w:p w14:paraId="2D0DE95F" w14:textId="77777777" w:rsidR="002E1676" w:rsidRDefault="00000000">
            <w:pPr>
              <w:jc w:val="center"/>
              <w:textAlignment w:val="center"/>
              <w:rPr>
                <w:rFonts w:hint="eastAsia"/>
                <w:color w:val="000000"/>
                <w:sz w:val="18"/>
                <w:szCs w:val="18"/>
              </w:rPr>
            </w:pPr>
            <w:r>
              <w:rPr>
                <w:color w:val="000000"/>
                <w:sz w:val="18"/>
                <w:szCs w:val="18"/>
              </w:rPr>
              <w:t>/</w:t>
            </w:r>
          </w:p>
        </w:tc>
      </w:tr>
      <w:tr w:rsidR="002E1676" w14:paraId="10990E63" w14:textId="77777777">
        <w:trPr>
          <w:trHeight w:val="280"/>
        </w:trPr>
        <w:tc>
          <w:tcPr>
            <w:tcW w:w="1677" w:type="dxa"/>
            <w:noWrap/>
            <w:vAlign w:val="center"/>
          </w:tcPr>
          <w:p w14:paraId="72FB7653" w14:textId="77777777" w:rsidR="002E1676" w:rsidRDefault="00000000">
            <w:pPr>
              <w:jc w:val="center"/>
              <w:textAlignment w:val="center"/>
              <w:rPr>
                <w:rFonts w:hint="eastAsia"/>
                <w:i/>
                <w:iCs/>
                <w:color w:val="000000"/>
                <w:sz w:val="18"/>
                <w:szCs w:val="18"/>
              </w:rPr>
            </w:pPr>
            <w:r>
              <w:rPr>
                <w:i/>
                <w:iCs/>
                <w:color w:val="000000"/>
                <w:sz w:val="18"/>
                <w:szCs w:val="18"/>
              </w:rPr>
              <w:t>NKX2-1</w:t>
            </w:r>
          </w:p>
        </w:tc>
        <w:tc>
          <w:tcPr>
            <w:tcW w:w="2382" w:type="dxa"/>
            <w:noWrap/>
            <w:vAlign w:val="center"/>
          </w:tcPr>
          <w:p w14:paraId="33F743A4" w14:textId="77777777" w:rsidR="002E1676" w:rsidRDefault="00000000">
            <w:pPr>
              <w:jc w:val="center"/>
              <w:textAlignment w:val="center"/>
              <w:rPr>
                <w:rFonts w:hint="eastAsia"/>
                <w:color w:val="000000"/>
                <w:sz w:val="18"/>
                <w:szCs w:val="18"/>
              </w:rPr>
            </w:pPr>
            <w:r>
              <w:rPr>
                <w:color w:val="000000"/>
                <w:sz w:val="18"/>
                <w:szCs w:val="18"/>
              </w:rPr>
              <w:t>CNA</w:t>
            </w:r>
          </w:p>
        </w:tc>
        <w:tc>
          <w:tcPr>
            <w:tcW w:w="3024" w:type="dxa"/>
            <w:noWrap/>
            <w:vAlign w:val="center"/>
          </w:tcPr>
          <w:p w14:paraId="2FEABD3A" w14:textId="4A707792" w:rsidR="002E1676" w:rsidRDefault="001E7D96">
            <w:pPr>
              <w:jc w:val="center"/>
              <w:textAlignment w:val="center"/>
              <w:rPr>
                <w:rFonts w:hint="eastAsia"/>
                <w:color w:val="000000"/>
                <w:sz w:val="18"/>
                <w:szCs w:val="18"/>
              </w:rPr>
            </w:pPr>
            <w:ins w:id="36" w:author="周蓉" w:date="2026-05-27T14:53:00Z" w16du:dateUtc="2026-05-27T06:53:00Z">
              <w:r w:rsidRPr="001E7D96">
                <w:rPr>
                  <w:rFonts w:hint="eastAsia"/>
                  <w:color w:val="000000"/>
                  <w:sz w:val="18"/>
                  <w:szCs w:val="18"/>
                </w:rPr>
                <w:t>Exon2-3</w:t>
              </w:r>
            </w:ins>
            <w:del w:id="37" w:author="周蓉" w:date="2026-05-27T14:53:00Z" w16du:dateUtc="2026-05-27T06:53:00Z">
              <w:r w:rsidDel="001E7D96">
                <w:rPr>
                  <w:color w:val="000000"/>
                  <w:sz w:val="18"/>
                  <w:szCs w:val="18"/>
                </w:rPr>
                <w:delText>/</w:delText>
              </w:r>
            </w:del>
          </w:p>
        </w:tc>
        <w:tc>
          <w:tcPr>
            <w:tcW w:w="2551" w:type="dxa"/>
            <w:vAlign w:val="center"/>
          </w:tcPr>
          <w:p w14:paraId="5B6A1AF5" w14:textId="77D89B3D" w:rsidR="002E1676" w:rsidRDefault="001E7D96">
            <w:pPr>
              <w:jc w:val="center"/>
              <w:textAlignment w:val="center"/>
              <w:rPr>
                <w:rFonts w:hint="eastAsia"/>
                <w:color w:val="000000"/>
                <w:sz w:val="18"/>
                <w:szCs w:val="18"/>
              </w:rPr>
            </w:pPr>
            <w:ins w:id="38" w:author="周蓉" w:date="2026-05-27T14:53:00Z" w16du:dateUtc="2026-05-27T06:53:00Z">
              <w:r w:rsidRPr="001E7D96">
                <w:rPr>
                  <w:rFonts w:hint="eastAsia"/>
                  <w:color w:val="000000"/>
                  <w:sz w:val="18"/>
                  <w:szCs w:val="18"/>
                </w:rPr>
                <w:t>Exon2-3</w:t>
              </w:r>
            </w:ins>
            <w:del w:id="39" w:author="周蓉" w:date="2026-05-27T14:53:00Z" w16du:dateUtc="2026-05-27T06:53:00Z">
              <w:r w:rsidDel="001E7D96">
                <w:rPr>
                  <w:color w:val="000000"/>
                  <w:sz w:val="18"/>
                  <w:szCs w:val="18"/>
                </w:rPr>
                <w:delText>/</w:delText>
              </w:r>
            </w:del>
          </w:p>
        </w:tc>
      </w:tr>
      <w:tr w:rsidR="002E1676" w14:paraId="6D6E8D91" w14:textId="77777777">
        <w:trPr>
          <w:trHeight w:val="280"/>
        </w:trPr>
        <w:tc>
          <w:tcPr>
            <w:tcW w:w="1677" w:type="dxa"/>
            <w:noWrap/>
            <w:vAlign w:val="center"/>
          </w:tcPr>
          <w:p w14:paraId="5AC99639" w14:textId="77777777" w:rsidR="002E1676" w:rsidRDefault="00000000">
            <w:pPr>
              <w:jc w:val="center"/>
              <w:textAlignment w:val="center"/>
              <w:rPr>
                <w:rFonts w:hint="eastAsia"/>
                <w:i/>
                <w:iCs/>
                <w:color w:val="000000"/>
                <w:sz w:val="18"/>
                <w:szCs w:val="18"/>
              </w:rPr>
            </w:pPr>
            <w:r>
              <w:rPr>
                <w:i/>
                <w:iCs/>
                <w:color w:val="000000"/>
                <w:sz w:val="18"/>
                <w:szCs w:val="18"/>
              </w:rPr>
              <w:t>NRAS</w:t>
            </w:r>
          </w:p>
        </w:tc>
        <w:tc>
          <w:tcPr>
            <w:tcW w:w="2382" w:type="dxa"/>
            <w:noWrap/>
            <w:vAlign w:val="center"/>
          </w:tcPr>
          <w:p w14:paraId="0294F3A2" w14:textId="77777777" w:rsidR="002E1676" w:rsidRDefault="00000000">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2753490C" w14:textId="77777777" w:rsidR="002E1676" w:rsidRDefault="00000000">
            <w:pPr>
              <w:jc w:val="center"/>
              <w:textAlignment w:val="center"/>
              <w:rPr>
                <w:rFonts w:hint="eastAsia"/>
                <w:color w:val="000000"/>
                <w:sz w:val="18"/>
                <w:szCs w:val="18"/>
              </w:rPr>
            </w:pPr>
            <w:r>
              <w:rPr>
                <w:color w:val="000000"/>
                <w:sz w:val="18"/>
                <w:szCs w:val="18"/>
              </w:rPr>
              <w:t>Exon2-4</w:t>
            </w:r>
          </w:p>
        </w:tc>
        <w:tc>
          <w:tcPr>
            <w:tcW w:w="2551" w:type="dxa"/>
            <w:vAlign w:val="center"/>
          </w:tcPr>
          <w:p w14:paraId="412617DF" w14:textId="77777777" w:rsidR="002E1676" w:rsidRDefault="00000000">
            <w:pPr>
              <w:jc w:val="center"/>
              <w:textAlignment w:val="center"/>
              <w:rPr>
                <w:rFonts w:hint="eastAsia"/>
                <w:color w:val="000000"/>
                <w:sz w:val="18"/>
                <w:szCs w:val="18"/>
              </w:rPr>
            </w:pPr>
            <w:r>
              <w:rPr>
                <w:color w:val="000000"/>
                <w:sz w:val="18"/>
                <w:szCs w:val="18"/>
              </w:rPr>
              <w:t>/</w:t>
            </w:r>
          </w:p>
        </w:tc>
      </w:tr>
      <w:tr w:rsidR="002E1676" w14:paraId="6F76E50E" w14:textId="77777777">
        <w:trPr>
          <w:trHeight w:val="280"/>
        </w:trPr>
        <w:tc>
          <w:tcPr>
            <w:tcW w:w="1677" w:type="dxa"/>
            <w:noWrap/>
            <w:vAlign w:val="center"/>
          </w:tcPr>
          <w:p w14:paraId="4539DF6C" w14:textId="77777777" w:rsidR="002E1676" w:rsidRDefault="00000000">
            <w:pPr>
              <w:jc w:val="center"/>
              <w:textAlignment w:val="center"/>
              <w:rPr>
                <w:rFonts w:hint="eastAsia"/>
                <w:i/>
                <w:iCs/>
                <w:color w:val="000000"/>
                <w:sz w:val="18"/>
                <w:szCs w:val="18"/>
              </w:rPr>
            </w:pPr>
            <w:r>
              <w:rPr>
                <w:i/>
                <w:iCs/>
                <w:color w:val="000000"/>
                <w:sz w:val="18"/>
                <w:szCs w:val="18"/>
              </w:rPr>
              <w:t>NTRK1</w:t>
            </w:r>
          </w:p>
        </w:tc>
        <w:tc>
          <w:tcPr>
            <w:tcW w:w="2382" w:type="dxa"/>
            <w:noWrap/>
            <w:vAlign w:val="center"/>
          </w:tcPr>
          <w:p w14:paraId="583D13DD" w14:textId="77777777" w:rsidR="002E1676" w:rsidRDefault="00000000">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3A2FF920" w14:textId="77777777" w:rsidR="002E1676" w:rsidRDefault="00000000">
            <w:pPr>
              <w:jc w:val="center"/>
              <w:textAlignment w:val="center"/>
              <w:rPr>
                <w:rFonts w:hint="eastAsia"/>
                <w:color w:val="000000"/>
                <w:sz w:val="18"/>
                <w:szCs w:val="18"/>
              </w:rPr>
            </w:pPr>
            <w:r>
              <w:rPr>
                <w:color w:val="000000"/>
                <w:sz w:val="18"/>
                <w:szCs w:val="18"/>
              </w:rPr>
              <w:t>Exon14-15</w:t>
            </w:r>
          </w:p>
        </w:tc>
        <w:tc>
          <w:tcPr>
            <w:tcW w:w="2551" w:type="dxa"/>
            <w:vAlign w:val="center"/>
          </w:tcPr>
          <w:p w14:paraId="5D75136B" w14:textId="77777777" w:rsidR="002E1676" w:rsidRDefault="00000000">
            <w:pPr>
              <w:jc w:val="center"/>
              <w:textAlignment w:val="center"/>
              <w:rPr>
                <w:rFonts w:hint="eastAsia"/>
                <w:color w:val="000000"/>
                <w:sz w:val="18"/>
                <w:szCs w:val="18"/>
              </w:rPr>
            </w:pPr>
            <w:r>
              <w:rPr>
                <w:color w:val="000000"/>
                <w:sz w:val="18"/>
                <w:szCs w:val="18"/>
              </w:rPr>
              <w:t>Exon14-15</w:t>
            </w:r>
          </w:p>
        </w:tc>
      </w:tr>
      <w:tr w:rsidR="002E1676" w14:paraId="57440F8D" w14:textId="77777777">
        <w:trPr>
          <w:trHeight w:val="280"/>
        </w:trPr>
        <w:tc>
          <w:tcPr>
            <w:tcW w:w="1677" w:type="dxa"/>
            <w:noWrap/>
            <w:vAlign w:val="center"/>
          </w:tcPr>
          <w:p w14:paraId="3F3E4D96" w14:textId="77777777" w:rsidR="002E1676" w:rsidRDefault="00000000">
            <w:pPr>
              <w:jc w:val="center"/>
              <w:textAlignment w:val="center"/>
              <w:rPr>
                <w:rFonts w:hint="eastAsia"/>
                <w:i/>
                <w:iCs/>
                <w:color w:val="000000"/>
                <w:sz w:val="18"/>
                <w:szCs w:val="18"/>
              </w:rPr>
            </w:pPr>
            <w:r>
              <w:rPr>
                <w:i/>
                <w:iCs/>
                <w:color w:val="000000"/>
                <w:sz w:val="18"/>
                <w:szCs w:val="18"/>
              </w:rPr>
              <w:t>NTRK2</w:t>
            </w:r>
          </w:p>
        </w:tc>
        <w:tc>
          <w:tcPr>
            <w:tcW w:w="2382" w:type="dxa"/>
            <w:noWrap/>
            <w:vAlign w:val="center"/>
          </w:tcPr>
          <w:p w14:paraId="543344F0" w14:textId="77777777" w:rsidR="002E1676" w:rsidRDefault="00000000">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4DE89609" w14:textId="77777777" w:rsidR="002E1676" w:rsidRDefault="00000000">
            <w:pPr>
              <w:jc w:val="center"/>
              <w:textAlignment w:val="center"/>
              <w:rPr>
                <w:rFonts w:hint="eastAsia"/>
                <w:color w:val="000000"/>
                <w:sz w:val="18"/>
                <w:szCs w:val="18"/>
              </w:rPr>
            </w:pPr>
            <w:r>
              <w:rPr>
                <w:color w:val="000000"/>
                <w:sz w:val="18"/>
                <w:szCs w:val="18"/>
              </w:rPr>
              <w:t>Exon16-19</w:t>
            </w:r>
          </w:p>
        </w:tc>
        <w:tc>
          <w:tcPr>
            <w:tcW w:w="2551" w:type="dxa"/>
            <w:vAlign w:val="center"/>
          </w:tcPr>
          <w:p w14:paraId="6ED0B1DB" w14:textId="77777777" w:rsidR="002E1676" w:rsidRDefault="00000000">
            <w:pPr>
              <w:jc w:val="center"/>
              <w:textAlignment w:val="center"/>
              <w:rPr>
                <w:rFonts w:hint="eastAsia"/>
                <w:color w:val="000000"/>
                <w:sz w:val="18"/>
                <w:szCs w:val="18"/>
              </w:rPr>
            </w:pPr>
            <w:r>
              <w:rPr>
                <w:color w:val="000000"/>
                <w:sz w:val="18"/>
                <w:szCs w:val="18"/>
              </w:rPr>
              <w:t>Exon16-17</w:t>
            </w:r>
          </w:p>
        </w:tc>
      </w:tr>
      <w:tr w:rsidR="002E1676" w14:paraId="30797565" w14:textId="77777777">
        <w:trPr>
          <w:trHeight w:val="280"/>
        </w:trPr>
        <w:tc>
          <w:tcPr>
            <w:tcW w:w="1677" w:type="dxa"/>
            <w:noWrap/>
            <w:vAlign w:val="center"/>
          </w:tcPr>
          <w:p w14:paraId="69156AC3" w14:textId="77777777" w:rsidR="002E1676" w:rsidRDefault="00000000">
            <w:pPr>
              <w:jc w:val="center"/>
              <w:textAlignment w:val="center"/>
              <w:rPr>
                <w:rFonts w:hint="eastAsia"/>
                <w:i/>
                <w:iCs/>
                <w:color w:val="000000"/>
                <w:sz w:val="18"/>
                <w:szCs w:val="18"/>
              </w:rPr>
            </w:pPr>
            <w:r>
              <w:rPr>
                <w:i/>
                <w:iCs/>
                <w:color w:val="000000"/>
                <w:sz w:val="18"/>
                <w:szCs w:val="18"/>
              </w:rPr>
              <w:t>NTRK3</w:t>
            </w:r>
          </w:p>
        </w:tc>
        <w:tc>
          <w:tcPr>
            <w:tcW w:w="2382" w:type="dxa"/>
            <w:noWrap/>
            <w:vAlign w:val="center"/>
          </w:tcPr>
          <w:p w14:paraId="75ADB32C" w14:textId="77777777" w:rsidR="002E1676" w:rsidRDefault="00000000">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23BF9440" w14:textId="77777777" w:rsidR="002E1676" w:rsidRDefault="00000000">
            <w:pPr>
              <w:jc w:val="center"/>
              <w:textAlignment w:val="center"/>
              <w:rPr>
                <w:rFonts w:hint="eastAsia"/>
                <w:color w:val="000000"/>
                <w:sz w:val="18"/>
                <w:szCs w:val="18"/>
              </w:rPr>
            </w:pPr>
            <w:r>
              <w:rPr>
                <w:color w:val="000000"/>
                <w:sz w:val="18"/>
                <w:szCs w:val="18"/>
              </w:rPr>
              <w:t>Exon16-17</w:t>
            </w:r>
          </w:p>
        </w:tc>
        <w:tc>
          <w:tcPr>
            <w:tcW w:w="2551" w:type="dxa"/>
            <w:vAlign w:val="center"/>
          </w:tcPr>
          <w:p w14:paraId="07A71912" w14:textId="77777777" w:rsidR="002E1676" w:rsidRDefault="00000000">
            <w:pPr>
              <w:jc w:val="center"/>
              <w:textAlignment w:val="center"/>
              <w:rPr>
                <w:rFonts w:hint="eastAsia"/>
                <w:color w:val="000000"/>
                <w:sz w:val="18"/>
                <w:szCs w:val="18"/>
              </w:rPr>
            </w:pPr>
            <w:r>
              <w:rPr>
                <w:color w:val="000000"/>
                <w:sz w:val="18"/>
                <w:szCs w:val="18"/>
              </w:rPr>
              <w:t>Exon16</w:t>
            </w:r>
          </w:p>
        </w:tc>
      </w:tr>
      <w:tr w:rsidR="002E1676" w14:paraId="5EEC2DB9" w14:textId="77777777">
        <w:trPr>
          <w:trHeight w:val="280"/>
        </w:trPr>
        <w:tc>
          <w:tcPr>
            <w:tcW w:w="1677" w:type="dxa"/>
            <w:noWrap/>
            <w:vAlign w:val="center"/>
          </w:tcPr>
          <w:p w14:paraId="3E9983D3" w14:textId="77777777" w:rsidR="002E1676" w:rsidRDefault="00000000">
            <w:pPr>
              <w:jc w:val="center"/>
              <w:textAlignment w:val="center"/>
              <w:rPr>
                <w:rFonts w:hint="eastAsia"/>
                <w:i/>
                <w:iCs/>
                <w:color w:val="000000"/>
                <w:sz w:val="18"/>
                <w:szCs w:val="18"/>
              </w:rPr>
            </w:pPr>
            <w:r>
              <w:rPr>
                <w:i/>
                <w:iCs/>
                <w:color w:val="000000"/>
                <w:sz w:val="18"/>
                <w:szCs w:val="18"/>
              </w:rPr>
              <w:t>PALB2</w:t>
            </w:r>
          </w:p>
        </w:tc>
        <w:tc>
          <w:tcPr>
            <w:tcW w:w="2382" w:type="dxa"/>
            <w:noWrap/>
            <w:vAlign w:val="center"/>
          </w:tcPr>
          <w:p w14:paraId="22631138" w14:textId="77777777" w:rsidR="002E1676" w:rsidRDefault="00000000">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4D984378" w14:textId="77777777" w:rsidR="002E1676" w:rsidRDefault="00000000">
            <w:pPr>
              <w:jc w:val="center"/>
              <w:textAlignment w:val="center"/>
              <w:rPr>
                <w:rFonts w:hint="eastAsia"/>
                <w:color w:val="000000"/>
                <w:sz w:val="18"/>
                <w:szCs w:val="18"/>
              </w:rPr>
            </w:pPr>
            <w:r>
              <w:rPr>
                <w:color w:val="000000"/>
                <w:sz w:val="18"/>
                <w:szCs w:val="18"/>
              </w:rPr>
              <w:t>Exon1-13</w:t>
            </w:r>
          </w:p>
        </w:tc>
        <w:tc>
          <w:tcPr>
            <w:tcW w:w="2551" w:type="dxa"/>
            <w:vAlign w:val="center"/>
          </w:tcPr>
          <w:p w14:paraId="65614049" w14:textId="77777777" w:rsidR="002E1676" w:rsidRDefault="00000000">
            <w:pPr>
              <w:jc w:val="center"/>
              <w:textAlignment w:val="center"/>
              <w:rPr>
                <w:rFonts w:hint="eastAsia"/>
                <w:color w:val="000000"/>
                <w:sz w:val="18"/>
                <w:szCs w:val="18"/>
              </w:rPr>
            </w:pPr>
            <w:r>
              <w:rPr>
                <w:color w:val="000000"/>
                <w:sz w:val="18"/>
                <w:szCs w:val="18"/>
              </w:rPr>
              <w:t>/</w:t>
            </w:r>
          </w:p>
        </w:tc>
      </w:tr>
      <w:tr w:rsidR="002E1676" w14:paraId="78907803" w14:textId="77777777">
        <w:trPr>
          <w:trHeight w:val="280"/>
        </w:trPr>
        <w:tc>
          <w:tcPr>
            <w:tcW w:w="1677" w:type="dxa"/>
            <w:noWrap/>
            <w:vAlign w:val="center"/>
          </w:tcPr>
          <w:p w14:paraId="25A3000E" w14:textId="77777777" w:rsidR="002E1676" w:rsidRDefault="00000000">
            <w:pPr>
              <w:jc w:val="center"/>
              <w:textAlignment w:val="center"/>
              <w:rPr>
                <w:rFonts w:hint="eastAsia"/>
                <w:i/>
                <w:iCs/>
                <w:color w:val="000000"/>
                <w:sz w:val="18"/>
                <w:szCs w:val="18"/>
              </w:rPr>
            </w:pPr>
            <w:r>
              <w:rPr>
                <w:i/>
                <w:iCs/>
                <w:color w:val="000000"/>
                <w:sz w:val="18"/>
                <w:szCs w:val="18"/>
              </w:rPr>
              <w:t>PBRM1</w:t>
            </w:r>
          </w:p>
        </w:tc>
        <w:tc>
          <w:tcPr>
            <w:tcW w:w="2382" w:type="dxa"/>
            <w:noWrap/>
            <w:vAlign w:val="center"/>
          </w:tcPr>
          <w:p w14:paraId="7945D77F" w14:textId="77777777" w:rsidR="002E1676" w:rsidRDefault="00000000">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07692F1B" w14:textId="77777777" w:rsidR="002E1676" w:rsidRDefault="00000000">
            <w:pPr>
              <w:jc w:val="center"/>
              <w:textAlignment w:val="center"/>
              <w:rPr>
                <w:rFonts w:hint="eastAsia"/>
                <w:color w:val="000000"/>
                <w:sz w:val="18"/>
                <w:szCs w:val="18"/>
              </w:rPr>
            </w:pPr>
            <w:r>
              <w:rPr>
                <w:color w:val="000000"/>
                <w:sz w:val="18"/>
                <w:szCs w:val="18"/>
              </w:rPr>
              <w:t>Exon2-30</w:t>
            </w:r>
          </w:p>
        </w:tc>
        <w:tc>
          <w:tcPr>
            <w:tcW w:w="2551" w:type="dxa"/>
            <w:vAlign w:val="center"/>
          </w:tcPr>
          <w:p w14:paraId="6940DDF9" w14:textId="77777777" w:rsidR="002E1676" w:rsidRDefault="00000000">
            <w:pPr>
              <w:jc w:val="center"/>
              <w:textAlignment w:val="center"/>
              <w:rPr>
                <w:rFonts w:hint="eastAsia"/>
                <w:color w:val="000000"/>
                <w:sz w:val="18"/>
                <w:szCs w:val="18"/>
              </w:rPr>
            </w:pPr>
            <w:r>
              <w:rPr>
                <w:color w:val="000000"/>
                <w:sz w:val="18"/>
                <w:szCs w:val="18"/>
              </w:rPr>
              <w:t>/</w:t>
            </w:r>
          </w:p>
        </w:tc>
      </w:tr>
      <w:tr w:rsidR="002E1676" w14:paraId="0DE149C0" w14:textId="77777777">
        <w:trPr>
          <w:trHeight w:val="280"/>
        </w:trPr>
        <w:tc>
          <w:tcPr>
            <w:tcW w:w="1677" w:type="dxa"/>
            <w:noWrap/>
            <w:vAlign w:val="center"/>
          </w:tcPr>
          <w:p w14:paraId="59591422" w14:textId="77777777" w:rsidR="002E1676" w:rsidRDefault="00000000">
            <w:pPr>
              <w:jc w:val="center"/>
              <w:textAlignment w:val="center"/>
              <w:rPr>
                <w:rFonts w:hint="eastAsia"/>
                <w:i/>
                <w:iCs/>
                <w:color w:val="000000"/>
                <w:sz w:val="18"/>
                <w:szCs w:val="18"/>
              </w:rPr>
            </w:pPr>
            <w:r>
              <w:rPr>
                <w:i/>
                <w:iCs/>
                <w:color w:val="000000"/>
                <w:sz w:val="18"/>
                <w:szCs w:val="18"/>
              </w:rPr>
              <w:t>PDCD1LG2</w:t>
            </w:r>
          </w:p>
        </w:tc>
        <w:tc>
          <w:tcPr>
            <w:tcW w:w="2382" w:type="dxa"/>
            <w:noWrap/>
            <w:vAlign w:val="center"/>
          </w:tcPr>
          <w:p w14:paraId="49663EBB" w14:textId="77777777" w:rsidR="002E1676" w:rsidRDefault="00000000">
            <w:pPr>
              <w:jc w:val="center"/>
              <w:textAlignment w:val="center"/>
              <w:rPr>
                <w:rFonts w:hint="eastAsia"/>
                <w:color w:val="000000"/>
                <w:sz w:val="18"/>
                <w:szCs w:val="18"/>
              </w:rPr>
            </w:pPr>
            <w:r>
              <w:rPr>
                <w:color w:val="000000"/>
                <w:sz w:val="18"/>
                <w:szCs w:val="18"/>
              </w:rPr>
              <w:t>CNA</w:t>
            </w:r>
          </w:p>
        </w:tc>
        <w:tc>
          <w:tcPr>
            <w:tcW w:w="3024" w:type="dxa"/>
            <w:noWrap/>
            <w:vAlign w:val="center"/>
          </w:tcPr>
          <w:p w14:paraId="728178BA" w14:textId="4DAC1A39" w:rsidR="002E1676" w:rsidRDefault="001E7D96">
            <w:pPr>
              <w:jc w:val="center"/>
              <w:textAlignment w:val="center"/>
              <w:rPr>
                <w:rFonts w:hint="eastAsia"/>
                <w:color w:val="000000"/>
                <w:sz w:val="18"/>
                <w:szCs w:val="18"/>
              </w:rPr>
            </w:pPr>
            <w:ins w:id="40" w:author="周蓉" w:date="2026-05-27T14:53:00Z" w16du:dateUtc="2026-05-27T06:53:00Z">
              <w:r w:rsidRPr="001E7D96">
                <w:rPr>
                  <w:rFonts w:hint="eastAsia"/>
                  <w:color w:val="000000"/>
                  <w:sz w:val="18"/>
                  <w:szCs w:val="18"/>
                </w:rPr>
                <w:t>Exon2-7</w:t>
              </w:r>
            </w:ins>
            <w:del w:id="41" w:author="周蓉" w:date="2026-05-27T14:53:00Z" w16du:dateUtc="2026-05-27T06:53:00Z">
              <w:r w:rsidDel="001E7D96">
                <w:rPr>
                  <w:color w:val="000000"/>
                  <w:sz w:val="18"/>
                  <w:szCs w:val="18"/>
                </w:rPr>
                <w:delText>/</w:delText>
              </w:r>
            </w:del>
          </w:p>
        </w:tc>
        <w:tc>
          <w:tcPr>
            <w:tcW w:w="2551" w:type="dxa"/>
            <w:vAlign w:val="center"/>
          </w:tcPr>
          <w:p w14:paraId="6C016DE1" w14:textId="77777777" w:rsidR="002E1676" w:rsidRDefault="00000000">
            <w:pPr>
              <w:jc w:val="center"/>
              <w:textAlignment w:val="center"/>
              <w:rPr>
                <w:rFonts w:hint="eastAsia"/>
                <w:color w:val="000000"/>
                <w:sz w:val="18"/>
                <w:szCs w:val="18"/>
              </w:rPr>
            </w:pPr>
            <w:r>
              <w:rPr>
                <w:color w:val="000000"/>
                <w:sz w:val="18"/>
                <w:szCs w:val="18"/>
              </w:rPr>
              <w:t>/</w:t>
            </w:r>
          </w:p>
        </w:tc>
      </w:tr>
      <w:tr w:rsidR="002E1676" w14:paraId="437AA078" w14:textId="77777777">
        <w:trPr>
          <w:trHeight w:val="280"/>
        </w:trPr>
        <w:tc>
          <w:tcPr>
            <w:tcW w:w="1677" w:type="dxa"/>
            <w:noWrap/>
            <w:vAlign w:val="center"/>
          </w:tcPr>
          <w:p w14:paraId="16D70BB7" w14:textId="77777777" w:rsidR="002E1676" w:rsidRDefault="00000000">
            <w:pPr>
              <w:jc w:val="center"/>
              <w:textAlignment w:val="center"/>
              <w:rPr>
                <w:rFonts w:hint="eastAsia"/>
                <w:i/>
                <w:iCs/>
                <w:color w:val="000000"/>
                <w:sz w:val="18"/>
                <w:szCs w:val="18"/>
              </w:rPr>
            </w:pPr>
            <w:r>
              <w:rPr>
                <w:i/>
                <w:iCs/>
                <w:color w:val="000000"/>
                <w:sz w:val="18"/>
                <w:szCs w:val="18"/>
              </w:rPr>
              <w:t>PDGFRA</w:t>
            </w:r>
          </w:p>
        </w:tc>
        <w:tc>
          <w:tcPr>
            <w:tcW w:w="2382" w:type="dxa"/>
            <w:noWrap/>
            <w:vAlign w:val="center"/>
          </w:tcPr>
          <w:p w14:paraId="52E93176" w14:textId="77777777" w:rsidR="002E1676" w:rsidRDefault="00000000">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571B6EBB" w14:textId="77777777" w:rsidR="002E1676" w:rsidRDefault="00000000">
            <w:pPr>
              <w:jc w:val="center"/>
              <w:textAlignment w:val="center"/>
              <w:rPr>
                <w:rFonts w:hint="eastAsia"/>
                <w:color w:val="000000"/>
                <w:sz w:val="18"/>
                <w:szCs w:val="18"/>
              </w:rPr>
            </w:pPr>
            <w:r>
              <w:rPr>
                <w:color w:val="000000"/>
                <w:sz w:val="18"/>
                <w:szCs w:val="18"/>
              </w:rPr>
              <w:t>Exon12,14,18</w:t>
            </w:r>
          </w:p>
        </w:tc>
        <w:tc>
          <w:tcPr>
            <w:tcW w:w="2551" w:type="dxa"/>
            <w:vAlign w:val="center"/>
          </w:tcPr>
          <w:p w14:paraId="5273E73B" w14:textId="77777777" w:rsidR="002E1676" w:rsidRDefault="00000000">
            <w:pPr>
              <w:jc w:val="center"/>
              <w:textAlignment w:val="center"/>
              <w:rPr>
                <w:rFonts w:hint="eastAsia"/>
                <w:color w:val="000000"/>
                <w:sz w:val="18"/>
                <w:szCs w:val="18"/>
              </w:rPr>
            </w:pPr>
            <w:r>
              <w:rPr>
                <w:color w:val="000000"/>
                <w:sz w:val="18"/>
                <w:szCs w:val="18"/>
              </w:rPr>
              <w:t>/</w:t>
            </w:r>
          </w:p>
        </w:tc>
      </w:tr>
      <w:tr w:rsidR="002E1676" w14:paraId="3494AC92" w14:textId="77777777">
        <w:trPr>
          <w:trHeight w:val="280"/>
        </w:trPr>
        <w:tc>
          <w:tcPr>
            <w:tcW w:w="1677" w:type="dxa"/>
            <w:noWrap/>
            <w:vAlign w:val="center"/>
          </w:tcPr>
          <w:p w14:paraId="526AF3DC" w14:textId="77777777" w:rsidR="002E1676" w:rsidRDefault="00000000">
            <w:pPr>
              <w:jc w:val="center"/>
              <w:textAlignment w:val="center"/>
              <w:rPr>
                <w:rFonts w:hint="eastAsia"/>
                <w:i/>
                <w:iCs/>
                <w:color w:val="000000"/>
                <w:sz w:val="18"/>
                <w:szCs w:val="18"/>
              </w:rPr>
            </w:pPr>
            <w:r>
              <w:rPr>
                <w:i/>
                <w:iCs/>
                <w:color w:val="000000"/>
                <w:sz w:val="18"/>
                <w:szCs w:val="18"/>
              </w:rPr>
              <w:t>PIK3CA</w:t>
            </w:r>
          </w:p>
        </w:tc>
        <w:tc>
          <w:tcPr>
            <w:tcW w:w="2382" w:type="dxa"/>
            <w:noWrap/>
            <w:vAlign w:val="center"/>
          </w:tcPr>
          <w:p w14:paraId="6C1A17B6" w14:textId="77777777" w:rsidR="002E1676" w:rsidRDefault="00000000">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400C8453" w14:textId="77777777" w:rsidR="002E1676" w:rsidRDefault="00000000">
            <w:pPr>
              <w:jc w:val="center"/>
              <w:textAlignment w:val="center"/>
              <w:rPr>
                <w:rFonts w:hint="eastAsia"/>
                <w:color w:val="000000"/>
                <w:sz w:val="18"/>
                <w:szCs w:val="18"/>
              </w:rPr>
            </w:pPr>
            <w:r>
              <w:rPr>
                <w:color w:val="000000"/>
                <w:sz w:val="18"/>
                <w:szCs w:val="18"/>
              </w:rPr>
              <w:t>Exon2-3,5-6,8-10,14,20-21</w:t>
            </w:r>
          </w:p>
        </w:tc>
        <w:tc>
          <w:tcPr>
            <w:tcW w:w="2551" w:type="dxa"/>
            <w:vAlign w:val="center"/>
          </w:tcPr>
          <w:p w14:paraId="3B3D2A83" w14:textId="77777777" w:rsidR="002E1676" w:rsidRDefault="00000000">
            <w:pPr>
              <w:jc w:val="center"/>
              <w:textAlignment w:val="center"/>
              <w:rPr>
                <w:rFonts w:hint="eastAsia"/>
                <w:color w:val="000000"/>
                <w:sz w:val="18"/>
                <w:szCs w:val="18"/>
              </w:rPr>
            </w:pPr>
            <w:r>
              <w:rPr>
                <w:color w:val="000000"/>
                <w:sz w:val="18"/>
                <w:szCs w:val="18"/>
              </w:rPr>
              <w:t>Exon6,10,14</w:t>
            </w:r>
          </w:p>
        </w:tc>
      </w:tr>
      <w:tr w:rsidR="002E1676" w14:paraId="53122DD6" w14:textId="77777777">
        <w:trPr>
          <w:trHeight w:val="280"/>
        </w:trPr>
        <w:tc>
          <w:tcPr>
            <w:tcW w:w="1677" w:type="dxa"/>
            <w:noWrap/>
            <w:vAlign w:val="center"/>
          </w:tcPr>
          <w:p w14:paraId="46AD33BB" w14:textId="77777777" w:rsidR="002E1676" w:rsidRDefault="00000000">
            <w:pPr>
              <w:jc w:val="center"/>
              <w:textAlignment w:val="center"/>
              <w:rPr>
                <w:rFonts w:hint="eastAsia"/>
                <w:i/>
                <w:iCs/>
                <w:color w:val="000000"/>
                <w:sz w:val="18"/>
                <w:szCs w:val="18"/>
              </w:rPr>
            </w:pPr>
            <w:r>
              <w:rPr>
                <w:i/>
                <w:iCs/>
                <w:color w:val="000000"/>
                <w:sz w:val="18"/>
                <w:szCs w:val="18"/>
              </w:rPr>
              <w:t>PIK3R1</w:t>
            </w:r>
          </w:p>
        </w:tc>
        <w:tc>
          <w:tcPr>
            <w:tcW w:w="2382" w:type="dxa"/>
            <w:noWrap/>
            <w:vAlign w:val="center"/>
          </w:tcPr>
          <w:p w14:paraId="7DA66CD7" w14:textId="77777777" w:rsidR="002E1676" w:rsidRDefault="00000000">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74AA6120" w14:textId="77777777" w:rsidR="002E1676" w:rsidRDefault="00000000">
            <w:pPr>
              <w:jc w:val="center"/>
              <w:textAlignment w:val="center"/>
              <w:rPr>
                <w:rFonts w:hint="eastAsia"/>
                <w:color w:val="000000"/>
                <w:sz w:val="18"/>
                <w:szCs w:val="18"/>
              </w:rPr>
            </w:pPr>
            <w:r>
              <w:rPr>
                <w:color w:val="000000"/>
                <w:sz w:val="18"/>
                <w:szCs w:val="18"/>
              </w:rPr>
              <w:t>Exon2-16</w:t>
            </w:r>
          </w:p>
        </w:tc>
        <w:tc>
          <w:tcPr>
            <w:tcW w:w="2551" w:type="dxa"/>
            <w:vAlign w:val="center"/>
          </w:tcPr>
          <w:p w14:paraId="475CED8E" w14:textId="77777777" w:rsidR="002E1676" w:rsidRDefault="00000000">
            <w:pPr>
              <w:jc w:val="center"/>
              <w:textAlignment w:val="center"/>
              <w:rPr>
                <w:rFonts w:hint="eastAsia"/>
                <w:color w:val="000000"/>
                <w:sz w:val="18"/>
                <w:szCs w:val="18"/>
              </w:rPr>
            </w:pPr>
            <w:r>
              <w:rPr>
                <w:color w:val="000000"/>
                <w:sz w:val="18"/>
                <w:szCs w:val="18"/>
              </w:rPr>
              <w:t>/</w:t>
            </w:r>
          </w:p>
        </w:tc>
      </w:tr>
      <w:tr w:rsidR="002E1676" w14:paraId="76649985" w14:textId="77777777">
        <w:trPr>
          <w:trHeight w:val="280"/>
        </w:trPr>
        <w:tc>
          <w:tcPr>
            <w:tcW w:w="1677" w:type="dxa"/>
            <w:noWrap/>
            <w:vAlign w:val="center"/>
          </w:tcPr>
          <w:p w14:paraId="7B754EFE" w14:textId="77777777" w:rsidR="002E1676" w:rsidRDefault="00000000">
            <w:pPr>
              <w:jc w:val="center"/>
              <w:textAlignment w:val="center"/>
              <w:rPr>
                <w:rFonts w:hint="eastAsia"/>
                <w:i/>
                <w:iCs/>
                <w:color w:val="000000"/>
                <w:sz w:val="18"/>
                <w:szCs w:val="18"/>
              </w:rPr>
            </w:pPr>
            <w:r>
              <w:rPr>
                <w:i/>
                <w:iCs/>
                <w:color w:val="000000"/>
                <w:sz w:val="18"/>
                <w:szCs w:val="18"/>
              </w:rPr>
              <w:t>PMS2</w:t>
            </w:r>
          </w:p>
        </w:tc>
        <w:tc>
          <w:tcPr>
            <w:tcW w:w="2382" w:type="dxa"/>
            <w:noWrap/>
            <w:vAlign w:val="center"/>
          </w:tcPr>
          <w:p w14:paraId="5E6467D3" w14:textId="77777777" w:rsidR="002E1676" w:rsidRDefault="00000000">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4CEFE5BD" w14:textId="77777777" w:rsidR="002E1676" w:rsidRDefault="00000000">
            <w:pPr>
              <w:jc w:val="center"/>
              <w:textAlignment w:val="center"/>
              <w:rPr>
                <w:rFonts w:hint="eastAsia"/>
                <w:color w:val="000000"/>
                <w:sz w:val="18"/>
                <w:szCs w:val="18"/>
              </w:rPr>
            </w:pPr>
            <w:r>
              <w:rPr>
                <w:color w:val="000000"/>
                <w:sz w:val="18"/>
                <w:szCs w:val="18"/>
              </w:rPr>
              <w:t>Exon1-15</w:t>
            </w:r>
          </w:p>
        </w:tc>
        <w:tc>
          <w:tcPr>
            <w:tcW w:w="2551" w:type="dxa"/>
            <w:vAlign w:val="center"/>
          </w:tcPr>
          <w:p w14:paraId="2A4D6691" w14:textId="77777777" w:rsidR="002E1676" w:rsidRDefault="00000000">
            <w:pPr>
              <w:jc w:val="center"/>
              <w:textAlignment w:val="center"/>
              <w:rPr>
                <w:rFonts w:hint="eastAsia"/>
                <w:color w:val="000000"/>
                <w:sz w:val="18"/>
                <w:szCs w:val="18"/>
              </w:rPr>
            </w:pPr>
            <w:r>
              <w:rPr>
                <w:color w:val="000000"/>
                <w:sz w:val="18"/>
                <w:szCs w:val="18"/>
              </w:rPr>
              <w:t>/</w:t>
            </w:r>
          </w:p>
        </w:tc>
      </w:tr>
      <w:tr w:rsidR="002E1676" w14:paraId="70409CD6" w14:textId="77777777">
        <w:trPr>
          <w:trHeight w:val="280"/>
        </w:trPr>
        <w:tc>
          <w:tcPr>
            <w:tcW w:w="1677" w:type="dxa"/>
            <w:noWrap/>
            <w:vAlign w:val="center"/>
          </w:tcPr>
          <w:p w14:paraId="0C628326" w14:textId="77777777" w:rsidR="002E1676" w:rsidRDefault="00000000">
            <w:pPr>
              <w:jc w:val="center"/>
              <w:textAlignment w:val="center"/>
              <w:rPr>
                <w:rFonts w:hint="eastAsia"/>
                <w:i/>
                <w:iCs/>
                <w:color w:val="000000"/>
                <w:sz w:val="18"/>
                <w:szCs w:val="18"/>
              </w:rPr>
            </w:pPr>
            <w:r>
              <w:rPr>
                <w:i/>
                <w:iCs/>
                <w:color w:val="000000"/>
                <w:sz w:val="18"/>
                <w:szCs w:val="18"/>
              </w:rPr>
              <w:t>POLD1</w:t>
            </w:r>
          </w:p>
        </w:tc>
        <w:tc>
          <w:tcPr>
            <w:tcW w:w="2382" w:type="dxa"/>
            <w:noWrap/>
            <w:vAlign w:val="center"/>
          </w:tcPr>
          <w:p w14:paraId="3A4DF7C9" w14:textId="77777777" w:rsidR="002E1676" w:rsidRDefault="00000000">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5C27AF96" w14:textId="77777777" w:rsidR="002E1676" w:rsidRDefault="00000000">
            <w:pPr>
              <w:jc w:val="center"/>
              <w:textAlignment w:val="center"/>
              <w:rPr>
                <w:rFonts w:hint="eastAsia"/>
                <w:color w:val="000000"/>
                <w:sz w:val="18"/>
                <w:szCs w:val="18"/>
              </w:rPr>
            </w:pPr>
            <w:r>
              <w:rPr>
                <w:color w:val="000000"/>
                <w:sz w:val="18"/>
                <w:szCs w:val="18"/>
              </w:rPr>
              <w:t>Exon2-27</w:t>
            </w:r>
          </w:p>
        </w:tc>
        <w:tc>
          <w:tcPr>
            <w:tcW w:w="2551" w:type="dxa"/>
            <w:vAlign w:val="center"/>
          </w:tcPr>
          <w:p w14:paraId="7987F7F6" w14:textId="77777777" w:rsidR="002E1676" w:rsidRDefault="00000000">
            <w:pPr>
              <w:jc w:val="center"/>
              <w:textAlignment w:val="center"/>
              <w:rPr>
                <w:rFonts w:hint="eastAsia"/>
                <w:color w:val="000000"/>
                <w:sz w:val="18"/>
                <w:szCs w:val="18"/>
              </w:rPr>
            </w:pPr>
            <w:r>
              <w:rPr>
                <w:color w:val="000000"/>
                <w:sz w:val="18"/>
                <w:szCs w:val="18"/>
              </w:rPr>
              <w:t>Exon4,7,22-23</w:t>
            </w:r>
          </w:p>
        </w:tc>
      </w:tr>
      <w:tr w:rsidR="002E1676" w14:paraId="0EC80BEF" w14:textId="77777777">
        <w:trPr>
          <w:trHeight w:val="280"/>
        </w:trPr>
        <w:tc>
          <w:tcPr>
            <w:tcW w:w="1677" w:type="dxa"/>
            <w:noWrap/>
            <w:vAlign w:val="center"/>
          </w:tcPr>
          <w:p w14:paraId="79CDC356" w14:textId="77777777" w:rsidR="002E1676" w:rsidRDefault="00000000">
            <w:pPr>
              <w:jc w:val="center"/>
              <w:textAlignment w:val="center"/>
              <w:rPr>
                <w:rFonts w:hint="eastAsia"/>
                <w:i/>
                <w:iCs/>
                <w:color w:val="000000"/>
                <w:sz w:val="18"/>
                <w:szCs w:val="18"/>
              </w:rPr>
            </w:pPr>
            <w:r>
              <w:rPr>
                <w:i/>
                <w:iCs/>
                <w:color w:val="000000"/>
                <w:sz w:val="18"/>
                <w:szCs w:val="18"/>
              </w:rPr>
              <w:t>POLE</w:t>
            </w:r>
          </w:p>
        </w:tc>
        <w:tc>
          <w:tcPr>
            <w:tcW w:w="2382" w:type="dxa"/>
            <w:noWrap/>
            <w:vAlign w:val="center"/>
          </w:tcPr>
          <w:p w14:paraId="65CBB559" w14:textId="77777777" w:rsidR="002E1676" w:rsidRDefault="00000000">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52F901F4" w14:textId="77777777" w:rsidR="002E1676" w:rsidRDefault="00000000">
            <w:pPr>
              <w:jc w:val="center"/>
              <w:textAlignment w:val="center"/>
              <w:rPr>
                <w:rFonts w:hint="eastAsia"/>
                <w:color w:val="000000"/>
                <w:sz w:val="18"/>
                <w:szCs w:val="18"/>
              </w:rPr>
            </w:pPr>
            <w:r>
              <w:rPr>
                <w:color w:val="000000"/>
                <w:sz w:val="18"/>
                <w:szCs w:val="18"/>
              </w:rPr>
              <w:t>Exon3-14,19,30-49</w:t>
            </w:r>
          </w:p>
        </w:tc>
        <w:tc>
          <w:tcPr>
            <w:tcW w:w="2551" w:type="dxa"/>
            <w:vAlign w:val="center"/>
          </w:tcPr>
          <w:p w14:paraId="35CCD9B0" w14:textId="77777777" w:rsidR="002E1676" w:rsidRDefault="00000000">
            <w:pPr>
              <w:jc w:val="center"/>
              <w:textAlignment w:val="center"/>
              <w:rPr>
                <w:rFonts w:hint="eastAsia"/>
                <w:color w:val="000000"/>
                <w:sz w:val="18"/>
                <w:szCs w:val="18"/>
              </w:rPr>
            </w:pPr>
            <w:r>
              <w:rPr>
                <w:color w:val="000000"/>
                <w:sz w:val="18"/>
                <w:szCs w:val="18"/>
              </w:rPr>
              <w:t>Exon19,43</w:t>
            </w:r>
          </w:p>
        </w:tc>
      </w:tr>
      <w:tr w:rsidR="002E1676" w14:paraId="4A7FD8DD" w14:textId="77777777">
        <w:trPr>
          <w:trHeight w:val="280"/>
        </w:trPr>
        <w:tc>
          <w:tcPr>
            <w:tcW w:w="1677" w:type="dxa"/>
            <w:noWrap/>
            <w:vAlign w:val="center"/>
          </w:tcPr>
          <w:p w14:paraId="2B7E7EE1" w14:textId="77777777" w:rsidR="002E1676" w:rsidRDefault="00000000">
            <w:pPr>
              <w:jc w:val="center"/>
              <w:textAlignment w:val="center"/>
              <w:rPr>
                <w:rFonts w:hint="eastAsia"/>
                <w:i/>
                <w:iCs/>
                <w:color w:val="000000"/>
                <w:sz w:val="18"/>
                <w:szCs w:val="18"/>
              </w:rPr>
            </w:pPr>
            <w:r>
              <w:rPr>
                <w:i/>
                <w:iCs/>
                <w:color w:val="000000"/>
                <w:sz w:val="18"/>
                <w:szCs w:val="18"/>
              </w:rPr>
              <w:t>PPP2R1A</w:t>
            </w:r>
          </w:p>
        </w:tc>
        <w:tc>
          <w:tcPr>
            <w:tcW w:w="2382" w:type="dxa"/>
            <w:noWrap/>
            <w:vAlign w:val="center"/>
          </w:tcPr>
          <w:p w14:paraId="2ED65A47" w14:textId="77777777" w:rsidR="002E1676" w:rsidRDefault="00000000">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705215C7" w14:textId="77777777" w:rsidR="002E1676" w:rsidRDefault="00000000">
            <w:pPr>
              <w:jc w:val="center"/>
              <w:textAlignment w:val="center"/>
              <w:rPr>
                <w:rFonts w:hint="eastAsia"/>
                <w:color w:val="000000"/>
                <w:sz w:val="18"/>
                <w:szCs w:val="18"/>
              </w:rPr>
            </w:pPr>
            <w:r>
              <w:rPr>
                <w:color w:val="000000"/>
                <w:sz w:val="18"/>
                <w:szCs w:val="18"/>
              </w:rPr>
              <w:t>Exon1-15</w:t>
            </w:r>
          </w:p>
        </w:tc>
        <w:tc>
          <w:tcPr>
            <w:tcW w:w="2551" w:type="dxa"/>
            <w:vAlign w:val="center"/>
          </w:tcPr>
          <w:p w14:paraId="181A7825" w14:textId="77777777" w:rsidR="002E1676" w:rsidRDefault="00000000">
            <w:pPr>
              <w:jc w:val="center"/>
              <w:textAlignment w:val="center"/>
              <w:rPr>
                <w:rFonts w:hint="eastAsia"/>
                <w:color w:val="000000"/>
                <w:sz w:val="18"/>
                <w:szCs w:val="18"/>
              </w:rPr>
            </w:pPr>
            <w:r>
              <w:rPr>
                <w:color w:val="000000"/>
                <w:sz w:val="18"/>
                <w:szCs w:val="18"/>
              </w:rPr>
              <w:t>/</w:t>
            </w:r>
          </w:p>
        </w:tc>
      </w:tr>
      <w:tr w:rsidR="002E1676" w14:paraId="50A74C21" w14:textId="77777777">
        <w:trPr>
          <w:trHeight w:val="280"/>
        </w:trPr>
        <w:tc>
          <w:tcPr>
            <w:tcW w:w="1677" w:type="dxa"/>
            <w:noWrap/>
            <w:vAlign w:val="center"/>
          </w:tcPr>
          <w:p w14:paraId="25AF83AF" w14:textId="77777777" w:rsidR="002E1676" w:rsidRDefault="00000000">
            <w:pPr>
              <w:jc w:val="center"/>
              <w:textAlignment w:val="center"/>
              <w:rPr>
                <w:rFonts w:hint="eastAsia"/>
                <w:i/>
                <w:iCs/>
                <w:color w:val="000000"/>
                <w:sz w:val="18"/>
                <w:szCs w:val="18"/>
              </w:rPr>
            </w:pPr>
            <w:r>
              <w:rPr>
                <w:i/>
                <w:iCs/>
                <w:color w:val="000000"/>
                <w:sz w:val="18"/>
                <w:szCs w:val="18"/>
              </w:rPr>
              <w:t>PRKACA</w:t>
            </w:r>
          </w:p>
        </w:tc>
        <w:tc>
          <w:tcPr>
            <w:tcW w:w="2382" w:type="dxa"/>
            <w:noWrap/>
            <w:vAlign w:val="center"/>
          </w:tcPr>
          <w:p w14:paraId="595B8B8B" w14:textId="77777777" w:rsidR="002E1676" w:rsidRDefault="00000000">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28052B77" w14:textId="77777777" w:rsidR="002E1676" w:rsidRDefault="00000000">
            <w:pPr>
              <w:jc w:val="center"/>
              <w:textAlignment w:val="center"/>
              <w:rPr>
                <w:rFonts w:hint="eastAsia"/>
                <w:color w:val="000000"/>
                <w:sz w:val="18"/>
                <w:szCs w:val="18"/>
              </w:rPr>
            </w:pPr>
            <w:r>
              <w:rPr>
                <w:color w:val="000000"/>
                <w:sz w:val="18"/>
                <w:szCs w:val="18"/>
              </w:rPr>
              <w:t>Exon5,7</w:t>
            </w:r>
          </w:p>
        </w:tc>
        <w:tc>
          <w:tcPr>
            <w:tcW w:w="2551" w:type="dxa"/>
            <w:vAlign w:val="center"/>
          </w:tcPr>
          <w:p w14:paraId="69613125" w14:textId="77777777" w:rsidR="002E1676" w:rsidRDefault="00000000">
            <w:pPr>
              <w:jc w:val="center"/>
              <w:textAlignment w:val="center"/>
              <w:rPr>
                <w:rFonts w:hint="eastAsia"/>
                <w:color w:val="000000"/>
                <w:sz w:val="18"/>
                <w:szCs w:val="18"/>
              </w:rPr>
            </w:pPr>
            <w:r>
              <w:rPr>
                <w:color w:val="000000"/>
                <w:sz w:val="18"/>
                <w:szCs w:val="18"/>
              </w:rPr>
              <w:t>/</w:t>
            </w:r>
          </w:p>
        </w:tc>
      </w:tr>
      <w:tr w:rsidR="002E1676" w14:paraId="57D28C62" w14:textId="77777777">
        <w:trPr>
          <w:trHeight w:val="280"/>
        </w:trPr>
        <w:tc>
          <w:tcPr>
            <w:tcW w:w="1677" w:type="dxa"/>
            <w:noWrap/>
            <w:vAlign w:val="center"/>
          </w:tcPr>
          <w:p w14:paraId="3D207936" w14:textId="77777777" w:rsidR="002E1676" w:rsidRDefault="00000000">
            <w:pPr>
              <w:jc w:val="center"/>
              <w:textAlignment w:val="center"/>
              <w:rPr>
                <w:rFonts w:hint="eastAsia"/>
                <w:i/>
                <w:iCs/>
                <w:color w:val="000000"/>
                <w:sz w:val="18"/>
                <w:szCs w:val="18"/>
              </w:rPr>
            </w:pPr>
            <w:r>
              <w:rPr>
                <w:i/>
                <w:iCs/>
                <w:color w:val="000000"/>
                <w:sz w:val="18"/>
                <w:szCs w:val="18"/>
              </w:rPr>
              <w:t>PTCH1</w:t>
            </w:r>
          </w:p>
        </w:tc>
        <w:tc>
          <w:tcPr>
            <w:tcW w:w="2382" w:type="dxa"/>
            <w:noWrap/>
            <w:vAlign w:val="center"/>
          </w:tcPr>
          <w:p w14:paraId="21D6E3B0" w14:textId="77777777" w:rsidR="002E1676" w:rsidRDefault="00000000">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4BE98CF6" w14:textId="77777777" w:rsidR="002E1676" w:rsidRDefault="00000000">
            <w:pPr>
              <w:jc w:val="center"/>
              <w:textAlignment w:val="center"/>
              <w:rPr>
                <w:rFonts w:hint="eastAsia"/>
                <w:color w:val="000000"/>
                <w:sz w:val="18"/>
                <w:szCs w:val="18"/>
              </w:rPr>
            </w:pPr>
            <w:r>
              <w:rPr>
                <w:color w:val="000000"/>
                <w:sz w:val="18"/>
                <w:szCs w:val="18"/>
              </w:rPr>
              <w:t>Exon1-23</w:t>
            </w:r>
          </w:p>
        </w:tc>
        <w:tc>
          <w:tcPr>
            <w:tcW w:w="2551" w:type="dxa"/>
            <w:vAlign w:val="center"/>
          </w:tcPr>
          <w:p w14:paraId="59D191C8" w14:textId="77777777" w:rsidR="002E1676" w:rsidRDefault="00000000">
            <w:pPr>
              <w:jc w:val="center"/>
              <w:textAlignment w:val="center"/>
              <w:rPr>
                <w:rFonts w:hint="eastAsia"/>
                <w:color w:val="000000"/>
                <w:sz w:val="18"/>
                <w:szCs w:val="18"/>
              </w:rPr>
            </w:pPr>
            <w:r>
              <w:rPr>
                <w:color w:val="000000"/>
                <w:sz w:val="18"/>
                <w:szCs w:val="18"/>
              </w:rPr>
              <w:t>/</w:t>
            </w:r>
          </w:p>
        </w:tc>
      </w:tr>
      <w:tr w:rsidR="002E1676" w14:paraId="4CE4357C" w14:textId="77777777">
        <w:trPr>
          <w:trHeight w:val="280"/>
        </w:trPr>
        <w:tc>
          <w:tcPr>
            <w:tcW w:w="1677" w:type="dxa"/>
            <w:noWrap/>
            <w:vAlign w:val="center"/>
          </w:tcPr>
          <w:p w14:paraId="43606691" w14:textId="77777777" w:rsidR="002E1676" w:rsidRDefault="00000000">
            <w:pPr>
              <w:jc w:val="center"/>
              <w:textAlignment w:val="center"/>
              <w:rPr>
                <w:rFonts w:hint="eastAsia"/>
                <w:i/>
                <w:iCs/>
                <w:color w:val="000000"/>
                <w:sz w:val="18"/>
                <w:szCs w:val="18"/>
              </w:rPr>
            </w:pPr>
            <w:r>
              <w:rPr>
                <w:i/>
                <w:iCs/>
                <w:color w:val="000000"/>
                <w:sz w:val="18"/>
                <w:szCs w:val="18"/>
              </w:rPr>
              <w:t>PTCH2</w:t>
            </w:r>
          </w:p>
        </w:tc>
        <w:tc>
          <w:tcPr>
            <w:tcW w:w="2382" w:type="dxa"/>
            <w:noWrap/>
            <w:vAlign w:val="center"/>
          </w:tcPr>
          <w:p w14:paraId="644B8FC8" w14:textId="77777777" w:rsidR="002E1676" w:rsidRDefault="00000000">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41D7D3F5" w14:textId="77777777" w:rsidR="002E1676" w:rsidRDefault="00000000">
            <w:pPr>
              <w:jc w:val="center"/>
              <w:textAlignment w:val="center"/>
              <w:rPr>
                <w:rFonts w:hint="eastAsia"/>
                <w:color w:val="000000"/>
                <w:sz w:val="18"/>
                <w:szCs w:val="18"/>
              </w:rPr>
            </w:pPr>
            <w:r>
              <w:rPr>
                <w:color w:val="000000"/>
                <w:sz w:val="18"/>
                <w:szCs w:val="18"/>
              </w:rPr>
              <w:t>Exon2-22</w:t>
            </w:r>
          </w:p>
        </w:tc>
        <w:tc>
          <w:tcPr>
            <w:tcW w:w="2551" w:type="dxa"/>
            <w:vAlign w:val="center"/>
          </w:tcPr>
          <w:p w14:paraId="0FEB31DA" w14:textId="77777777" w:rsidR="002E1676" w:rsidRDefault="00000000">
            <w:pPr>
              <w:jc w:val="center"/>
              <w:textAlignment w:val="center"/>
              <w:rPr>
                <w:rFonts w:hint="eastAsia"/>
                <w:color w:val="000000"/>
                <w:sz w:val="18"/>
                <w:szCs w:val="18"/>
              </w:rPr>
            </w:pPr>
            <w:r>
              <w:rPr>
                <w:color w:val="000000"/>
                <w:sz w:val="18"/>
                <w:szCs w:val="18"/>
              </w:rPr>
              <w:t>Exon9,18</w:t>
            </w:r>
          </w:p>
        </w:tc>
      </w:tr>
      <w:tr w:rsidR="002E1676" w14:paraId="03E6EFFD" w14:textId="77777777">
        <w:trPr>
          <w:trHeight w:val="280"/>
        </w:trPr>
        <w:tc>
          <w:tcPr>
            <w:tcW w:w="1677" w:type="dxa"/>
            <w:noWrap/>
            <w:vAlign w:val="center"/>
          </w:tcPr>
          <w:p w14:paraId="69E4C636" w14:textId="77777777" w:rsidR="002E1676" w:rsidRDefault="00000000">
            <w:pPr>
              <w:jc w:val="center"/>
              <w:textAlignment w:val="center"/>
              <w:rPr>
                <w:rFonts w:hint="eastAsia"/>
                <w:i/>
                <w:iCs/>
                <w:color w:val="000000"/>
                <w:sz w:val="18"/>
                <w:szCs w:val="18"/>
              </w:rPr>
            </w:pPr>
            <w:r>
              <w:rPr>
                <w:i/>
                <w:iCs/>
                <w:color w:val="000000"/>
                <w:sz w:val="18"/>
                <w:szCs w:val="18"/>
              </w:rPr>
              <w:t>PTEN</w:t>
            </w:r>
          </w:p>
        </w:tc>
        <w:tc>
          <w:tcPr>
            <w:tcW w:w="2382" w:type="dxa"/>
            <w:noWrap/>
            <w:vAlign w:val="center"/>
          </w:tcPr>
          <w:p w14:paraId="0895029A" w14:textId="77777777" w:rsidR="002E1676" w:rsidRDefault="00000000">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57918085" w14:textId="77777777" w:rsidR="002E1676" w:rsidRDefault="00000000">
            <w:pPr>
              <w:jc w:val="center"/>
              <w:textAlignment w:val="center"/>
              <w:rPr>
                <w:rFonts w:hint="eastAsia"/>
                <w:color w:val="000000"/>
                <w:sz w:val="18"/>
                <w:szCs w:val="18"/>
              </w:rPr>
            </w:pPr>
            <w:r>
              <w:rPr>
                <w:color w:val="000000"/>
                <w:sz w:val="18"/>
                <w:szCs w:val="18"/>
              </w:rPr>
              <w:t>Exon1-9</w:t>
            </w:r>
          </w:p>
        </w:tc>
        <w:tc>
          <w:tcPr>
            <w:tcW w:w="2551" w:type="dxa"/>
            <w:vAlign w:val="center"/>
          </w:tcPr>
          <w:p w14:paraId="03FC5F76" w14:textId="77777777" w:rsidR="002E1676" w:rsidRDefault="00000000">
            <w:pPr>
              <w:jc w:val="center"/>
              <w:textAlignment w:val="center"/>
              <w:rPr>
                <w:rFonts w:hint="eastAsia"/>
                <w:color w:val="000000"/>
                <w:sz w:val="18"/>
                <w:szCs w:val="18"/>
              </w:rPr>
            </w:pPr>
            <w:r>
              <w:rPr>
                <w:color w:val="000000"/>
                <w:sz w:val="18"/>
                <w:szCs w:val="18"/>
              </w:rPr>
              <w:t>/</w:t>
            </w:r>
          </w:p>
        </w:tc>
      </w:tr>
      <w:tr w:rsidR="002E1676" w14:paraId="6D14042F" w14:textId="77777777">
        <w:trPr>
          <w:trHeight w:val="280"/>
        </w:trPr>
        <w:tc>
          <w:tcPr>
            <w:tcW w:w="1677" w:type="dxa"/>
            <w:noWrap/>
            <w:vAlign w:val="center"/>
          </w:tcPr>
          <w:p w14:paraId="4D916047" w14:textId="77777777" w:rsidR="002E1676" w:rsidRDefault="00000000">
            <w:pPr>
              <w:jc w:val="center"/>
              <w:textAlignment w:val="center"/>
              <w:rPr>
                <w:rFonts w:hint="eastAsia"/>
                <w:i/>
                <w:iCs/>
                <w:color w:val="000000"/>
                <w:sz w:val="18"/>
                <w:szCs w:val="18"/>
              </w:rPr>
            </w:pPr>
            <w:r>
              <w:rPr>
                <w:i/>
                <w:iCs/>
                <w:color w:val="000000"/>
                <w:sz w:val="18"/>
                <w:szCs w:val="18"/>
              </w:rPr>
              <w:t>RAD50</w:t>
            </w:r>
          </w:p>
        </w:tc>
        <w:tc>
          <w:tcPr>
            <w:tcW w:w="2382" w:type="dxa"/>
            <w:noWrap/>
            <w:vAlign w:val="center"/>
          </w:tcPr>
          <w:p w14:paraId="5D275371" w14:textId="77777777" w:rsidR="002E1676" w:rsidRDefault="00000000">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48B8F31D" w14:textId="77777777" w:rsidR="002E1676" w:rsidRDefault="00000000">
            <w:pPr>
              <w:jc w:val="center"/>
              <w:textAlignment w:val="center"/>
              <w:rPr>
                <w:rFonts w:hint="eastAsia"/>
                <w:color w:val="000000"/>
                <w:sz w:val="18"/>
                <w:szCs w:val="18"/>
              </w:rPr>
            </w:pPr>
            <w:r>
              <w:rPr>
                <w:color w:val="000000"/>
                <w:sz w:val="18"/>
                <w:szCs w:val="18"/>
              </w:rPr>
              <w:t>Exon1-25</w:t>
            </w:r>
          </w:p>
        </w:tc>
        <w:tc>
          <w:tcPr>
            <w:tcW w:w="2551" w:type="dxa"/>
            <w:vAlign w:val="center"/>
          </w:tcPr>
          <w:p w14:paraId="7A5369F0" w14:textId="77777777" w:rsidR="002E1676" w:rsidRDefault="00000000">
            <w:pPr>
              <w:jc w:val="center"/>
              <w:textAlignment w:val="center"/>
              <w:rPr>
                <w:rFonts w:hint="eastAsia"/>
                <w:color w:val="000000"/>
                <w:sz w:val="18"/>
                <w:szCs w:val="18"/>
              </w:rPr>
            </w:pPr>
            <w:r>
              <w:rPr>
                <w:color w:val="000000"/>
                <w:sz w:val="18"/>
                <w:szCs w:val="18"/>
              </w:rPr>
              <w:t>/</w:t>
            </w:r>
          </w:p>
        </w:tc>
      </w:tr>
      <w:tr w:rsidR="002E1676" w14:paraId="78119301" w14:textId="77777777">
        <w:trPr>
          <w:trHeight w:val="280"/>
        </w:trPr>
        <w:tc>
          <w:tcPr>
            <w:tcW w:w="1677" w:type="dxa"/>
            <w:noWrap/>
            <w:vAlign w:val="center"/>
          </w:tcPr>
          <w:p w14:paraId="33F183C6" w14:textId="77777777" w:rsidR="002E1676" w:rsidRDefault="00000000">
            <w:pPr>
              <w:jc w:val="center"/>
              <w:textAlignment w:val="center"/>
              <w:rPr>
                <w:rFonts w:hint="eastAsia"/>
                <w:i/>
                <w:iCs/>
                <w:color w:val="000000"/>
                <w:sz w:val="18"/>
                <w:szCs w:val="18"/>
              </w:rPr>
            </w:pPr>
            <w:r>
              <w:rPr>
                <w:i/>
                <w:iCs/>
                <w:color w:val="000000"/>
                <w:sz w:val="18"/>
                <w:szCs w:val="18"/>
              </w:rPr>
              <w:t>RAD51B</w:t>
            </w:r>
          </w:p>
        </w:tc>
        <w:tc>
          <w:tcPr>
            <w:tcW w:w="2382" w:type="dxa"/>
            <w:noWrap/>
            <w:vAlign w:val="center"/>
          </w:tcPr>
          <w:p w14:paraId="535910C8" w14:textId="77777777" w:rsidR="002E1676" w:rsidRDefault="00000000">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1AE597EF" w14:textId="77777777" w:rsidR="002E1676" w:rsidRDefault="00000000">
            <w:pPr>
              <w:jc w:val="center"/>
              <w:textAlignment w:val="center"/>
              <w:rPr>
                <w:rFonts w:hint="eastAsia"/>
                <w:color w:val="000000"/>
                <w:sz w:val="18"/>
                <w:szCs w:val="18"/>
              </w:rPr>
            </w:pPr>
            <w:r>
              <w:rPr>
                <w:color w:val="000000"/>
                <w:sz w:val="18"/>
                <w:szCs w:val="18"/>
              </w:rPr>
              <w:t>Exon2-11</w:t>
            </w:r>
          </w:p>
        </w:tc>
        <w:tc>
          <w:tcPr>
            <w:tcW w:w="2551" w:type="dxa"/>
            <w:vAlign w:val="center"/>
          </w:tcPr>
          <w:p w14:paraId="7502660A" w14:textId="77777777" w:rsidR="002E1676" w:rsidRDefault="00000000">
            <w:pPr>
              <w:jc w:val="center"/>
              <w:textAlignment w:val="center"/>
              <w:rPr>
                <w:rFonts w:hint="eastAsia"/>
                <w:color w:val="000000"/>
                <w:sz w:val="18"/>
                <w:szCs w:val="18"/>
              </w:rPr>
            </w:pPr>
            <w:r>
              <w:rPr>
                <w:color w:val="000000"/>
                <w:sz w:val="18"/>
                <w:szCs w:val="18"/>
              </w:rPr>
              <w:t>/</w:t>
            </w:r>
          </w:p>
        </w:tc>
      </w:tr>
      <w:tr w:rsidR="002E1676" w14:paraId="2E15C4DF" w14:textId="77777777">
        <w:trPr>
          <w:trHeight w:val="280"/>
        </w:trPr>
        <w:tc>
          <w:tcPr>
            <w:tcW w:w="1677" w:type="dxa"/>
            <w:noWrap/>
            <w:vAlign w:val="center"/>
          </w:tcPr>
          <w:p w14:paraId="5541737D" w14:textId="77777777" w:rsidR="002E1676" w:rsidRDefault="00000000">
            <w:pPr>
              <w:jc w:val="center"/>
              <w:textAlignment w:val="center"/>
              <w:rPr>
                <w:rFonts w:hint="eastAsia"/>
                <w:i/>
                <w:iCs/>
                <w:color w:val="000000"/>
                <w:sz w:val="18"/>
                <w:szCs w:val="18"/>
              </w:rPr>
            </w:pPr>
            <w:r>
              <w:rPr>
                <w:i/>
                <w:iCs/>
                <w:color w:val="000000"/>
                <w:sz w:val="18"/>
                <w:szCs w:val="18"/>
              </w:rPr>
              <w:t>RAD51C</w:t>
            </w:r>
          </w:p>
        </w:tc>
        <w:tc>
          <w:tcPr>
            <w:tcW w:w="2382" w:type="dxa"/>
            <w:noWrap/>
            <w:vAlign w:val="center"/>
          </w:tcPr>
          <w:p w14:paraId="4AF8726D" w14:textId="77777777" w:rsidR="002E1676" w:rsidRDefault="00000000">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384AAEA4" w14:textId="77777777" w:rsidR="002E1676" w:rsidRDefault="00000000">
            <w:pPr>
              <w:jc w:val="center"/>
              <w:textAlignment w:val="center"/>
              <w:rPr>
                <w:rFonts w:hint="eastAsia"/>
                <w:color w:val="000000"/>
                <w:sz w:val="18"/>
                <w:szCs w:val="18"/>
              </w:rPr>
            </w:pPr>
            <w:r>
              <w:rPr>
                <w:color w:val="000000"/>
                <w:sz w:val="18"/>
                <w:szCs w:val="18"/>
              </w:rPr>
              <w:t>Exon1-9</w:t>
            </w:r>
          </w:p>
        </w:tc>
        <w:tc>
          <w:tcPr>
            <w:tcW w:w="2551" w:type="dxa"/>
            <w:vAlign w:val="center"/>
          </w:tcPr>
          <w:p w14:paraId="241AAAC3" w14:textId="77777777" w:rsidR="002E1676" w:rsidRDefault="00000000">
            <w:pPr>
              <w:jc w:val="center"/>
              <w:textAlignment w:val="center"/>
              <w:rPr>
                <w:rFonts w:hint="eastAsia"/>
                <w:color w:val="000000"/>
                <w:sz w:val="18"/>
                <w:szCs w:val="18"/>
              </w:rPr>
            </w:pPr>
            <w:r>
              <w:rPr>
                <w:color w:val="000000"/>
                <w:sz w:val="18"/>
                <w:szCs w:val="18"/>
              </w:rPr>
              <w:t>/</w:t>
            </w:r>
          </w:p>
        </w:tc>
      </w:tr>
      <w:tr w:rsidR="002E1676" w14:paraId="1FBC7CD5" w14:textId="77777777">
        <w:trPr>
          <w:trHeight w:val="280"/>
        </w:trPr>
        <w:tc>
          <w:tcPr>
            <w:tcW w:w="1677" w:type="dxa"/>
            <w:noWrap/>
            <w:vAlign w:val="center"/>
          </w:tcPr>
          <w:p w14:paraId="142E642C" w14:textId="77777777" w:rsidR="002E1676" w:rsidRDefault="00000000">
            <w:pPr>
              <w:jc w:val="center"/>
              <w:textAlignment w:val="center"/>
              <w:rPr>
                <w:rFonts w:hint="eastAsia"/>
                <w:i/>
                <w:iCs/>
                <w:color w:val="000000"/>
                <w:sz w:val="18"/>
                <w:szCs w:val="18"/>
              </w:rPr>
            </w:pPr>
            <w:r>
              <w:rPr>
                <w:i/>
                <w:iCs/>
                <w:color w:val="000000"/>
                <w:sz w:val="18"/>
                <w:szCs w:val="18"/>
              </w:rPr>
              <w:t>RAD51D</w:t>
            </w:r>
          </w:p>
        </w:tc>
        <w:tc>
          <w:tcPr>
            <w:tcW w:w="2382" w:type="dxa"/>
            <w:noWrap/>
            <w:vAlign w:val="center"/>
          </w:tcPr>
          <w:p w14:paraId="52C5B88F" w14:textId="77777777" w:rsidR="002E1676" w:rsidRDefault="00000000">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06463838" w14:textId="77777777" w:rsidR="002E1676" w:rsidRDefault="00000000">
            <w:pPr>
              <w:jc w:val="center"/>
              <w:textAlignment w:val="center"/>
              <w:rPr>
                <w:rFonts w:hint="eastAsia"/>
                <w:color w:val="000000"/>
                <w:sz w:val="18"/>
                <w:szCs w:val="18"/>
              </w:rPr>
            </w:pPr>
            <w:r>
              <w:rPr>
                <w:color w:val="000000"/>
                <w:sz w:val="18"/>
                <w:szCs w:val="18"/>
              </w:rPr>
              <w:t>Exon1-10</w:t>
            </w:r>
          </w:p>
        </w:tc>
        <w:tc>
          <w:tcPr>
            <w:tcW w:w="2551" w:type="dxa"/>
            <w:vAlign w:val="center"/>
          </w:tcPr>
          <w:p w14:paraId="4EE76FE5" w14:textId="77777777" w:rsidR="002E1676" w:rsidRDefault="00000000">
            <w:pPr>
              <w:jc w:val="center"/>
              <w:textAlignment w:val="center"/>
              <w:rPr>
                <w:rFonts w:hint="eastAsia"/>
                <w:color w:val="000000"/>
                <w:sz w:val="18"/>
                <w:szCs w:val="18"/>
              </w:rPr>
            </w:pPr>
            <w:r>
              <w:rPr>
                <w:color w:val="000000"/>
                <w:sz w:val="18"/>
                <w:szCs w:val="18"/>
              </w:rPr>
              <w:t>/</w:t>
            </w:r>
          </w:p>
        </w:tc>
      </w:tr>
      <w:tr w:rsidR="002E1676" w14:paraId="567653E8" w14:textId="77777777">
        <w:trPr>
          <w:trHeight w:val="280"/>
        </w:trPr>
        <w:tc>
          <w:tcPr>
            <w:tcW w:w="1677" w:type="dxa"/>
            <w:noWrap/>
            <w:vAlign w:val="center"/>
          </w:tcPr>
          <w:p w14:paraId="1D0DCCA6" w14:textId="77777777" w:rsidR="002E1676" w:rsidRDefault="00000000">
            <w:pPr>
              <w:jc w:val="center"/>
              <w:textAlignment w:val="center"/>
              <w:rPr>
                <w:rFonts w:hint="eastAsia"/>
                <w:i/>
                <w:iCs/>
                <w:color w:val="000000"/>
                <w:sz w:val="18"/>
                <w:szCs w:val="18"/>
              </w:rPr>
            </w:pPr>
            <w:r>
              <w:rPr>
                <w:i/>
                <w:iCs/>
                <w:color w:val="000000"/>
                <w:sz w:val="18"/>
                <w:szCs w:val="18"/>
              </w:rPr>
              <w:t>RAD54L</w:t>
            </w:r>
          </w:p>
        </w:tc>
        <w:tc>
          <w:tcPr>
            <w:tcW w:w="2382" w:type="dxa"/>
            <w:noWrap/>
            <w:vAlign w:val="center"/>
          </w:tcPr>
          <w:p w14:paraId="3570CAE8" w14:textId="77777777" w:rsidR="002E1676" w:rsidRDefault="00000000">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4324EE83" w14:textId="77777777" w:rsidR="002E1676" w:rsidRDefault="00000000">
            <w:pPr>
              <w:jc w:val="center"/>
              <w:textAlignment w:val="center"/>
              <w:rPr>
                <w:rFonts w:hint="eastAsia"/>
                <w:color w:val="000000"/>
                <w:sz w:val="18"/>
                <w:szCs w:val="18"/>
              </w:rPr>
            </w:pPr>
            <w:r>
              <w:rPr>
                <w:color w:val="000000"/>
                <w:sz w:val="18"/>
                <w:szCs w:val="18"/>
              </w:rPr>
              <w:t>Exon2-19</w:t>
            </w:r>
          </w:p>
        </w:tc>
        <w:tc>
          <w:tcPr>
            <w:tcW w:w="2551" w:type="dxa"/>
            <w:vAlign w:val="center"/>
          </w:tcPr>
          <w:p w14:paraId="7ADEF552" w14:textId="77777777" w:rsidR="002E1676" w:rsidRDefault="00000000">
            <w:pPr>
              <w:jc w:val="center"/>
              <w:textAlignment w:val="center"/>
              <w:rPr>
                <w:rFonts w:hint="eastAsia"/>
                <w:color w:val="000000"/>
                <w:sz w:val="18"/>
                <w:szCs w:val="18"/>
              </w:rPr>
            </w:pPr>
            <w:r>
              <w:rPr>
                <w:color w:val="000000"/>
                <w:sz w:val="18"/>
                <w:szCs w:val="18"/>
              </w:rPr>
              <w:t>/</w:t>
            </w:r>
          </w:p>
        </w:tc>
      </w:tr>
      <w:tr w:rsidR="002E1676" w14:paraId="7360B2C1" w14:textId="77777777">
        <w:trPr>
          <w:trHeight w:val="280"/>
        </w:trPr>
        <w:tc>
          <w:tcPr>
            <w:tcW w:w="1677" w:type="dxa"/>
            <w:noWrap/>
            <w:vAlign w:val="center"/>
          </w:tcPr>
          <w:p w14:paraId="147DD4B5" w14:textId="77777777" w:rsidR="002E1676" w:rsidRDefault="00000000">
            <w:pPr>
              <w:jc w:val="center"/>
              <w:textAlignment w:val="center"/>
              <w:rPr>
                <w:rFonts w:hint="eastAsia"/>
                <w:i/>
                <w:iCs/>
                <w:color w:val="000000"/>
                <w:sz w:val="18"/>
                <w:szCs w:val="18"/>
              </w:rPr>
            </w:pPr>
            <w:r>
              <w:rPr>
                <w:i/>
                <w:iCs/>
                <w:color w:val="000000"/>
                <w:sz w:val="18"/>
                <w:szCs w:val="18"/>
              </w:rPr>
              <w:t>RAF1</w:t>
            </w:r>
          </w:p>
        </w:tc>
        <w:tc>
          <w:tcPr>
            <w:tcW w:w="2382" w:type="dxa"/>
            <w:noWrap/>
            <w:vAlign w:val="center"/>
          </w:tcPr>
          <w:p w14:paraId="3A55ED09" w14:textId="77777777" w:rsidR="002E1676" w:rsidRDefault="00000000">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r>
              <w:rPr>
                <w:color w:val="000000"/>
                <w:sz w:val="18"/>
                <w:szCs w:val="18"/>
              </w:rPr>
              <w:t>, CNA</w:t>
            </w:r>
          </w:p>
        </w:tc>
        <w:tc>
          <w:tcPr>
            <w:tcW w:w="3024" w:type="dxa"/>
            <w:noWrap/>
            <w:vAlign w:val="center"/>
          </w:tcPr>
          <w:p w14:paraId="0D733E7A" w14:textId="77777777" w:rsidR="002E1676" w:rsidRDefault="00000000">
            <w:pPr>
              <w:jc w:val="center"/>
              <w:textAlignment w:val="center"/>
              <w:rPr>
                <w:rFonts w:hint="eastAsia"/>
                <w:color w:val="000000"/>
                <w:sz w:val="18"/>
                <w:szCs w:val="18"/>
              </w:rPr>
            </w:pPr>
            <w:r>
              <w:rPr>
                <w:color w:val="000000"/>
                <w:sz w:val="18"/>
                <w:szCs w:val="18"/>
              </w:rPr>
              <w:t>Exon2-17</w:t>
            </w:r>
          </w:p>
        </w:tc>
        <w:tc>
          <w:tcPr>
            <w:tcW w:w="2551" w:type="dxa"/>
            <w:vAlign w:val="center"/>
          </w:tcPr>
          <w:p w14:paraId="19307762" w14:textId="77777777" w:rsidR="002E1676" w:rsidRDefault="00000000">
            <w:pPr>
              <w:jc w:val="center"/>
              <w:textAlignment w:val="center"/>
              <w:rPr>
                <w:rFonts w:hint="eastAsia"/>
                <w:color w:val="000000"/>
                <w:sz w:val="18"/>
                <w:szCs w:val="18"/>
              </w:rPr>
            </w:pPr>
            <w:r>
              <w:rPr>
                <w:color w:val="000000"/>
                <w:sz w:val="18"/>
                <w:szCs w:val="18"/>
              </w:rPr>
              <w:t>/</w:t>
            </w:r>
          </w:p>
        </w:tc>
      </w:tr>
      <w:tr w:rsidR="002E1676" w14:paraId="3C5B7FD8" w14:textId="77777777">
        <w:trPr>
          <w:trHeight w:val="280"/>
        </w:trPr>
        <w:tc>
          <w:tcPr>
            <w:tcW w:w="1677" w:type="dxa"/>
            <w:noWrap/>
            <w:vAlign w:val="center"/>
          </w:tcPr>
          <w:p w14:paraId="5FB6933E" w14:textId="77777777" w:rsidR="002E1676" w:rsidRDefault="00000000">
            <w:pPr>
              <w:jc w:val="center"/>
              <w:textAlignment w:val="center"/>
              <w:rPr>
                <w:rFonts w:hint="eastAsia"/>
                <w:i/>
                <w:iCs/>
                <w:color w:val="000000"/>
                <w:sz w:val="18"/>
                <w:szCs w:val="18"/>
              </w:rPr>
            </w:pPr>
            <w:r>
              <w:rPr>
                <w:i/>
                <w:iCs/>
                <w:color w:val="000000"/>
                <w:sz w:val="18"/>
                <w:szCs w:val="18"/>
              </w:rPr>
              <w:t>RASA1</w:t>
            </w:r>
          </w:p>
        </w:tc>
        <w:tc>
          <w:tcPr>
            <w:tcW w:w="2382" w:type="dxa"/>
            <w:noWrap/>
            <w:vAlign w:val="center"/>
          </w:tcPr>
          <w:p w14:paraId="7A3B988C" w14:textId="77777777" w:rsidR="002E1676" w:rsidRDefault="00000000">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5B5829B2" w14:textId="77777777" w:rsidR="002E1676" w:rsidRDefault="00000000">
            <w:pPr>
              <w:jc w:val="center"/>
              <w:textAlignment w:val="center"/>
              <w:rPr>
                <w:rFonts w:hint="eastAsia"/>
                <w:color w:val="000000"/>
                <w:sz w:val="18"/>
                <w:szCs w:val="18"/>
              </w:rPr>
            </w:pPr>
            <w:r>
              <w:rPr>
                <w:color w:val="000000"/>
                <w:sz w:val="18"/>
                <w:szCs w:val="18"/>
              </w:rPr>
              <w:t>Exon1-25</w:t>
            </w:r>
          </w:p>
        </w:tc>
        <w:tc>
          <w:tcPr>
            <w:tcW w:w="2551" w:type="dxa"/>
            <w:vAlign w:val="center"/>
          </w:tcPr>
          <w:p w14:paraId="60446ECC" w14:textId="77777777" w:rsidR="002E1676" w:rsidRDefault="00000000">
            <w:pPr>
              <w:jc w:val="center"/>
              <w:textAlignment w:val="center"/>
              <w:rPr>
                <w:rFonts w:hint="eastAsia"/>
                <w:color w:val="000000"/>
                <w:sz w:val="18"/>
                <w:szCs w:val="18"/>
              </w:rPr>
            </w:pPr>
            <w:r>
              <w:rPr>
                <w:color w:val="000000"/>
                <w:sz w:val="18"/>
                <w:szCs w:val="18"/>
              </w:rPr>
              <w:t>Exon18</w:t>
            </w:r>
          </w:p>
        </w:tc>
      </w:tr>
      <w:tr w:rsidR="002E1676" w14:paraId="77705EA3" w14:textId="77777777">
        <w:trPr>
          <w:trHeight w:val="280"/>
        </w:trPr>
        <w:tc>
          <w:tcPr>
            <w:tcW w:w="1677" w:type="dxa"/>
            <w:noWrap/>
            <w:vAlign w:val="center"/>
          </w:tcPr>
          <w:p w14:paraId="1D44655A" w14:textId="77777777" w:rsidR="002E1676" w:rsidRDefault="00000000">
            <w:pPr>
              <w:jc w:val="center"/>
              <w:textAlignment w:val="center"/>
              <w:rPr>
                <w:rFonts w:hint="eastAsia"/>
                <w:i/>
                <w:iCs/>
                <w:color w:val="000000"/>
                <w:sz w:val="18"/>
                <w:szCs w:val="18"/>
              </w:rPr>
            </w:pPr>
            <w:r>
              <w:rPr>
                <w:i/>
                <w:iCs/>
                <w:color w:val="000000"/>
                <w:sz w:val="18"/>
                <w:szCs w:val="18"/>
              </w:rPr>
              <w:t>RB1</w:t>
            </w:r>
          </w:p>
        </w:tc>
        <w:tc>
          <w:tcPr>
            <w:tcW w:w="2382" w:type="dxa"/>
            <w:noWrap/>
            <w:vAlign w:val="center"/>
          </w:tcPr>
          <w:p w14:paraId="63F0E60A" w14:textId="77777777" w:rsidR="002E1676" w:rsidRDefault="00000000">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2BB5FE40" w14:textId="77777777" w:rsidR="002E1676" w:rsidRDefault="00000000">
            <w:pPr>
              <w:jc w:val="center"/>
              <w:textAlignment w:val="center"/>
              <w:rPr>
                <w:rFonts w:hint="eastAsia"/>
                <w:color w:val="000000"/>
                <w:sz w:val="18"/>
                <w:szCs w:val="18"/>
              </w:rPr>
            </w:pPr>
            <w:r>
              <w:rPr>
                <w:color w:val="000000"/>
                <w:sz w:val="18"/>
                <w:szCs w:val="18"/>
              </w:rPr>
              <w:t>Exon1-27</w:t>
            </w:r>
          </w:p>
        </w:tc>
        <w:tc>
          <w:tcPr>
            <w:tcW w:w="2551" w:type="dxa"/>
            <w:vAlign w:val="center"/>
          </w:tcPr>
          <w:p w14:paraId="7FE7B74F" w14:textId="77777777" w:rsidR="002E1676" w:rsidRDefault="00000000">
            <w:pPr>
              <w:jc w:val="center"/>
              <w:textAlignment w:val="center"/>
              <w:rPr>
                <w:rFonts w:hint="eastAsia"/>
                <w:color w:val="000000"/>
                <w:sz w:val="18"/>
                <w:szCs w:val="18"/>
              </w:rPr>
            </w:pPr>
            <w:r>
              <w:rPr>
                <w:color w:val="000000"/>
                <w:sz w:val="18"/>
                <w:szCs w:val="18"/>
              </w:rPr>
              <w:t>/</w:t>
            </w:r>
          </w:p>
        </w:tc>
      </w:tr>
      <w:tr w:rsidR="002E1676" w14:paraId="5C550186" w14:textId="77777777">
        <w:trPr>
          <w:trHeight w:val="280"/>
        </w:trPr>
        <w:tc>
          <w:tcPr>
            <w:tcW w:w="1677" w:type="dxa"/>
            <w:noWrap/>
            <w:vAlign w:val="center"/>
          </w:tcPr>
          <w:p w14:paraId="2CEB86AE" w14:textId="77777777" w:rsidR="002E1676" w:rsidRDefault="00000000">
            <w:pPr>
              <w:jc w:val="center"/>
              <w:textAlignment w:val="center"/>
              <w:rPr>
                <w:rFonts w:hint="eastAsia"/>
                <w:i/>
                <w:iCs/>
                <w:color w:val="000000"/>
                <w:sz w:val="18"/>
                <w:szCs w:val="18"/>
              </w:rPr>
            </w:pPr>
            <w:r>
              <w:rPr>
                <w:i/>
                <w:iCs/>
                <w:color w:val="000000"/>
                <w:sz w:val="18"/>
                <w:szCs w:val="18"/>
              </w:rPr>
              <w:t>RBM10</w:t>
            </w:r>
          </w:p>
        </w:tc>
        <w:tc>
          <w:tcPr>
            <w:tcW w:w="2382" w:type="dxa"/>
            <w:noWrap/>
            <w:vAlign w:val="center"/>
          </w:tcPr>
          <w:p w14:paraId="629A979A" w14:textId="77777777" w:rsidR="002E1676" w:rsidRDefault="00000000">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5FB6D958" w14:textId="77777777" w:rsidR="002E1676" w:rsidRDefault="00000000">
            <w:pPr>
              <w:jc w:val="center"/>
              <w:textAlignment w:val="center"/>
              <w:rPr>
                <w:rFonts w:hint="eastAsia"/>
                <w:color w:val="000000"/>
                <w:sz w:val="18"/>
                <w:szCs w:val="18"/>
              </w:rPr>
            </w:pPr>
            <w:r>
              <w:rPr>
                <w:color w:val="000000"/>
                <w:sz w:val="18"/>
                <w:szCs w:val="18"/>
              </w:rPr>
              <w:t>Exon2-24</w:t>
            </w:r>
          </w:p>
        </w:tc>
        <w:tc>
          <w:tcPr>
            <w:tcW w:w="2551" w:type="dxa"/>
            <w:vAlign w:val="center"/>
          </w:tcPr>
          <w:p w14:paraId="04BCDC1D" w14:textId="77777777" w:rsidR="002E1676" w:rsidRDefault="00000000">
            <w:pPr>
              <w:jc w:val="center"/>
              <w:textAlignment w:val="center"/>
              <w:rPr>
                <w:rFonts w:hint="eastAsia"/>
                <w:color w:val="000000"/>
                <w:sz w:val="18"/>
                <w:szCs w:val="18"/>
              </w:rPr>
            </w:pPr>
            <w:r>
              <w:rPr>
                <w:color w:val="000000"/>
                <w:sz w:val="18"/>
                <w:szCs w:val="18"/>
              </w:rPr>
              <w:t>/</w:t>
            </w:r>
          </w:p>
        </w:tc>
      </w:tr>
      <w:tr w:rsidR="002E1676" w14:paraId="7DECF4E6" w14:textId="77777777">
        <w:trPr>
          <w:trHeight w:val="280"/>
        </w:trPr>
        <w:tc>
          <w:tcPr>
            <w:tcW w:w="1677" w:type="dxa"/>
            <w:noWrap/>
            <w:vAlign w:val="center"/>
          </w:tcPr>
          <w:p w14:paraId="44286C56" w14:textId="77777777" w:rsidR="002E1676" w:rsidRDefault="00000000">
            <w:pPr>
              <w:jc w:val="center"/>
              <w:textAlignment w:val="center"/>
              <w:rPr>
                <w:rFonts w:hint="eastAsia"/>
                <w:i/>
                <w:iCs/>
                <w:color w:val="000000"/>
                <w:sz w:val="18"/>
                <w:szCs w:val="18"/>
              </w:rPr>
            </w:pPr>
            <w:r>
              <w:rPr>
                <w:i/>
                <w:iCs/>
                <w:color w:val="000000"/>
                <w:sz w:val="18"/>
                <w:szCs w:val="18"/>
              </w:rPr>
              <w:t>RET</w:t>
            </w:r>
          </w:p>
        </w:tc>
        <w:tc>
          <w:tcPr>
            <w:tcW w:w="2382" w:type="dxa"/>
            <w:noWrap/>
            <w:vAlign w:val="center"/>
          </w:tcPr>
          <w:p w14:paraId="5DD10658" w14:textId="77777777" w:rsidR="002E1676" w:rsidRDefault="00000000">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36ED3569" w14:textId="77777777" w:rsidR="002E1676" w:rsidRDefault="00000000">
            <w:pPr>
              <w:jc w:val="center"/>
              <w:textAlignment w:val="center"/>
              <w:rPr>
                <w:rFonts w:hint="eastAsia"/>
                <w:color w:val="000000"/>
                <w:sz w:val="18"/>
                <w:szCs w:val="18"/>
              </w:rPr>
            </w:pPr>
            <w:r>
              <w:rPr>
                <w:color w:val="000000"/>
                <w:sz w:val="18"/>
                <w:szCs w:val="18"/>
              </w:rPr>
              <w:t>Exon5-6,8,10-11,13-16</w:t>
            </w:r>
          </w:p>
        </w:tc>
        <w:tc>
          <w:tcPr>
            <w:tcW w:w="2551" w:type="dxa"/>
            <w:vAlign w:val="center"/>
          </w:tcPr>
          <w:p w14:paraId="4526D602" w14:textId="77777777" w:rsidR="002E1676" w:rsidRDefault="00000000">
            <w:pPr>
              <w:jc w:val="center"/>
              <w:textAlignment w:val="center"/>
              <w:rPr>
                <w:rFonts w:hint="eastAsia"/>
                <w:color w:val="000000"/>
                <w:sz w:val="18"/>
                <w:szCs w:val="18"/>
              </w:rPr>
            </w:pPr>
            <w:r>
              <w:rPr>
                <w:color w:val="000000"/>
                <w:sz w:val="18"/>
                <w:szCs w:val="18"/>
              </w:rPr>
              <w:t>Exon8,10-11</w:t>
            </w:r>
          </w:p>
        </w:tc>
      </w:tr>
      <w:tr w:rsidR="002E1676" w14:paraId="3C2904D9" w14:textId="77777777">
        <w:trPr>
          <w:trHeight w:val="280"/>
        </w:trPr>
        <w:tc>
          <w:tcPr>
            <w:tcW w:w="1677" w:type="dxa"/>
            <w:noWrap/>
            <w:vAlign w:val="center"/>
          </w:tcPr>
          <w:p w14:paraId="067C0429" w14:textId="77777777" w:rsidR="002E1676" w:rsidRDefault="00000000">
            <w:pPr>
              <w:jc w:val="center"/>
              <w:textAlignment w:val="center"/>
              <w:rPr>
                <w:rFonts w:hint="eastAsia"/>
                <w:i/>
                <w:iCs/>
                <w:color w:val="000000"/>
                <w:sz w:val="18"/>
                <w:szCs w:val="18"/>
              </w:rPr>
            </w:pPr>
            <w:r>
              <w:rPr>
                <w:i/>
                <w:iCs/>
                <w:color w:val="000000"/>
                <w:sz w:val="18"/>
                <w:szCs w:val="18"/>
              </w:rPr>
              <w:t>RICTOR</w:t>
            </w:r>
          </w:p>
        </w:tc>
        <w:tc>
          <w:tcPr>
            <w:tcW w:w="2382" w:type="dxa"/>
            <w:noWrap/>
            <w:vAlign w:val="center"/>
          </w:tcPr>
          <w:p w14:paraId="5EB83BE2" w14:textId="77777777" w:rsidR="002E1676" w:rsidRDefault="00000000">
            <w:pPr>
              <w:jc w:val="center"/>
              <w:textAlignment w:val="center"/>
              <w:rPr>
                <w:rFonts w:hint="eastAsia"/>
                <w:color w:val="000000"/>
                <w:sz w:val="18"/>
                <w:szCs w:val="18"/>
              </w:rPr>
            </w:pPr>
            <w:r>
              <w:rPr>
                <w:color w:val="000000"/>
                <w:sz w:val="18"/>
                <w:szCs w:val="18"/>
              </w:rPr>
              <w:t>CNA</w:t>
            </w:r>
          </w:p>
        </w:tc>
        <w:tc>
          <w:tcPr>
            <w:tcW w:w="3024" w:type="dxa"/>
            <w:noWrap/>
            <w:vAlign w:val="center"/>
          </w:tcPr>
          <w:p w14:paraId="5CDE46A2" w14:textId="0568CB33" w:rsidR="002E1676" w:rsidRDefault="001E7D96">
            <w:pPr>
              <w:jc w:val="center"/>
              <w:textAlignment w:val="center"/>
              <w:rPr>
                <w:rFonts w:hint="eastAsia"/>
                <w:color w:val="000000"/>
                <w:sz w:val="18"/>
                <w:szCs w:val="18"/>
              </w:rPr>
            </w:pPr>
            <w:ins w:id="42" w:author="周蓉" w:date="2026-05-27T14:54:00Z" w16du:dateUtc="2026-05-27T06:54:00Z">
              <w:r w:rsidRPr="001E7D96">
                <w:rPr>
                  <w:rFonts w:hint="eastAsia"/>
                  <w:color w:val="000000"/>
                  <w:sz w:val="18"/>
                  <w:szCs w:val="18"/>
                </w:rPr>
                <w:t>Exon1-5,7-13,15-38</w:t>
              </w:r>
            </w:ins>
            <w:del w:id="43" w:author="周蓉" w:date="2026-05-27T14:54:00Z" w16du:dateUtc="2026-05-27T06:54:00Z">
              <w:r w:rsidDel="001E7D96">
                <w:rPr>
                  <w:color w:val="000000"/>
                  <w:sz w:val="18"/>
                  <w:szCs w:val="18"/>
                </w:rPr>
                <w:delText>/</w:delText>
              </w:r>
            </w:del>
          </w:p>
        </w:tc>
        <w:tc>
          <w:tcPr>
            <w:tcW w:w="2551" w:type="dxa"/>
            <w:vAlign w:val="center"/>
          </w:tcPr>
          <w:p w14:paraId="5648A684" w14:textId="4DDB6802" w:rsidR="002E1676" w:rsidRDefault="001E7D96">
            <w:pPr>
              <w:jc w:val="center"/>
              <w:textAlignment w:val="center"/>
              <w:rPr>
                <w:rFonts w:hint="eastAsia"/>
                <w:color w:val="000000"/>
                <w:sz w:val="18"/>
                <w:szCs w:val="18"/>
              </w:rPr>
            </w:pPr>
            <w:ins w:id="44" w:author="周蓉" w:date="2026-05-27T14:54:00Z" w16du:dateUtc="2026-05-27T06:54:00Z">
              <w:r w:rsidRPr="001E7D96">
                <w:rPr>
                  <w:rFonts w:hint="eastAsia"/>
                  <w:color w:val="000000"/>
                  <w:sz w:val="18"/>
                  <w:szCs w:val="18"/>
                </w:rPr>
                <w:t>Exon1,3-5,7-12,15-38</w:t>
              </w:r>
            </w:ins>
            <w:del w:id="45" w:author="周蓉" w:date="2026-05-27T14:54:00Z" w16du:dateUtc="2026-05-27T06:54:00Z">
              <w:r w:rsidDel="001E7D96">
                <w:rPr>
                  <w:color w:val="000000"/>
                  <w:sz w:val="18"/>
                  <w:szCs w:val="18"/>
                </w:rPr>
                <w:delText>/</w:delText>
              </w:r>
            </w:del>
          </w:p>
        </w:tc>
      </w:tr>
      <w:tr w:rsidR="002E1676" w14:paraId="1E9478A7" w14:textId="77777777">
        <w:trPr>
          <w:trHeight w:val="280"/>
        </w:trPr>
        <w:tc>
          <w:tcPr>
            <w:tcW w:w="1677" w:type="dxa"/>
            <w:noWrap/>
            <w:vAlign w:val="center"/>
          </w:tcPr>
          <w:p w14:paraId="0CABCC15" w14:textId="77777777" w:rsidR="002E1676" w:rsidRDefault="00000000">
            <w:pPr>
              <w:jc w:val="center"/>
              <w:textAlignment w:val="center"/>
              <w:rPr>
                <w:rFonts w:hint="eastAsia"/>
                <w:i/>
                <w:iCs/>
                <w:color w:val="000000"/>
                <w:sz w:val="18"/>
                <w:szCs w:val="18"/>
              </w:rPr>
            </w:pPr>
            <w:r>
              <w:rPr>
                <w:i/>
                <w:iCs/>
                <w:color w:val="000000"/>
                <w:sz w:val="18"/>
                <w:szCs w:val="18"/>
              </w:rPr>
              <w:t>RIT1</w:t>
            </w:r>
          </w:p>
        </w:tc>
        <w:tc>
          <w:tcPr>
            <w:tcW w:w="2382" w:type="dxa"/>
            <w:noWrap/>
            <w:vAlign w:val="center"/>
          </w:tcPr>
          <w:p w14:paraId="35C0ED8A" w14:textId="77777777" w:rsidR="002E1676" w:rsidRDefault="00000000">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45658B8B" w14:textId="77777777" w:rsidR="002E1676" w:rsidRDefault="00000000">
            <w:pPr>
              <w:jc w:val="center"/>
              <w:textAlignment w:val="center"/>
              <w:rPr>
                <w:rFonts w:hint="eastAsia"/>
                <w:color w:val="000000"/>
                <w:sz w:val="18"/>
                <w:szCs w:val="18"/>
              </w:rPr>
            </w:pPr>
            <w:r>
              <w:rPr>
                <w:color w:val="000000"/>
                <w:sz w:val="18"/>
                <w:szCs w:val="18"/>
              </w:rPr>
              <w:t>Exon4-5</w:t>
            </w:r>
          </w:p>
        </w:tc>
        <w:tc>
          <w:tcPr>
            <w:tcW w:w="2551" w:type="dxa"/>
            <w:vAlign w:val="center"/>
          </w:tcPr>
          <w:p w14:paraId="63A7271D" w14:textId="77777777" w:rsidR="002E1676" w:rsidRDefault="00000000">
            <w:pPr>
              <w:jc w:val="center"/>
              <w:textAlignment w:val="center"/>
              <w:rPr>
                <w:rFonts w:hint="eastAsia"/>
                <w:color w:val="000000"/>
                <w:sz w:val="18"/>
                <w:szCs w:val="18"/>
              </w:rPr>
            </w:pPr>
            <w:r>
              <w:rPr>
                <w:color w:val="000000"/>
                <w:sz w:val="18"/>
                <w:szCs w:val="18"/>
              </w:rPr>
              <w:t>/</w:t>
            </w:r>
          </w:p>
        </w:tc>
      </w:tr>
      <w:tr w:rsidR="002E1676" w14:paraId="69F008E6" w14:textId="77777777">
        <w:trPr>
          <w:trHeight w:val="280"/>
        </w:trPr>
        <w:tc>
          <w:tcPr>
            <w:tcW w:w="1677" w:type="dxa"/>
            <w:noWrap/>
            <w:vAlign w:val="center"/>
          </w:tcPr>
          <w:p w14:paraId="40E54E79" w14:textId="77777777" w:rsidR="002E1676" w:rsidRDefault="00000000">
            <w:pPr>
              <w:jc w:val="center"/>
              <w:textAlignment w:val="center"/>
              <w:rPr>
                <w:rFonts w:hint="eastAsia"/>
                <w:i/>
                <w:iCs/>
                <w:color w:val="000000"/>
                <w:sz w:val="18"/>
                <w:szCs w:val="18"/>
              </w:rPr>
            </w:pPr>
            <w:r>
              <w:rPr>
                <w:i/>
                <w:iCs/>
                <w:color w:val="000000"/>
                <w:sz w:val="18"/>
                <w:szCs w:val="18"/>
              </w:rPr>
              <w:t>RNF43</w:t>
            </w:r>
          </w:p>
        </w:tc>
        <w:tc>
          <w:tcPr>
            <w:tcW w:w="2382" w:type="dxa"/>
            <w:noWrap/>
            <w:vAlign w:val="center"/>
          </w:tcPr>
          <w:p w14:paraId="38004D73" w14:textId="77777777" w:rsidR="002E1676" w:rsidRDefault="00000000">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7EA81847" w14:textId="77777777" w:rsidR="002E1676" w:rsidRDefault="00000000">
            <w:pPr>
              <w:jc w:val="center"/>
              <w:textAlignment w:val="center"/>
              <w:rPr>
                <w:rFonts w:hint="eastAsia"/>
                <w:color w:val="000000"/>
                <w:sz w:val="18"/>
                <w:szCs w:val="18"/>
              </w:rPr>
            </w:pPr>
            <w:r>
              <w:rPr>
                <w:color w:val="000000"/>
                <w:sz w:val="18"/>
                <w:szCs w:val="18"/>
              </w:rPr>
              <w:t>Exon2-10</w:t>
            </w:r>
          </w:p>
        </w:tc>
        <w:tc>
          <w:tcPr>
            <w:tcW w:w="2551" w:type="dxa"/>
            <w:vAlign w:val="center"/>
          </w:tcPr>
          <w:p w14:paraId="11B86464" w14:textId="77777777" w:rsidR="002E1676" w:rsidRDefault="00000000">
            <w:pPr>
              <w:jc w:val="center"/>
              <w:textAlignment w:val="center"/>
              <w:rPr>
                <w:rFonts w:hint="eastAsia"/>
                <w:color w:val="000000"/>
                <w:sz w:val="18"/>
                <w:szCs w:val="18"/>
              </w:rPr>
            </w:pPr>
            <w:r>
              <w:rPr>
                <w:color w:val="000000"/>
                <w:sz w:val="18"/>
                <w:szCs w:val="18"/>
              </w:rPr>
              <w:t>/</w:t>
            </w:r>
          </w:p>
        </w:tc>
      </w:tr>
      <w:tr w:rsidR="002E1676" w14:paraId="5288885A" w14:textId="77777777">
        <w:trPr>
          <w:trHeight w:val="280"/>
        </w:trPr>
        <w:tc>
          <w:tcPr>
            <w:tcW w:w="1677" w:type="dxa"/>
            <w:noWrap/>
            <w:vAlign w:val="center"/>
          </w:tcPr>
          <w:p w14:paraId="38923EB7" w14:textId="77777777" w:rsidR="002E1676" w:rsidRDefault="00000000">
            <w:pPr>
              <w:jc w:val="center"/>
              <w:textAlignment w:val="center"/>
              <w:rPr>
                <w:rFonts w:hint="eastAsia"/>
                <w:i/>
                <w:iCs/>
                <w:color w:val="000000"/>
                <w:sz w:val="18"/>
                <w:szCs w:val="18"/>
              </w:rPr>
            </w:pPr>
            <w:r>
              <w:rPr>
                <w:i/>
                <w:iCs/>
                <w:color w:val="000000"/>
                <w:sz w:val="18"/>
                <w:szCs w:val="18"/>
              </w:rPr>
              <w:lastRenderedPageBreak/>
              <w:t>ROS1</w:t>
            </w:r>
          </w:p>
        </w:tc>
        <w:tc>
          <w:tcPr>
            <w:tcW w:w="2382" w:type="dxa"/>
            <w:noWrap/>
            <w:vAlign w:val="center"/>
          </w:tcPr>
          <w:p w14:paraId="5D7CC02E" w14:textId="77777777" w:rsidR="002E1676" w:rsidRDefault="00000000">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15E58C6A" w14:textId="77777777" w:rsidR="002E1676" w:rsidRDefault="00000000">
            <w:pPr>
              <w:jc w:val="center"/>
              <w:textAlignment w:val="center"/>
              <w:rPr>
                <w:rFonts w:hint="eastAsia"/>
                <w:color w:val="000000"/>
                <w:sz w:val="18"/>
                <w:szCs w:val="18"/>
              </w:rPr>
            </w:pPr>
            <w:r>
              <w:rPr>
                <w:color w:val="000000"/>
                <w:sz w:val="18"/>
                <w:szCs w:val="18"/>
              </w:rPr>
              <w:t>Exon36-41</w:t>
            </w:r>
          </w:p>
        </w:tc>
        <w:tc>
          <w:tcPr>
            <w:tcW w:w="2551" w:type="dxa"/>
            <w:vAlign w:val="center"/>
          </w:tcPr>
          <w:p w14:paraId="224880F9" w14:textId="77777777" w:rsidR="002E1676" w:rsidRDefault="00000000">
            <w:pPr>
              <w:jc w:val="center"/>
              <w:textAlignment w:val="center"/>
              <w:rPr>
                <w:rFonts w:hint="eastAsia"/>
                <w:color w:val="000000"/>
                <w:sz w:val="18"/>
                <w:szCs w:val="18"/>
              </w:rPr>
            </w:pPr>
            <w:r>
              <w:rPr>
                <w:color w:val="000000"/>
                <w:sz w:val="18"/>
                <w:szCs w:val="18"/>
              </w:rPr>
              <w:t>Exon36</w:t>
            </w:r>
          </w:p>
        </w:tc>
      </w:tr>
      <w:tr w:rsidR="002E1676" w14:paraId="11A7E89F" w14:textId="77777777">
        <w:trPr>
          <w:trHeight w:val="280"/>
        </w:trPr>
        <w:tc>
          <w:tcPr>
            <w:tcW w:w="1677" w:type="dxa"/>
            <w:noWrap/>
            <w:vAlign w:val="center"/>
          </w:tcPr>
          <w:p w14:paraId="5AE3D1DD" w14:textId="77777777" w:rsidR="002E1676" w:rsidRDefault="00000000">
            <w:pPr>
              <w:jc w:val="center"/>
              <w:textAlignment w:val="center"/>
              <w:rPr>
                <w:rFonts w:hint="eastAsia"/>
                <w:i/>
                <w:iCs/>
                <w:color w:val="000000"/>
                <w:sz w:val="18"/>
                <w:szCs w:val="18"/>
              </w:rPr>
            </w:pPr>
            <w:r>
              <w:rPr>
                <w:i/>
                <w:iCs/>
                <w:color w:val="000000"/>
                <w:sz w:val="18"/>
                <w:szCs w:val="18"/>
              </w:rPr>
              <w:t>SETD2</w:t>
            </w:r>
          </w:p>
        </w:tc>
        <w:tc>
          <w:tcPr>
            <w:tcW w:w="2382" w:type="dxa"/>
            <w:noWrap/>
            <w:vAlign w:val="center"/>
          </w:tcPr>
          <w:p w14:paraId="70F6FE13" w14:textId="77777777" w:rsidR="002E1676" w:rsidRDefault="00000000">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4E7E033B" w14:textId="77777777" w:rsidR="002E1676" w:rsidRDefault="00000000">
            <w:pPr>
              <w:jc w:val="center"/>
              <w:textAlignment w:val="center"/>
              <w:rPr>
                <w:rFonts w:hint="eastAsia"/>
                <w:color w:val="000000"/>
                <w:sz w:val="18"/>
                <w:szCs w:val="18"/>
              </w:rPr>
            </w:pPr>
            <w:r>
              <w:rPr>
                <w:color w:val="000000"/>
                <w:sz w:val="18"/>
                <w:szCs w:val="18"/>
              </w:rPr>
              <w:t>Exon1-21</w:t>
            </w:r>
          </w:p>
        </w:tc>
        <w:tc>
          <w:tcPr>
            <w:tcW w:w="2551" w:type="dxa"/>
            <w:vAlign w:val="center"/>
          </w:tcPr>
          <w:p w14:paraId="534ED0AA" w14:textId="77777777" w:rsidR="002E1676" w:rsidRDefault="00000000">
            <w:pPr>
              <w:jc w:val="center"/>
              <w:textAlignment w:val="center"/>
              <w:rPr>
                <w:rFonts w:hint="eastAsia"/>
                <w:color w:val="000000"/>
                <w:sz w:val="18"/>
                <w:szCs w:val="18"/>
              </w:rPr>
            </w:pPr>
            <w:r>
              <w:rPr>
                <w:color w:val="000000"/>
                <w:sz w:val="18"/>
                <w:szCs w:val="18"/>
              </w:rPr>
              <w:t>/</w:t>
            </w:r>
          </w:p>
        </w:tc>
      </w:tr>
      <w:tr w:rsidR="002E1676" w14:paraId="7EAF8887" w14:textId="77777777">
        <w:trPr>
          <w:trHeight w:val="280"/>
        </w:trPr>
        <w:tc>
          <w:tcPr>
            <w:tcW w:w="1677" w:type="dxa"/>
            <w:noWrap/>
            <w:vAlign w:val="center"/>
          </w:tcPr>
          <w:p w14:paraId="7193CD96" w14:textId="77777777" w:rsidR="002E1676" w:rsidRDefault="00000000">
            <w:pPr>
              <w:jc w:val="center"/>
              <w:textAlignment w:val="center"/>
              <w:rPr>
                <w:rFonts w:hint="eastAsia"/>
                <w:i/>
                <w:iCs/>
                <w:color w:val="000000"/>
                <w:sz w:val="18"/>
                <w:szCs w:val="18"/>
              </w:rPr>
            </w:pPr>
            <w:r>
              <w:rPr>
                <w:i/>
                <w:iCs/>
                <w:color w:val="000000"/>
                <w:sz w:val="18"/>
                <w:szCs w:val="18"/>
              </w:rPr>
              <w:t>SF3B1</w:t>
            </w:r>
          </w:p>
        </w:tc>
        <w:tc>
          <w:tcPr>
            <w:tcW w:w="2382" w:type="dxa"/>
            <w:noWrap/>
            <w:vAlign w:val="center"/>
          </w:tcPr>
          <w:p w14:paraId="4E42EBAD" w14:textId="77777777" w:rsidR="002E1676" w:rsidRDefault="00000000">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7858332C" w14:textId="77777777" w:rsidR="002E1676" w:rsidRDefault="00000000">
            <w:pPr>
              <w:jc w:val="center"/>
              <w:textAlignment w:val="center"/>
              <w:rPr>
                <w:rFonts w:hint="eastAsia"/>
                <w:color w:val="000000"/>
                <w:sz w:val="18"/>
                <w:szCs w:val="18"/>
              </w:rPr>
            </w:pPr>
            <w:r>
              <w:rPr>
                <w:color w:val="000000"/>
                <w:sz w:val="18"/>
                <w:szCs w:val="18"/>
              </w:rPr>
              <w:t>Exon14-16,18</w:t>
            </w:r>
          </w:p>
        </w:tc>
        <w:tc>
          <w:tcPr>
            <w:tcW w:w="2551" w:type="dxa"/>
            <w:vAlign w:val="center"/>
          </w:tcPr>
          <w:p w14:paraId="6AB00B54" w14:textId="77777777" w:rsidR="002E1676" w:rsidRDefault="00000000">
            <w:pPr>
              <w:jc w:val="center"/>
              <w:textAlignment w:val="center"/>
              <w:rPr>
                <w:rFonts w:hint="eastAsia"/>
                <w:color w:val="000000"/>
                <w:sz w:val="18"/>
                <w:szCs w:val="18"/>
              </w:rPr>
            </w:pPr>
            <w:r>
              <w:rPr>
                <w:color w:val="000000"/>
                <w:sz w:val="18"/>
                <w:szCs w:val="18"/>
              </w:rPr>
              <w:t>/</w:t>
            </w:r>
          </w:p>
        </w:tc>
      </w:tr>
      <w:tr w:rsidR="002E1676" w14:paraId="533D10F6" w14:textId="77777777">
        <w:trPr>
          <w:trHeight w:val="280"/>
        </w:trPr>
        <w:tc>
          <w:tcPr>
            <w:tcW w:w="1677" w:type="dxa"/>
            <w:noWrap/>
            <w:vAlign w:val="center"/>
          </w:tcPr>
          <w:p w14:paraId="2F159C47" w14:textId="77777777" w:rsidR="002E1676" w:rsidRDefault="00000000">
            <w:pPr>
              <w:jc w:val="center"/>
              <w:textAlignment w:val="center"/>
              <w:rPr>
                <w:rFonts w:hint="eastAsia"/>
                <w:i/>
                <w:iCs/>
                <w:color w:val="000000"/>
                <w:sz w:val="18"/>
                <w:szCs w:val="18"/>
              </w:rPr>
            </w:pPr>
            <w:r>
              <w:rPr>
                <w:i/>
                <w:iCs/>
                <w:color w:val="000000"/>
                <w:sz w:val="18"/>
                <w:szCs w:val="18"/>
              </w:rPr>
              <w:t>SMAD4</w:t>
            </w:r>
          </w:p>
        </w:tc>
        <w:tc>
          <w:tcPr>
            <w:tcW w:w="2382" w:type="dxa"/>
            <w:noWrap/>
            <w:vAlign w:val="center"/>
          </w:tcPr>
          <w:p w14:paraId="6B1925BC" w14:textId="77777777" w:rsidR="002E1676" w:rsidRDefault="00000000">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3EC98440" w14:textId="77777777" w:rsidR="002E1676" w:rsidRDefault="00000000">
            <w:pPr>
              <w:jc w:val="center"/>
              <w:textAlignment w:val="center"/>
              <w:rPr>
                <w:rFonts w:hint="eastAsia"/>
                <w:color w:val="000000"/>
                <w:sz w:val="18"/>
                <w:szCs w:val="18"/>
              </w:rPr>
            </w:pPr>
            <w:r>
              <w:rPr>
                <w:color w:val="000000"/>
                <w:sz w:val="18"/>
                <w:szCs w:val="18"/>
              </w:rPr>
              <w:t>Exon2-12</w:t>
            </w:r>
          </w:p>
        </w:tc>
        <w:tc>
          <w:tcPr>
            <w:tcW w:w="2551" w:type="dxa"/>
            <w:vAlign w:val="center"/>
          </w:tcPr>
          <w:p w14:paraId="53E354E7" w14:textId="77777777" w:rsidR="002E1676" w:rsidRDefault="00000000">
            <w:pPr>
              <w:jc w:val="center"/>
              <w:textAlignment w:val="center"/>
              <w:rPr>
                <w:rFonts w:hint="eastAsia"/>
                <w:color w:val="000000"/>
                <w:sz w:val="18"/>
                <w:szCs w:val="18"/>
              </w:rPr>
            </w:pPr>
            <w:r>
              <w:rPr>
                <w:color w:val="000000"/>
                <w:sz w:val="18"/>
                <w:szCs w:val="18"/>
              </w:rPr>
              <w:t>/</w:t>
            </w:r>
          </w:p>
        </w:tc>
      </w:tr>
      <w:tr w:rsidR="002E1676" w14:paraId="1E9B7622" w14:textId="77777777">
        <w:trPr>
          <w:trHeight w:val="280"/>
        </w:trPr>
        <w:tc>
          <w:tcPr>
            <w:tcW w:w="1677" w:type="dxa"/>
            <w:noWrap/>
            <w:vAlign w:val="center"/>
          </w:tcPr>
          <w:p w14:paraId="68C08E8C" w14:textId="77777777" w:rsidR="002E1676" w:rsidRDefault="00000000">
            <w:pPr>
              <w:jc w:val="center"/>
              <w:textAlignment w:val="center"/>
              <w:rPr>
                <w:rFonts w:hint="eastAsia"/>
                <w:i/>
                <w:iCs/>
                <w:color w:val="000000"/>
                <w:sz w:val="18"/>
                <w:szCs w:val="18"/>
              </w:rPr>
            </w:pPr>
            <w:r>
              <w:rPr>
                <w:i/>
                <w:iCs/>
                <w:color w:val="000000"/>
                <w:sz w:val="18"/>
                <w:szCs w:val="18"/>
              </w:rPr>
              <w:t>SMARCA2</w:t>
            </w:r>
          </w:p>
        </w:tc>
        <w:tc>
          <w:tcPr>
            <w:tcW w:w="2382" w:type="dxa"/>
            <w:noWrap/>
            <w:vAlign w:val="center"/>
          </w:tcPr>
          <w:p w14:paraId="3E298141" w14:textId="77777777" w:rsidR="002E1676" w:rsidRDefault="00000000">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59505FC5" w14:textId="77777777" w:rsidR="002E1676" w:rsidRDefault="00000000">
            <w:pPr>
              <w:jc w:val="center"/>
              <w:textAlignment w:val="center"/>
              <w:rPr>
                <w:rFonts w:hint="eastAsia"/>
                <w:color w:val="000000"/>
                <w:sz w:val="18"/>
                <w:szCs w:val="18"/>
              </w:rPr>
            </w:pPr>
            <w:r>
              <w:rPr>
                <w:color w:val="000000"/>
                <w:sz w:val="18"/>
                <w:szCs w:val="18"/>
              </w:rPr>
              <w:t>Exon2-34</w:t>
            </w:r>
          </w:p>
        </w:tc>
        <w:tc>
          <w:tcPr>
            <w:tcW w:w="2551" w:type="dxa"/>
            <w:vAlign w:val="center"/>
          </w:tcPr>
          <w:p w14:paraId="7B76FB81" w14:textId="77777777" w:rsidR="002E1676" w:rsidRDefault="00000000">
            <w:pPr>
              <w:jc w:val="center"/>
              <w:textAlignment w:val="center"/>
              <w:rPr>
                <w:rFonts w:hint="eastAsia"/>
                <w:color w:val="000000"/>
                <w:sz w:val="18"/>
                <w:szCs w:val="18"/>
              </w:rPr>
            </w:pPr>
            <w:r>
              <w:rPr>
                <w:color w:val="000000"/>
                <w:sz w:val="18"/>
                <w:szCs w:val="18"/>
              </w:rPr>
              <w:t>/</w:t>
            </w:r>
          </w:p>
        </w:tc>
      </w:tr>
      <w:tr w:rsidR="002E1676" w14:paraId="6936CF62" w14:textId="77777777">
        <w:trPr>
          <w:trHeight w:val="280"/>
        </w:trPr>
        <w:tc>
          <w:tcPr>
            <w:tcW w:w="1677" w:type="dxa"/>
            <w:noWrap/>
            <w:vAlign w:val="center"/>
          </w:tcPr>
          <w:p w14:paraId="4D0FA9FA" w14:textId="77777777" w:rsidR="002E1676" w:rsidRDefault="00000000">
            <w:pPr>
              <w:jc w:val="center"/>
              <w:textAlignment w:val="center"/>
              <w:rPr>
                <w:rFonts w:hint="eastAsia"/>
                <w:i/>
                <w:iCs/>
                <w:color w:val="000000"/>
                <w:sz w:val="18"/>
                <w:szCs w:val="18"/>
              </w:rPr>
            </w:pPr>
            <w:r>
              <w:rPr>
                <w:i/>
                <w:iCs/>
                <w:color w:val="000000"/>
                <w:sz w:val="18"/>
                <w:szCs w:val="18"/>
              </w:rPr>
              <w:t>SMARCA4</w:t>
            </w:r>
          </w:p>
        </w:tc>
        <w:tc>
          <w:tcPr>
            <w:tcW w:w="2382" w:type="dxa"/>
            <w:noWrap/>
            <w:vAlign w:val="center"/>
          </w:tcPr>
          <w:p w14:paraId="6CF8BB6D" w14:textId="77777777" w:rsidR="002E1676" w:rsidRDefault="00000000">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1D3B3C1C" w14:textId="77777777" w:rsidR="002E1676" w:rsidRDefault="00000000">
            <w:pPr>
              <w:jc w:val="center"/>
              <w:textAlignment w:val="center"/>
              <w:rPr>
                <w:rFonts w:hint="eastAsia"/>
                <w:color w:val="000000"/>
                <w:sz w:val="18"/>
                <w:szCs w:val="18"/>
              </w:rPr>
            </w:pPr>
            <w:r>
              <w:rPr>
                <w:color w:val="000000"/>
                <w:sz w:val="18"/>
                <w:szCs w:val="18"/>
              </w:rPr>
              <w:t>Exon2-35</w:t>
            </w:r>
          </w:p>
        </w:tc>
        <w:tc>
          <w:tcPr>
            <w:tcW w:w="2551" w:type="dxa"/>
            <w:vAlign w:val="center"/>
          </w:tcPr>
          <w:p w14:paraId="047DCD3A" w14:textId="77777777" w:rsidR="002E1676" w:rsidRDefault="00000000">
            <w:pPr>
              <w:jc w:val="center"/>
              <w:textAlignment w:val="center"/>
              <w:rPr>
                <w:rFonts w:hint="eastAsia"/>
                <w:color w:val="000000"/>
                <w:sz w:val="18"/>
                <w:szCs w:val="18"/>
              </w:rPr>
            </w:pPr>
            <w:r>
              <w:rPr>
                <w:color w:val="000000"/>
                <w:sz w:val="18"/>
                <w:szCs w:val="18"/>
              </w:rPr>
              <w:t>Exon6</w:t>
            </w:r>
          </w:p>
        </w:tc>
      </w:tr>
      <w:tr w:rsidR="002E1676" w14:paraId="3D827A72" w14:textId="77777777">
        <w:trPr>
          <w:trHeight w:val="280"/>
        </w:trPr>
        <w:tc>
          <w:tcPr>
            <w:tcW w:w="1677" w:type="dxa"/>
            <w:noWrap/>
            <w:vAlign w:val="center"/>
          </w:tcPr>
          <w:p w14:paraId="76BECDF9" w14:textId="77777777" w:rsidR="002E1676" w:rsidRDefault="00000000">
            <w:pPr>
              <w:jc w:val="center"/>
              <w:textAlignment w:val="center"/>
              <w:rPr>
                <w:rFonts w:hint="eastAsia"/>
                <w:i/>
                <w:iCs/>
                <w:color w:val="000000"/>
                <w:sz w:val="18"/>
                <w:szCs w:val="18"/>
              </w:rPr>
            </w:pPr>
            <w:r>
              <w:rPr>
                <w:i/>
                <w:iCs/>
                <w:color w:val="000000"/>
                <w:sz w:val="18"/>
                <w:szCs w:val="18"/>
              </w:rPr>
              <w:t>SMARCB1</w:t>
            </w:r>
          </w:p>
        </w:tc>
        <w:tc>
          <w:tcPr>
            <w:tcW w:w="2382" w:type="dxa"/>
            <w:noWrap/>
            <w:vAlign w:val="center"/>
          </w:tcPr>
          <w:p w14:paraId="10F0AE77" w14:textId="77777777" w:rsidR="002E1676" w:rsidRDefault="00000000">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7C61B902" w14:textId="77777777" w:rsidR="002E1676" w:rsidRDefault="00000000">
            <w:pPr>
              <w:jc w:val="center"/>
              <w:textAlignment w:val="center"/>
              <w:rPr>
                <w:rFonts w:hint="eastAsia"/>
                <w:color w:val="000000"/>
                <w:sz w:val="18"/>
                <w:szCs w:val="18"/>
              </w:rPr>
            </w:pPr>
            <w:r>
              <w:rPr>
                <w:color w:val="000000"/>
                <w:sz w:val="18"/>
                <w:szCs w:val="18"/>
              </w:rPr>
              <w:t>Exon1-9</w:t>
            </w:r>
          </w:p>
        </w:tc>
        <w:tc>
          <w:tcPr>
            <w:tcW w:w="2551" w:type="dxa"/>
            <w:vAlign w:val="center"/>
          </w:tcPr>
          <w:p w14:paraId="4C038141" w14:textId="77777777" w:rsidR="002E1676" w:rsidRDefault="00000000">
            <w:pPr>
              <w:jc w:val="center"/>
              <w:textAlignment w:val="center"/>
              <w:rPr>
                <w:rFonts w:hint="eastAsia"/>
                <w:color w:val="000000"/>
                <w:sz w:val="18"/>
                <w:szCs w:val="18"/>
              </w:rPr>
            </w:pPr>
            <w:r>
              <w:rPr>
                <w:color w:val="000000"/>
                <w:sz w:val="18"/>
                <w:szCs w:val="18"/>
              </w:rPr>
              <w:t>/</w:t>
            </w:r>
          </w:p>
        </w:tc>
      </w:tr>
      <w:tr w:rsidR="002E1676" w14:paraId="5773DCE9" w14:textId="77777777">
        <w:trPr>
          <w:trHeight w:val="280"/>
        </w:trPr>
        <w:tc>
          <w:tcPr>
            <w:tcW w:w="1677" w:type="dxa"/>
            <w:noWrap/>
            <w:vAlign w:val="center"/>
          </w:tcPr>
          <w:p w14:paraId="51A04D77" w14:textId="77777777" w:rsidR="002E1676" w:rsidRDefault="00000000">
            <w:pPr>
              <w:jc w:val="center"/>
              <w:textAlignment w:val="center"/>
              <w:rPr>
                <w:rFonts w:hint="eastAsia"/>
                <w:i/>
                <w:iCs/>
                <w:color w:val="000000"/>
                <w:sz w:val="18"/>
                <w:szCs w:val="18"/>
              </w:rPr>
            </w:pPr>
            <w:r>
              <w:rPr>
                <w:i/>
                <w:iCs/>
                <w:color w:val="000000"/>
                <w:sz w:val="18"/>
                <w:szCs w:val="18"/>
              </w:rPr>
              <w:t>SMO</w:t>
            </w:r>
          </w:p>
        </w:tc>
        <w:tc>
          <w:tcPr>
            <w:tcW w:w="2382" w:type="dxa"/>
            <w:noWrap/>
            <w:vAlign w:val="center"/>
          </w:tcPr>
          <w:p w14:paraId="0DC8B735" w14:textId="77777777" w:rsidR="002E1676" w:rsidRDefault="00000000">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68293216" w14:textId="77777777" w:rsidR="002E1676" w:rsidRDefault="00000000">
            <w:pPr>
              <w:jc w:val="center"/>
              <w:textAlignment w:val="center"/>
              <w:rPr>
                <w:rFonts w:hint="eastAsia"/>
                <w:color w:val="000000"/>
                <w:sz w:val="18"/>
                <w:szCs w:val="18"/>
              </w:rPr>
            </w:pPr>
            <w:r>
              <w:rPr>
                <w:color w:val="000000"/>
                <w:sz w:val="18"/>
                <w:szCs w:val="18"/>
              </w:rPr>
              <w:t>Exon1-12</w:t>
            </w:r>
          </w:p>
        </w:tc>
        <w:tc>
          <w:tcPr>
            <w:tcW w:w="2551" w:type="dxa"/>
            <w:vAlign w:val="center"/>
          </w:tcPr>
          <w:p w14:paraId="0F735AED" w14:textId="77777777" w:rsidR="002E1676" w:rsidRDefault="00000000">
            <w:pPr>
              <w:jc w:val="center"/>
              <w:textAlignment w:val="center"/>
              <w:rPr>
                <w:rFonts w:hint="eastAsia"/>
                <w:color w:val="000000"/>
                <w:sz w:val="18"/>
                <w:szCs w:val="18"/>
              </w:rPr>
            </w:pPr>
            <w:r>
              <w:rPr>
                <w:color w:val="000000"/>
                <w:sz w:val="18"/>
                <w:szCs w:val="18"/>
              </w:rPr>
              <w:t>/</w:t>
            </w:r>
          </w:p>
        </w:tc>
      </w:tr>
      <w:tr w:rsidR="002E1676" w14:paraId="3C9AFAE8" w14:textId="77777777">
        <w:trPr>
          <w:trHeight w:val="280"/>
        </w:trPr>
        <w:tc>
          <w:tcPr>
            <w:tcW w:w="1677" w:type="dxa"/>
            <w:noWrap/>
            <w:vAlign w:val="center"/>
          </w:tcPr>
          <w:p w14:paraId="12EEB3EF" w14:textId="77777777" w:rsidR="002E1676" w:rsidRDefault="00000000">
            <w:pPr>
              <w:jc w:val="center"/>
              <w:textAlignment w:val="center"/>
              <w:rPr>
                <w:rFonts w:hint="eastAsia"/>
                <w:i/>
                <w:iCs/>
                <w:color w:val="000000"/>
                <w:sz w:val="18"/>
                <w:szCs w:val="18"/>
              </w:rPr>
            </w:pPr>
            <w:r>
              <w:rPr>
                <w:i/>
                <w:iCs/>
                <w:color w:val="000000"/>
                <w:sz w:val="18"/>
                <w:szCs w:val="18"/>
              </w:rPr>
              <w:t>SPOP</w:t>
            </w:r>
          </w:p>
        </w:tc>
        <w:tc>
          <w:tcPr>
            <w:tcW w:w="2382" w:type="dxa"/>
            <w:noWrap/>
            <w:vAlign w:val="center"/>
          </w:tcPr>
          <w:p w14:paraId="6A7990C4" w14:textId="77777777" w:rsidR="002E1676" w:rsidRDefault="00000000">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54B3B134" w14:textId="77777777" w:rsidR="002E1676" w:rsidRDefault="00000000">
            <w:pPr>
              <w:jc w:val="center"/>
              <w:textAlignment w:val="center"/>
              <w:rPr>
                <w:rFonts w:hint="eastAsia"/>
                <w:color w:val="000000"/>
                <w:sz w:val="18"/>
                <w:szCs w:val="18"/>
              </w:rPr>
            </w:pPr>
            <w:r>
              <w:rPr>
                <w:color w:val="000000"/>
                <w:sz w:val="18"/>
                <w:szCs w:val="18"/>
              </w:rPr>
              <w:t>Exon2-10</w:t>
            </w:r>
          </w:p>
        </w:tc>
        <w:tc>
          <w:tcPr>
            <w:tcW w:w="2551" w:type="dxa"/>
            <w:vAlign w:val="center"/>
          </w:tcPr>
          <w:p w14:paraId="0CA1F75A" w14:textId="77777777" w:rsidR="002E1676" w:rsidRDefault="00000000">
            <w:pPr>
              <w:jc w:val="center"/>
              <w:textAlignment w:val="center"/>
              <w:rPr>
                <w:rFonts w:hint="eastAsia"/>
                <w:color w:val="000000"/>
                <w:sz w:val="18"/>
                <w:szCs w:val="18"/>
              </w:rPr>
            </w:pPr>
            <w:r>
              <w:rPr>
                <w:color w:val="000000"/>
                <w:sz w:val="18"/>
                <w:szCs w:val="18"/>
              </w:rPr>
              <w:t>/</w:t>
            </w:r>
          </w:p>
        </w:tc>
      </w:tr>
      <w:tr w:rsidR="002E1676" w14:paraId="2546DF18" w14:textId="77777777">
        <w:trPr>
          <w:trHeight w:val="280"/>
        </w:trPr>
        <w:tc>
          <w:tcPr>
            <w:tcW w:w="1677" w:type="dxa"/>
            <w:noWrap/>
            <w:vAlign w:val="center"/>
          </w:tcPr>
          <w:p w14:paraId="20986D80" w14:textId="77777777" w:rsidR="002E1676" w:rsidRDefault="00000000">
            <w:pPr>
              <w:jc w:val="center"/>
              <w:textAlignment w:val="center"/>
              <w:rPr>
                <w:rFonts w:hint="eastAsia"/>
                <w:i/>
                <w:iCs/>
                <w:color w:val="000000"/>
                <w:sz w:val="18"/>
                <w:szCs w:val="18"/>
              </w:rPr>
            </w:pPr>
            <w:r>
              <w:rPr>
                <w:i/>
                <w:iCs/>
                <w:color w:val="000000"/>
                <w:sz w:val="18"/>
                <w:szCs w:val="18"/>
              </w:rPr>
              <w:t>STAT3</w:t>
            </w:r>
          </w:p>
        </w:tc>
        <w:tc>
          <w:tcPr>
            <w:tcW w:w="2382" w:type="dxa"/>
            <w:noWrap/>
            <w:vAlign w:val="center"/>
          </w:tcPr>
          <w:p w14:paraId="12AD8B77" w14:textId="77777777" w:rsidR="002E1676" w:rsidRDefault="00000000">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26CBFE0B" w14:textId="77777777" w:rsidR="002E1676" w:rsidRDefault="00000000">
            <w:pPr>
              <w:jc w:val="center"/>
              <w:textAlignment w:val="center"/>
              <w:rPr>
                <w:rFonts w:hint="eastAsia"/>
                <w:color w:val="000000"/>
                <w:sz w:val="18"/>
                <w:szCs w:val="18"/>
              </w:rPr>
            </w:pPr>
            <w:r>
              <w:rPr>
                <w:color w:val="000000"/>
                <w:sz w:val="18"/>
                <w:szCs w:val="18"/>
              </w:rPr>
              <w:t>Exon7,13-14,20-21</w:t>
            </w:r>
          </w:p>
        </w:tc>
        <w:tc>
          <w:tcPr>
            <w:tcW w:w="2551" w:type="dxa"/>
            <w:vAlign w:val="center"/>
          </w:tcPr>
          <w:p w14:paraId="7ADDAD1B" w14:textId="77777777" w:rsidR="002E1676" w:rsidRDefault="00000000">
            <w:pPr>
              <w:jc w:val="center"/>
              <w:textAlignment w:val="center"/>
              <w:rPr>
                <w:rFonts w:hint="eastAsia"/>
                <w:color w:val="000000"/>
                <w:sz w:val="18"/>
                <w:szCs w:val="18"/>
              </w:rPr>
            </w:pPr>
            <w:r>
              <w:rPr>
                <w:color w:val="000000"/>
                <w:sz w:val="18"/>
                <w:szCs w:val="18"/>
              </w:rPr>
              <w:t>/</w:t>
            </w:r>
          </w:p>
        </w:tc>
      </w:tr>
      <w:tr w:rsidR="002E1676" w14:paraId="03A7872D" w14:textId="77777777">
        <w:trPr>
          <w:trHeight w:val="280"/>
        </w:trPr>
        <w:tc>
          <w:tcPr>
            <w:tcW w:w="1677" w:type="dxa"/>
            <w:noWrap/>
            <w:vAlign w:val="center"/>
          </w:tcPr>
          <w:p w14:paraId="2AE95FFB" w14:textId="77777777" w:rsidR="002E1676" w:rsidRDefault="00000000">
            <w:pPr>
              <w:jc w:val="center"/>
              <w:textAlignment w:val="center"/>
              <w:rPr>
                <w:rFonts w:hint="eastAsia"/>
                <w:i/>
                <w:iCs/>
                <w:color w:val="000000"/>
                <w:sz w:val="18"/>
                <w:szCs w:val="18"/>
              </w:rPr>
            </w:pPr>
            <w:r>
              <w:rPr>
                <w:i/>
                <w:iCs/>
                <w:color w:val="000000"/>
                <w:sz w:val="18"/>
                <w:szCs w:val="18"/>
              </w:rPr>
              <w:t>STK11</w:t>
            </w:r>
          </w:p>
        </w:tc>
        <w:tc>
          <w:tcPr>
            <w:tcW w:w="2382" w:type="dxa"/>
            <w:noWrap/>
            <w:vAlign w:val="center"/>
          </w:tcPr>
          <w:p w14:paraId="5613E5DE" w14:textId="77777777" w:rsidR="002E1676" w:rsidRDefault="00000000">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54664CA4" w14:textId="77777777" w:rsidR="002E1676" w:rsidRDefault="00000000">
            <w:pPr>
              <w:jc w:val="center"/>
              <w:textAlignment w:val="center"/>
              <w:rPr>
                <w:rFonts w:hint="eastAsia"/>
                <w:color w:val="000000"/>
                <w:sz w:val="18"/>
                <w:szCs w:val="18"/>
              </w:rPr>
            </w:pPr>
            <w:r>
              <w:rPr>
                <w:color w:val="000000"/>
                <w:sz w:val="18"/>
                <w:szCs w:val="18"/>
              </w:rPr>
              <w:t>Exon1-9</w:t>
            </w:r>
          </w:p>
        </w:tc>
        <w:tc>
          <w:tcPr>
            <w:tcW w:w="2551" w:type="dxa"/>
            <w:vAlign w:val="center"/>
          </w:tcPr>
          <w:p w14:paraId="739704FE" w14:textId="77777777" w:rsidR="002E1676" w:rsidRDefault="00000000">
            <w:pPr>
              <w:jc w:val="center"/>
              <w:textAlignment w:val="center"/>
              <w:rPr>
                <w:rFonts w:hint="eastAsia"/>
                <w:color w:val="000000"/>
                <w:sz w:val="18"/>
                <w:szCs w:val="18"/>
              </w:rPr>
            </w:pPr>
            <w:r>
              <w:rPr>
                <w:color w:val="000000"/>
                <w:sz w:val="18"/>
                <w:szCs w:val="18"/>
              </w:rPr>
              <w:t>/</w:t>
            </w:r>
          </w:p>
        </w:tc>
      </w:tr>
      <w:tr w:rsidR="002E1676" w14:paraId="7EA971F3" w14:textId="77777777">
        <w:trPr>
          <w:trHeight w:val="280"/>
        </w:trPr>
        <w:tc>
          <w:tcPr>
            <w:tcW w:w="1677" w:type="dxa"/>
            <w:noWrap/>
            <w:vAlign w:val="center"/>
          </w:tcPr>
          <w:p w14:paraId="4CF98969" w14:textId="77777777" w:rsidR="002E1676" w:rsidRDefault="00000000">
            <w:pPr>
              <w:jc w:val="center"/>
              <w:textAlignment w:val="center"/>
              <w:rPr>
                <w:rFonts w:hint="eastAsia"/>
                <w:i/>
                <w:iCs/>
                <w:color w:val="000000"/>
                <w:sz w:val="18"/>
                <w:szCs w:val="18"/>
              </w:rPr>
            </w:pPr>
            <w:r>
              <w:rPr>
                <w:i/>
                <w:iCs/>
                <w:color w:val="000000"/>
                <w:sz w:val="18"/>
                <w:szCs w:val="18"/>
              </w:rPr>
              <w:t>SUFU</w:t>
            </w:r>
          </w:p>
        </w:tc>
        <w:tc>
          <w:tcPr>
            <w:tcW w:w="2382" w:type="dxa"/>
            <w:noWrap/>
            <w:vAlign w:val="center"/>
          </w:tcPr>
          <w:p w14:paraId="1C19669A" w14:textId="77777777" w:rsidR="002E1676" w:rsidRDefault="00000000">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1581D32D" w14:textId="77777777" w:rsidR="002E1676" w:rsidRDefault="00000000">
            <w:pPr>
              <w:jc w:val="center"/>
              <w:textAlignment w:val="center"/>
              <w:rPr>
                <w:rFonts w:hint="eastAsia"/>
                <w:color w:val="000000"/>
                <w:sz w:val="18"/>
                <w:szCs w:val="18"/>
              </w:rPr>
            </w:pPr>
            <w:r>
              <w:rPr>
                <w:color w:val="000000"/>
                <w:sz w:val="18"/>
                <w:szCs w:val="18"/>
              </w:rPr>
              <w:t>Exon1-12</w:t>
            </w:r>
          </w:p>
        </w:tc>
        <w:tc>
          <w:tcPr>
            <w:tcW w:w="2551" w:type="dxa"/>
            <w:vAlign w:val="center"/>
          </w:tcPr>
          <w:p w14:paraId="308F25CA" w14:textId="77777777" w:rsidR="002E1676" w:rsidRDefault="00000000">
            <w:pPr>
              <w:jc w:val="center"/>
              <w:textAlignment w:val="center"/>
              <w:rPr>
                <w:rFonts w:hint="eastAsia"/>
                <w:color w:val="000000"/>
                <w:sz w:val="18"/>
                <w:szCs w:val="18"/>
              </w:rPr>
            </w:pPr>
            <w:r>
              <w:rPr>
                <w:color w:val="000000"/>
                <w:sz w:val="18"/>
                <w:szCs w:val="18"/>
              </w:rPr>
              <w:t>/</w:t>
            </w:r>
          </w:p>
        </w:tc>
      </w:tr>
      <w:tr w:rsidR="002E1676" w14:paraId="6B355FFA" w14:textId="77777777">
        <w:trPr>
          <w:trHeight w:val="560"/>
        </w:trPr>
        <w:tc>
          <w:tcPr>
            <w:tcW w:w="1677" w:type="dxa"/>
            <w:noWrap/>
            <w:vAlign w:val="center"/>
          </w:tcPr>
          <w:p w14:paraId="458560A0" w14:textId="77777777" w:rsidR="002E1676" w:rsidRDefault="00000000">
            <w:pPr>
              <w:jc w:val="center"/>
              <w:textAlignment w:val="center"/>
              <w:rPr>
                <w:rFonts w:hint="eastAsia"/>
                <w:i/>
                <w:iCs/>
                <w:color w:val="000000"/>
                <w:sz w:val="18"/>
                <w:szCs w:val="18"/>
              </w:rPr>
            </w:pPr>
            <w:r>
              <w:rPr>
                <w:i/>
                <w:iCs/>
                <w:color w:val="000000"/>
                <w:sz w:val="18"/>
                <w:szCs w:val="18"/>
              </w:rPr>
              <w:t>TERT</w:t>
            </w:r>
          </w:p>
        </w:tc>
        <w:tc>
          <w:tcPr>
            <w:tcW w:w="2382" w:type="dxa"/>
            <w:noWrap/>
            <w:vAlign w:val="center"/>
          </w:tcPr>
          <w:p w14:paraId="28D8C2F4" w14:textId="77777777" w:rsidR="002E1676" w:rsidRDefault="00000000">
            <w:pPr>
              <w:jc w:val="center"/>
              <w:textAlignment w:val="center"/>
              <w:rPr>
                <w:rFonts w:hint="eastAsia"/>
                <w:color w:val="000000"/>
                <w:sz w:val="18"/>
                <w:szCs w:val="18"/>
              </w:rPr>
            </w:pPr>
            <w:r>
              <w:rPr>
                <w:color w:val="000000"/>
                <w:sz w:val="18"/>
                <w:szCs w:val="18"/>
              </w:rPr>
              <w:t>SNV</w:t>
            </w:r>
          </w:p>
        </w:tc>
        <w:tc>
          <w:tcPr>
            <w:tcW w:w="3024" w:type="dxa"/>
            <w:vAlign w:val="center"/>
          </w:tcPr>
          <w:p w14:paraId="1EBBC28A" w14:textId="77777777" w:rsidR="002E1676" w:rsidRDefault="00000000">
            <w:pPr>
              <w:jc w:val="center"/>
              <w:textAlignment w:val="center"/>
              <w:rPr>
                <w:rFonts w:hint="eastAsia"/>
                <w:color w:val="000000"/>
                <w:sz w:val="18"/>
                <w:szCs w:val="18"/>
              </w:rPr>
            </w:pPr>
            <w:r>
              <w:rPr>
                <w:color w:val="000000"/>
                <w:sz w:val="18"/>
                <w:szCs w:val="18"/>
              </w:rPr>
              <w:t>c.-124C&gt;T (C228T)</w:t>
            </w:r>
            <w:r>
              <w:rPr>
                <w:color w:val="000000"/>
                <w:sz w:val="18"/>
                <w:szCs w:val="18"/>
              </w:rPr>
              <w:br/>
              <w:t>c.-146C&gt;T (C250T)</w:t>
            </w:r>
          </w:p>
        </w:tc>
        <w:tc>
          <w:tcPr>
            <w:tcW w:w="2551" w:type="dxa"/>
            <w:vAlign w:val="center"/>
          </w:tcPr>
          <w:p w14:paraId="2422EEF1" w14:textId="77777777" w:rsidR="002E1676" w:rsidRDefault="00000000">
            <w:pPr>
              <w:jc w:val="center"/>
              <w:textAlignment w:val="center"/>
              <w:rPr>
                <w:rFonts w:hint="eastAsia"/>
                <w:color w:val="000000"/>
                <w:sz w:val="18"/>
                <w:szCs w:val="18"/>
              </w:rPr>
            </w:pPr>
            <w:r>
              <w:rPr>
                <w:color w:val="000000"/>
                <w:sz w:val="18"/>
                <w:szCs w:val="18"/>
              </w:rPr>
              <w:t>/</w:t>
            </w:r>
          </w:p>
        </w:tc>
      </w:tr>
      <w:tr w:rsidR="002E1676" w14:paraId="6A347C4B" w14:textId="77777777">
        <w:trPr>
          <w:trHeight w:val="280"/>
        </w:trPr>
        <w:tc>
          <w:tcPr>
            <w:tcW w:w="1677" w:type="dxa"/>
            <w:noWrap/>
            <w:vAlign w:val="center"/>
          </w:tcPr>
          <w:p w14:paraId="79AFDE25" w14:textId="77777777" w:rsidR="002E1676" w:rsidRDefault="00000000">
            <w:pPr>
              <w:jc w:val="center"/>
              <w:textAlignment w:val="center"/>
              <w:rPr>
                <w:rFonts w:hint="eastAsia"/>
                <w:i/>
                <w:iCs/>
                <w:color w:val="000000"/>
                <w:sz w:val="18"/>
                <w:szCs w:val="18"/>
              </w:rPr>
            </w:pPr>
            <w:r>
              <w:rPr>
                <w:i/>
                <w:iCs/>
                <w:color w:val="000000"/>
                <w:sz w:val="18"/>
                <w:szCs w:val="18"/>
              </w:rPr>
              <w:t>TET2</w:t>
            </w:r>
          </w:p>
        </w:tc>
        <w:tc>
          <w:tcPr>
            <w:tcW w:w="2382" w:type="dxa"/>
            <w:noWrap/>
            <w:vAlign w:val="center"/>
          </w:tcPr>
          <w:p w14:paraId="6AEA3A09" w14:textId="77777777" w:rsidR="002E1676" w:rsidRDefault="00000000">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36C14A34" w14:textId="77777777" w:rsidR="002E1676" w:rsidRDefault="00000000">
            <w:pPr>
              <w:jc w:val="center"/>
              <w:textAlignment w:val="center"/>
              <w:rPr>
                <w:rFonts w:hint="eastAsia"/>
                <w:color w:val="000000"/>
                <w:sz w:val="18"/>
                <w:szCs w:val="18"/>
              </w:rPr>
            </w:pPr>
            <w:r>
              <w:rPr>
                <w:color w:val="000000"/>
                <w:sz w:val="18"/>
                <w:szCs w:val="18"/>
              </w:rPr>
              <w:t>Exon3-11</w:t>
            </w:r>
          </w:p>
        </w:tc>
        <w:tc>
          <w:tcPr>
            <w:tcW w:w="2551" w:type="dxa"/>
            <w:vAlign w:val="center"/>
          </w:tcPr>
          <w:p w14:paraId="30488C20" w14:textId="77777777" w:rsidR="002E1676" w:rsidRDefault="00000000">
            <w:pPr>
              <w:jc w:val="center"/>
              <w:textAlignment w:val="center"/>
              <w:rPr>
                <w:rFonts w:hint="eastAsia"/>
                <w:color w:val="000000"/>
                <w:sz w:val="18"/>
                <w:szCs w:val="18"/>
              </w:rPr>
            </w:pPr>
            <w:r>
              <w:rPr>
                <w:color w:val="000000"/>
                <w:sz w:val="18"/>
                <w:szCs w:val="18"/>
              </w:rPr>
              <w:t>/</w:t>
            </w:r>
          </w:p>
        </w:tc>
      </w:tr>
      <w:tr w:rsidR="002E1676" w14:paraId="715D2BA0" w14:textId="77777777">
        <w:trPr>
          <w:trHeight w:val="280"/>
        </w:trPr>
        <w:tc>
          <w:tcPr>
            <w:tcW w:w="1677" w:type="dxa"/>
            <w:noWrap/>
            <w:vAlign w:val="center"/>
          </w:tcPr>
          <w:p w14:paraId="7A912CD3" w14:textId="77777777" w:rsidR="002E1676" w:rsidRDefault="00000000">
            <w:pPr>
              <w:jc w:val="center"/>
              <w:textAlignment w:val="center"/>
              <w:rPr>
                <w:rFonts w:hint="eastAsia"/>
                <w:i/>
                <w:iCs/>
                <w:color w:val="000000"/>
                <w:sz w:val="18"/>
                <w:szCs w:val="18"/>
              </w:rPr>
            </w:pPr>
            <w:r>
              <w:rPr>
                <w:i/>
                <w:iCs/>
                <w:color w:val="000000"/>
                <w:sz w:val="18"/>
                <w:szCs w:val="18"/>
              </w:rPr>
              <w:t>TGFBR2</w:t>
            </w:r>
          </w:p>
        </w:tc>
        <w:tc>
          <w:tcPr>
            <w:tcW w:w="2382" w:type="dxa"/>
            <w:noWrap/>
            <w:vAlign w:val="center"/>
          </w:tcPr>
          <w:p w14:paraId="2E7183DA" w14:textId="77777777" w:rsidR="002E1676" w:rsidRDefault="00000000">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53DC1CEF" w14:textId="77777777" w:rsidR="002E1676" w:rsidRDefault="00000000">
            <w:pPr>
              <w:jc w:val="center"/>
              <w:textAlignment w:val="center"/>
              <w:rPr>
                <w:rFonts w:hint="eastAsia"/>
                <w:color w:val="000000"/>
                <w:sz w:val="18"/>
                <w:szCs w:val="18"/>
              </w:rPr>
            </w:pPr>
            <w:r>
              <w:rPr>
                <w:color w:val="000000"/>
                <w:sz w:val="18"/>
                <w:szCs w:val="18"/>
              </w:rPr>
              <w:t>Exon2-7</w:t>
            </w:r>
          </w:p>
        </w:tc>
        <w:tc>
          <w:tcPr>
            <w:tcW w:w="2551" w:type="dxa"/>
            <w:vAlign w:val="center"/>
          </w:tcPr>
          <w:p w14:paraId="3E4ED564" w14:textId="77777777" w:rsidR="002E1676" w:rsidRDefault="00000000">
            <w:pPr>
              <w:jc w:val="center"/>
              <w:textAlignment w:val="center"/>
              <w:rPr>
                <w:rFonts w:hint="eastAsia"/>
                <w:color w:val="000000"/>
                <w:sz w:val="18"/>
                <w:szCs w:val="18"/>
              </w:rPr>
            </w:pPr>
            <w:r>
              <w:rPr>
                <w:color w:val="000000"/>
                <w:sz w:val="18"/>
                <w:szCs w:val="18"/>
              </w:rPr>
              <w:t>/</w:t>
            </w:r>
          </w:p>
        </w:tc>
      </w:tr>
      <w:tr w:rsidR="002E1676" w14:paraId="21E15C39" w14:textId="77777777">
        <w:trPr>
          <w:trHeight w:val="280"/>
        </w:trPr>
        <w:tc>
          <w:tcPr>
            <w:tcW w:w="1677" w:type="dxa"/>
            <w:noWrap/>
            <w:vAlign w:val="center"/>
          </w:tcPr>
          <w:p w14:paraId="1E5F9236" w14:textId="77777777" w:rsidR="002E1676" w:rsidRDefault="00000000">
            <w:pPr>
              <w:jc w:val="center"/>
              <w:textAlignment w:val="center"/>
              <w:rPr>
                <w:rFonts w:hint="eastAsia"/>
                <w:i/>
                <w:iCs/>
                <w:color w:val="000000"/>
                <w:sz w:val="18"/>
                <w:szCs w:val="18"/>
              </w:rPr>
            </w:pPr>
            <w:r>
              <w:rPr>
                <w:i/>
                <w:iCs/>
                <w:color w:val="000000"/>
                <w:sz w:val="18"/>
                <w:szCs w:val="18"/>
              </w:rPr>
              <w:t>TP53</w:t>
            </w:r>
          </w:p>
        </w:tc>
        <w:tc>
          <w:tcPr>
            <w:tcW w:w="2382" w:type="dxa"/>
            <w:noWrap/>
            <w:vAlign w:val="center"/>
          </w:tcPr>
          <w:p w14:paraId="5378E979" w14:textId="77777777" w:rsidR="002E1676" w:rsidRDefault="00000000">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60A1A836" w14:textId="77777777" w:rsidR="002E1676" w:rsidRDefault="00000000">
            <w:pPr>
              <w:jc w:val="center"/>
              <w:textAlignment w:val="center"/>
              <w:rPr>
                <w:rFonts w:hint="eastAsia"/>
                <w:color w:val="000000"/>
                <w:sz w:val="18"/>
                <w:szCs w:val="18"/>
              </w:rPr>
            </w:pPr>
            <w:r>
              <w:rPr>
                <w:color w:val="000000"/>
                <w:sz w:val="18"/>
                <w:szCs w:val="18"/>
              </w:rPr>
              <w:t>Exon2-11</w:t>
            </w:r>
          </w:p>
        </w:tc>
        <w:tc>
          <w:tcPr>
            <w:tcW w:w="2551" w:type="dxa"/>
            <w:vAlign w:val="center"/>
          </w:tcPr>
          <w:p w14:paraId="34BF16FB" w14:textId="77777777" w:rsidR="002E1676" w:rsidRDefault="00000000">
            <w:pPr>
              <w:jc w:val="center"/>
              <w:textAlignment w:val="center"/>
              <w:rPr>
                <w:rFonts w:hint="eastAsia"/>
                <w:color w:val="000000"/>
                <w:sz w:val="18"/>
                <w:szCs w:val="18"/>
              </w:rPr>
            </w:pPr>
            <w:r>
              <w:rPr>
                <w:color w:val="000000"/>
                <w:sz w:val="18"/>
                <w:szCs w:val="18"/>
              </w:rPr>
              <w:t>/</w:t>
            </w:r>
          </w:p>
        </w:tc>
      </w:tr>
      <w:tr w:rsidR="002E1676" w14:paraId="40E13187" w14:textId="77777777">
        <w:trPr>
          <w:trHeight w:val="280"/>
        </w:trPr>
        <w:tc>
          <w:tcPr>
            <w:tcW w:w="1677" w:type="dxa"/>
            <w:noWrap/>
            <w:vAlign w:val="center"/>
          </w:tcPr>
          <w:p w14:paraId="5D9BC3A8" w14:textId="77777777" w:rsidR="002E1676" w:rsidRDefault="00000000">
            <w:pPr>
              <w:jc w:val="center"/>
              <w:textAlignment w:val="center"/>
              <w:rPr>
                <w:rFonts w:hint="eastAsia"/>
                <w:i/>
                <w:iCs/>
                <w:color w:val="000000"/>
                <w:sz w:val="18"/>
                <w:szCs w:val="18"/>
              </w:rPr>
            </w:pPr>
            <w:r>
              <w:rPr>
                <w:i/>
                <w:iCs/>
                <w:color w:val="000000"/>
                <w:sz w:val="18"/>
                <w:szCs w:val="18"/>
              </w:rPr>
              <w:t>TSC1</w:t>
            </w:r>
          </w:p>
        </w:tc>
        <w:tc>
          <w:tcPr>
            <w:tcW w:w="2382" w:type="dxa"/>
            <w:noWrap/>
            <w:vAlign w:val="center"/>
          </w:tcPr>
          <w:p w14:paraId="3BADF2C7" w14:textId="77777777" w:rsidR="002E1676" w:rsidRDefault="00000000">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1B47819B" w14:textId="77777777" w:rsidR="002E1676" w:rsidRDefault="00000000">
            <w:pPr>
              <w:jc w:val="center"/>
              <w:textAlignment w:val="center"/>
              <w:rPr>
                <w:rFonts w:hint="eastAsia"/>
                <w:color w:val="000000"/>
                <w:sz w:val="18"/>
                <w:szCs w:val="18"/>
              </w:rPr>
            </w:pPr>
            <w:r>
              <w:rPr>
                <w:color w:val="000000"/>
                <w:sz w:val="18"/>
                <w:szCs w:val="18"/>
              </w:rPr>
              <w:t>Exon3-23</w:t>
            </w:r>
          </w:p>
        </w:tc>
        <w:tc>
          <w:tcPr>
            <w:tcW w:w="2551" w:type="dxa"/>
            <w:vAlign w:val="center"/>
          </w:tcPr>
          <w:p w14:paraId="2143CB76" w14:textId="77777777" w:rsidR="002E1676" w:rsidRDefault="00000000">
            <w:pPr>
              <w:jc w:val="center"/>
              <w:textAlignment w:val="center"/>
              <w:rPr>
                <w:rFonts w:hint="eastAsia"/>
                <w:color w:val="000000"/>
                <w:sz w:val="18"/>
                <w:szCs w:val="18"/>
              </w:rPr>
            </w:pPr>
            <w:r>
              <w:rPr>
                <w:color w:val="000000"/>
                <w:sz w:val="18"/>
                <w:szCs w:val="18"/>
              </w:rPr>
              <w:t>/</w:t>
            </w:r>
          </w:p>
        </w:tc>
      </w:tr>
      <w:tr w:rsidR="002E1676" w14:paraId="5A5CE743" w14:textId="77777777">
        <w:trPr>
          <w:trHeight w:val="280"/>
        </w:trPr>
        <w:tc>
          <w:tcPr>
            <w:tcW w:w="1677" w:type="dxa"/>
            <w:noWrap/>
            <w:vAlign w:val="center"/>
          </w:tcPr>
          <w:p w14:paraId="1A35E2B5" w14:textId="77777777" w:rsidR="002E1676" w:rsidRDefault="00000000">
            <w:pPr>
              <w:jc w:val="center"/>
              <w:textAlignment w:val="center"/>
              <w:rPr>
                <w:rFonts w:hint="eastAsia"/>
                <w:i/>
                <w:iCs/>
                <w:color w:val="000000"/>
                <w:sz w:val="18"/>
                <w:szCs w:val="18"/>
              </w:rPr>
            </w:pPr>
            <w:r>
              <w:rPr>
                <w:i/>
                <w:iCs/>
                <w:color w:val="000000"/>
                <w:sz w:val="18"/>
                <w:szCs w:val="18"/>
              </w:rPr>
              <w:t>TSC2</w:t>
            </w:r>
          </w:p>
        </w:tc>
        <w:tc>
          <w:tcPr>
            <w:tcW w:w="2382" w:type="dxa"/>
            <w:noWrap/>
            <w:vAlign w:val="center"/>
          </w:tcPr>
          <w:p w14:paraId="20470B5A" w14:textId="77777777" w:rsidR="002E1676" w:rsidRDefault="00000000">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608B4E1D" w14:textId="77777777" w:rsidR="002E1676" w:rsidRDefault="00000000">
            <w:pPr>
              <w:jc w:val="center"/>
              <w:textAlignment w:val="center"/>
              <w:rPr>
                <w:rFonts w:hint="eastAsia"/>
                <w:color w:val="000000"/>
                <w:sz w:val="18"/>
                <w:szCs w:val="18"/>
              </w:rPr>
            </w:pPr>
            <w:r>
              <w:rPr>
                <w:color w:val="000000"/>
                <w:sz w:val="18"/>
                <w:szCs w:val="18"/>
              </w:rPr>
              <w:t>Exon2-42</w:t>
            </w:r>
          </w:p>
        </w:tc>
        <w:tc>
          <w:tcPr>
            <w:tcW w:w="2551" w:type="dxa"/>
            <w:vAlign w:val="center"/>
          </w:tcPr>
          <w:p w14:paraId="5B40A73E" w14:textId="77777777" w:rsidR="002E1676" w:rsidRDefault="00000000">
            <w:pPr>
              <w:jc w:val="center"/>
              <w:textAlignment w:val="center"/>
              <w:rPr>
                <w:rFonts w:hint="eastAsia"/>
                <w:color w:val="000000"/>
                <w:sz w:val="18"/>
                <w:szCs w:val="18"/>
              </w:rPr>
            </w:pPr>
            <w:r>
              <w:rPr>
                <w:color w:val="000000"/>
                <w:sz w:val="18"/>
                <w:szCs w:val="18"/>
              </w:rPr>
              <w:t>Exon39</w:t>
            </w:r>
          </w:p>
        </w:tc>
      </w:tr>
      <w:tr w:rsidR="002E1676" w14:paraId="73339967" w14:textId="77777777">
        <w:trPr>
          <w:trHeight w:val="280"/>
        </w:trPr>
        <w:tc>
          <w:tcPr>
            <w:tcW w:w="1677" w:type="dxa"/>
            <w:noWrap/>
            <w:vAlign w:val="center"/>
          </w:tcPr>
          <w:p w14:paraId="3920EB34" w14:textId="77777777" w:rsidR="002E1676" w:rsidRDefault="00000000">
            <w:pPr>
              <w:jc w:val="center"/>
              <w:textAlignment w:val="center"/>
              <w:rPr>
                <w:rFonts w:hint="eastAsia"/>
                <w:i/>
                <w:iCs/>
                <w:color w:val="000000"/>
                <w:sz w:val="18"/>
                <w:szCs w:val="18"/>
              </w:rPr>
            </w:pPr>
            <w:r>
              <w:rPr>
                <w:i/>
                <w:iCs/>
                <w:color w:val="000000"/>
                <w:sz w:val="18"/>
                <w:szCs w:val="18"/>
              </w:rPr>
              <w:t>VEGFA</w:t>
            </w:r>
          </w:p>
        </w:tc>
        <w:tc>
          <w:tcPr>
            <w:tcW w:w="2382" w:type="dxa"/>
            <w:noWrap/>
            <w:vAlign w:val="center"/>
          </w:tcPr>
          <w:p w14:paraId="3EEBF904" w14:textId="77777777" w:rsidR="002E1676" w:rsidRDefault="00000000">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r>
              <w:rPr>
                <w:color w:val="000000"/>
                <w:sz w:val="18"/>
                <w:szCs w:val="18"/>
              </w:rPr>
              <w:t>, CNA</w:t>
            </w:r>
          </w:p>
        </w:tc>
        <w:tc>
          <w:tcPr>
            <w:tcW w:w="3024" w:type="dxa"/>
            <w:noWrap/>
            <w:vAlign w:val="center"/>
          </w:tcPr>
          <w:p w14:paraId="7DBCE118" w14:textId="77777777" w:rsidR="002E1676" w:rsidRDefault="00000000">
            <w:pPr>
              <w:jc w:val="center"/>
              <w:textAlignment w:val="center"/>
              <w:rPr>
                <w:rFonts w:hint="eastAsia"/>
                <w:color w:val="000000"/>
                <w:sz w:val="18"/>
                <w:szCs w:val="18"/>
              </w:rPr>
            </w:pPr>
            <w:r>
              <w:rPr>
                <w:color w:val="000000"/>
                <w:sz w:val="18"/>
                <w:szCs w:val="18"/>
              </w:rPr>
              <w:t>Exon1-8</w:t>
            </w:r>
          </w:p>
        </w:tc>
        <w:tc>
          <w:tcPr>
            <w:tcW w:w="2551" w:type="dxa"/>
            <w:vAlign w:val="center"/>
          </w:tcPr>
          <w:p w14:paraId="52146355" w14:textId="77777777" w:rsidR="002E1676" w:rsidRDefault="00000000">
            <w:pPr>
              <w:jc w:val="center"/>
              <w:textAlignment w:val="center"/>
              <w:rPr>
                <w:rFonts w:hint="eastAsia"/>
                <w:color w:val="000000"/>
                <w:sz w:val="18"/>
                <w:szCs w:val="18"/>
              </w:rPr>
            </w:pPr>
            <w:r>
              <w:rPr>
                <w:color w:val="000000"/>
                <w:sz w:val="18"/>
                <w:szCs w:val="18"/>
              </w:rPr>
              <w:t>Exon1,6</w:t>
            </w:r>
          </w:p>
        </w:tc>
      </w:tr>
      <w:tr w:rsidR="002E1676" w14:paraId="1022AE29" w14:textId="77777777">
        <w:trPr>
          <w:trHeight w:val="280"/>
        </w:trPr>
        <w:tc>
          <w:tcPr>
            <w:tcW w:w="1677" w:type="dxa"/>
            <w:noWrap/>
            <w:vAlign w:val="center"/>
          </w:tcPr>
          <w:p w14:paraId="1D910958" w14:textId="77777777" w:rsidR="002E1676" w:rsidRDefault="00000000">
            <w:pPr>
              <w:jc w:val="center"/>
              <w:textAlignment w:val="center"/>
              <w:rPr>
                <w:rFonts w:hint="eastAsia"/>
                <w:i/>
                <w:iCs/>
                <w:color w:val="000000"/>
                <w:sz w:val="18"/>
                <w:szCs w:val="18"/>
              </w:rPr>
            </w:pPr>
            <w:r>
              <w:rPr>
                <w:i/>
                <w:iCs/>
                <w:color w:val="000000"/>
                <w:sz w:val="18"/>
                <w:szCs w:val="18"/>
              </w:rPr>
              <w:t>VHL</w:t>
            </w:r>
          </w:p>
        </w:tc>
        <w:tc>
          <w:tcPr>
            <w:tcW w:w="2382" w:type="dxa"/>
            <w:noWrap/>
            <w:vAlign w:val="center"/>
          </w:tcPr>
          <w:p w14:paraId="6020316F" w14:textId="77777777" w:rsidR="002E1676" w:rsidRDefault="00000000">
            <w:pPr>
              <w:jc w:val="center"/>
              <w:textAlignment w:val="center"/>
              <w:rPr>
                <w:rFonts w:hint="eastAsia"/>
                <w:color w:val="000000"/>
                <w:sz w:val="18"/>
                <w:szCs w:val="18"/>
              </w:rPr>
            </w:pPr>
            <w:r>
              <w:rPr>
                <w:color w:val="000000"/>
                <w:sz w:val="18"/>
                <w:szCs w:val="18"/>
              </w:rPr>
              <w:t xml:space="preserve">SNV, </w:t>
            </w:r>
            <w:proofErr w:type="spellStart"/>
            <w:r>
              <w:rPr>
                <w:color w:val="000000"/>
                <w:sz w:val="18"/>
                <w:szCs w:val="18"/>
              </w:rPr>
              <w:t>InDel</w:t>
            </w:r>
            <w:proofErr w:type="spellEnd"/>
          </w:p>
        </w:tc>
        <w:tc>
          <w:tcPr>
            <w:tcW w:w="3024" w:type="dxa"/>
            <w:noWrap/>
            <w:vAlign w:val="center"/>
          </w:tcPr>
          <w:p w14:paraId="4E155F91" w14:textId="77777777" w:rsidR="002E1676" w:rsidRDefault="00000000">
            <w:pPr>
              <w:jc w:val="center"/>
              <w:textAlignment w:val="center"/>
              <w:rPr>
                <w:rFonts w:hint="eastAsia"/>
                <w:color w:val="000000"/>
                <w:sz w:val="18"/>
                <w:szCs w:val="18"/>
              </w:rPr>
            </w:pPr>
            <w:r>
              <w:rPr>
                <w:color w:val="000000"/>
                <w:sz w:val="18"/>
                <w:szCs w:val="18"/>
              </w:rPr>
              <w:t>Exon1-3</w:t>
            </w:r>
          </w:p>
        </w:tc>
        <w:tc>
          <w:tcPr>
            <w:tcW w:w="2551" w:type="dxa"/>
            <w:vAlign w:val="center"/>
          </w:tcPr>
          <w:p w14:paraId="25001B43" w14:textId="77777777" w:rsidR="002E1676" w:rsidRDefault="00000000">
            <w:pPr>
              <w:jc w:val="center"/>
              <w:textAlignment w:val="center"/>
              <w:rPr>
                <w:rFonts w:hint="eastAsia"/>
                <w:color w:val="000000"/>
                <w:sz w:val="18"/>
                <w:szCs w:val="18"/>
              </w:rPr>
            </w:pPr>
            <w:r>
              <w:rPr>
                <w:color w:val="000000"/>
                <w:sz w:val="18"/>
                <w:szCs w:val="18"/>
              </w:rPr>
              <w:t>Exon1</w:t>
            </w:r>
          </w:p>
        </w:tc>
      </w:tr>
    </w:tbl>
    <w:p w14:paraId="1D80260D" w14:textId="77777777" w:rsidR="002E1676" w:rsidRDefault="002E1676">
      <w:pPr>
        <w:pStyle w:val="41"/>
        <w:spacing w:line="300" w:lineRule="exact"/>
        <w:ind w:left="-120" w:firstLine="0"/>
        <w:jc w:val="both"/>
        <w:rPr>
          <w:rFonts w:hint="eastAsia"/>
          <w:sz w:val="16"/>
          <w:szCs w:val="16"/>
        </w:rPr>
      </w:pPr>
    </w:p>
    <w:p w14:paraId="58407B51" w14:textId="77777777" w:rsidR="002E1676" w:rsidRDefault="00000000">
      <w:pPr>
        <w:pStyle w:val="41"/>
        <w:spacing w:line="300" w:lineRule="exact"/>
        <w:ind w:left="-120" w:firstLine="0"/>
        <w:jc w:val="both"/>
        <w:rPr>
          <w:rFonts w:hint="eastAsia"/>
          <w:sz w:val="16"/>
          <w:szCs w:val="16"/>
        </w:rPr>
      </w:pPr>
      <w:r>
        <w:rPr>
          <w:sz w:val="16"/>
          <w:szCs w:val="16"/>
        </w:rPr>
        <w:t>注：</w:t>
      </w:r>
    </w:p>
    <w:p w14:paraId="3CC7ADEA" w14:textId="53C315DC" w:rsidR="002E1676" w:rsidRDefault="00000000">
      <w:pPr>
        <w:pStyle w:val="41"/>
        <w:spacing w:line="300" w:lineRule="exact"/>
        <w:ind w:left="-120" w:firstLine="0"/>
        <w:jc w:val="both"/>
        <w:rPr>
          <w:rFonts w:hint="eastAsia"/>
          <w:sz w:val="16"/>
          <w:szCs w:val="16"/>
        </w:rPr>
      </w:pPr>
      <w:r>
        <w:rPr>
          <w:sz w:val="16"/>
          <w:szCs w:val="16"/>
        </w:rPr>
        <w:t>SNV，单核苷酸变异；Indel，插入缺失突变；</w:t>
      </w:r>
      <w:r w:rsidR="00A91210">
        <w:rPr>
          <w:rFonts w:hint="eastAsia"/>
          <w:sz w:val="16"/>
          <w:szCs w:val="16"/>
        </w:rPr>
        <w:t>CNA</w:t>
      </w:r>
      <w:r>
        <w:rPr>
          <w:sz w:val="16"/>
          <w:szCs w:val="16"/>
        </w:rPr>
        <w:t>，拷贝数增加。</w:t>
      </w:r>
    </w:p>
    <w:p w14:paraId="5367BB87" w14:textId="77777777" w:rsidR="002E1676" w:rsidRDefault="00000000">
      <w:pPr>
        <w:pStyle w:val="41"/>
        <w:spacing w:line="300" w:lineRule="exact"/>
        <w:ind w:left="-120" w:firstLine="0"/>
        <w:jc w:val="both"/>
        <w:rPr>
          <w:rFonts w:hint="eastAsia"/>
          <w:sz w:val="16"/>
          <w:szCs w:val="16"/>
        </w:rPr>
      </w:pPr>
      <w:r>
        <w:rPr>
          <w:rFonts w:hint="eastAsia"/>
          <w:sz w:val="16"/>
          <w:szCs w:val="16"/>
        </w:rPr>
        <w:t>*：因产品预期目标只检测外显子部分区域，或因部分区域覆盖度不佳，外显子部分区段未覆盖，不在试剂盒检测范围。</w:t>
      </w:r>
    </w:p>
    <w:p w14:paraId="4D921BDC" w14:textId="77777777" w:rsidR="002E1676" w:rsidRDefault="00000000">
      <w:pPr>
        <w:rPr>
          <w:rFonts w:hint="eastAsia"/>
          <w:b/>
          <w:sz w:val="28"/>
          <w:szCs w:val="28"/>
        </w:rPr>
      </w:pPr>
      <w:r>
        <w:br w:type="page"/>
      </w:r>
    </w:p>
    <w:p w14:paraId="79439D63" w14:textId="77777777" w:rsidR="002E1676" w:rsidRDefault="00000000">
      <w:pPr>
        <w:pStyle w:val="2"/>
        <w:keepNext w:val="0"/>
        <w:keepLines w:val="0"/>
        <w:spacing w:after="156"/>
        <w:ind w:left="-170"/>
        <w:jc w:val="both"/>
        <w:rPr>
          <w:rFonts w:cs="Arial" w:hint="eastAsia"/>
          <w:bCs w:val="0"/>
          <w:sz w:val="22"/>
          <w:szCs w:val="18"/>
          <w:shd w:val="clear" w:color="auto" w:fill="FFFFFF"/>
        </w:rPr>
      </w:pPr>
      <w:r>
        <w:rPr>
          <w:rFonts w:cs="Arial"/>
          <w:bCs w:val="0"/>
          <w:sz w:val="22"/>
          <w:szCs w:val="18"/>
          <w:shd w:val="clear" w:color="auto" w:fill="FFFFFF"/>
        </w:rPr>
        <w:lastRenderedPageBreak/>
        <w:t>4 参考文献</w:t>
      </w:r>
    </w:p>
    <w:p w14:paraId="31F9D055" w14:textId="77777777" w:rsidR="002E1676" w:rsidRDefault="00000000">
      <w:pPr>
        <w:pStyle w:val="aff0"/>
        <w:widowControl w:val="0"/>
        <w:numPr>
          <w:ilvl w:val="0"/>
          <w:numId w:val="7"/>
        </w:numPr>
        <w:tabs>
          <w:tab w:val="clear" w:pos="420"/>
          <w:tab w:val="left" w:pos="-420"/>
        </w:tabs>
        <w:snapToGrid w:val="0"/>
        <w:rPr>
          <w:rFonts w:hint="eastAsia"/>
          <w:sz w:val="18"/>
          <w:szCs w:val="18"/>
        </w:rPr>
      </w:pPr>
      <w:r>
        <w:rPr>
          <w:sz w:val="18"/>
          <w:szCs w:val="18"/>
        </w:rPr>
        <w:t xml:space="preserve">Hiroyuki </w:t>
      </w:r>
      <w:proofErr w:type="spellStart"/>
      <w:r>
        <w:rPr>
          <w:sz w:val="18"/>
          <w:szCs w:val="18"/>
        </w:rPr>
        <w:t>Yamamoto,Kohzoh</w:t>
      </w:r>
      <w:proofErr w:type="spellEnd"/>
      <w:r>
        <w:rPr>
          <w:sz w:val="18"/>
          <w:szCs w:val="18"/>
        </w:rPr>
        <w:t xml:space="preserve"> Imai (2015) Microsatellite instability: an update. Arch </w:t>
      </w:r>
      <w:proofErr w:type="spellStart"/>
      <w:r>
        <w:rPr>
          <w:sz w:val="18"/>
          <w:szCs w:val="18"/>
        </w:rPr>
        <w:t>Toxicol</w:t>
      </w:r>
      <w:proofErr w:type="spellEnd"/>
      <w:r>
        <w:rPr>
          <w:sz w:val="18"/>
          <w:szCs w:val="18"/>
        </w:rPr>
        <w:t xml:space="preserve"> 89(6):899-921. [PMID:25701956]</w:t>
      </w:r>
    </w:p>
    <w:p w14:paraId="57BA1FF9" w14:textId="77777777" w:rsidR="002E1676" w:rsidRDefault="00000000">
      <w:pPr>
        <w:pStyle w:val="aff0"/>
        <w:widowControl w:val="0"/>
        <w:numPr>
          <w:ilvl w:val="0"/>
          <w:numId w:val="7"/>
        </w:numPr>
        <w:tabs>
          <w:tab w:val="clear" w:pos="420"/>
          <w:tab w:val="left" w:pos="-420"/>
        </w:tabs>
        <w:snapToGrid w:val="0"/>
        <w:rPr>
          <w:rFonts w:hint="eastAsia"/>
          <w:sz w:val="18"/>
          <w:szCs w:val="18"/>
        </w:rPr>
      </w:pPr>
      <w:r>
        <w:rPr>
          <w:sz w:val="18"/>
          <w:szCs w:val="18"/>
        </w:rPr>
        <w:t xml:space="preserve">Timothy M </w:t>
      </w:r>
      <w:proofErr w:type="spellStart"/>
      <w:r>
        <w:rPr>
          <w:sz w:val="18"/>
          <w:szCs w:val="18"/>
        </w:rPr>
        <w:t>Pawlik,Chandrajit</w:t>
      </w:r>
      <w:proofErr w:type="spellEnd"/>
      <w:r>
        <w:rPr>
          <w:sz w:val="18"/>
          <w:szCs w:val="18"/>
        </w:rPr>
        <w:t xml:space="preserve"> P </w:t>
      </w:r>
      <w:proofErr w:type="spellStart"/>
      <w:r>
        <w:rPr>
          <w:sz w:val="18"/>
          <w:szCs w:val="18"/>
        </w:rPr>
        <w:t>Raut,Miguel</w:t>
      </w:r>
      <w:proofErr w:type="spellEnd"/>
      <w:r>
        <w:rPr>
          <w:sz w:val="18"/>
          <w:szCs w:val="18"/>
        </w:rPr>
        <w:t xml:space="preserve"> A Rodriguez-Bigas (2004) Colorectal carcinogenesis: MSI-H versus MSI-L. Dis Markers 20(4-5):199-206. [PMID:15528785]</w:t>
      </w:r>
    </w:p>
    <w:p w14:paraId="1A697E28" w14:textId="77777777" w:rsidR="002E1676" w:rsidRDefault="00000000">
      <w:pPr>
        <w:pStyle w:val="aff0"/>
        <w:widowControl w:val="0"/>
        <w:numPr>
          <w:ilvl w:val="0"/>
          <w:numId w:val="7"/>
        </w:numPr>
        <w:tabs>
          <w:tab w:val="clear" w:pos="420"/>
          <w:tab w:val="left" w:pos="-420"/>
        </w:tabs>
        <w:snapToGrid w:val="0"/>
        <w:rPr>
          <w:rFonts w:hint="eastAsia"/>
          <w:sz w:val="18"/>
          <w:szCs w:val="18"/>
        </w:rPr>
      </w:pPr>
      <w:r>
        <w:rPr>
          <w:sz w:val="18"/>
          <w:szCs w:val="18"/>
        </w:rPr>
        <w:t xml:space="preserve">Thomas </w:t>
      </w:r>
      <w:proofErr w:type="spellStart"/>
      <w:r>
        <w:rPr>
          <w:sz w:val="18"/>
          <w:szCs w:val="18"/>
        </w:rPr>
        <w:t>Cluzeau,Marie</w:t>
      </w:r>
      <w:proofErr w:type="spellEnd"/>
      <w:r>
        <w:rPr>
          <w:sz w:val="18"/>
          <w:szCs w:val="18"/>
        </w:rPr>
        <w:t xml:space="preserve"> </w:t>
      </w:r>
      <w:proofErr w:type="spellStart"/>
      <w:r>
        <w:rPr>
          <w:sz w:val="18"/>
          <w:szCs w:val="18"/>
        </w:rPr>
        <w:t>Sebert,Ramy</w:t>
      </w:r>
      <w:proofErr w:type="spellEnd"/>
      <w:r>
        <w:rPr>
          <w:sz w:val="18"/>
          <w:szCs w:val="18"/>
        </w:rPr>
        <w:t xml:space="preserve"> </w:t>
      </w:r>
      <w:proofErr w:type="spellStart"/>
      <w:r>
        <w:rPr>
          <w:sz w:val="18"/>
          <w:szCs w:val="18"/>
        </w:rPr>
        <w:t>Rahmé,et</w:t>
      </w:r>
      <w:proofErr w:type="spellEnd"/>
      <w:r>
        <w:rPr>
          <w:sz w:val="18"/>
          <w:szCs w:val="18"/>
        </w:rPr>
        <w:t xml:space="preserve"> al. (2021) </w:t>
      </w:r>
      <w:proofErr w:type="spellStart"/>
      <w:r>
        <w:rPr>
          <w:sz w:val="18"/>
          <w:szCs w:val="18"/>
        </w:rPr>
        <w:t>Eprenetapopt</w:t>
      </w:r>
      <w:proofErr w:type="spellEnd"/>
      <w:r>
        <w:rPr>
          <w:sz w:val="18"/>
          <w:szCs w:val="18"/>
        </w:rPr>
        <w:t xml:space="preserve"> Plus Azacitidine in. J Clin Oncol 39(14):1575-1583. [PMID:33600210]</w:t>
      </w:r>
    </w:p>
    <w:p w14:paraId="5C19912E" w14:textId="77777777" w:rsidR="002E1676" w:rsidRDefault="00000000">
      <w:pPr>
        <w:pStyle w:val="aff0"/>
        <w:widowControl w:val="0"/>
        <w:numPr>
          <w:ilvl w:val="0"/>
          <w:numId w:val="7"/>
        </w:numPr>
        <w:tabs>
          <w:tab w:val="clear" w:pos="420"/>
          <w:tab w:val="left" w:pos="-420"/>
        </w:tabs>
        <w:snapToGrid w:val="0"/>
        <w:rPr>
          <w:rFonts w:hint="eastAsia"/>
          <w:sz w:val="18"/>
          <w:szCs w:val="18"/>
        </w:rPr>
      </w:pPr>
      <w:r>
        <w:rPr>
          <w:sz w:val="18"/>
          <w:szCs w:val="18"/>
        </w:rPr>
        <w:t xml:space="preserve">Dara L </w:t>
      </w:r>
      <w:proofErr w:type="spellStart"/>
      <w:r>
        <w:rPr>
          <w:sz w:val="18"/>
          <w:szCs w:val="18"/>
        </w:rPr>
        <w:t>Aisner#,Lynette</w:t>
      </w:r>
      <w:proofErr w:type="spellEnd"/>
      <w:r>
        <w:rPr>
          <w:sz w:val="18"/>
          <w:szCs w:val="18"/>
        </w:rPr>
        <w:t xml:space="preserve"> M </w:t>
      </w:r>
      <w:proofErr w:type="spellStart"/>
      <w:r>
        <w:rPr>
          <w:sz w:val="18"/>
          <w:szCs w:val="18"/>
        </w:rPr>
        <w:t>Sholl#,Lynne</w:t>
      </w:r>
      <w:proofErr w:type="spellEnd"/>
      <w:r>
        <w:rPr>
          <w:sz w:val="18"/>
          <w:szCs w:val="18"/>
        </w:rPr>
        <w:t xml:space="preserve"> D </w:t>
      </w:r>
      <w:proofErr w:type="spellStart"/>
      <w:r>
        <w:rPr>
          <w:sz w:val="18"/>
          <w:szCs w:val="18"/>
        </w:rPr>
        <w:t>Berry#,et</w:t>
      </w:r>
      <w:proofErr w:type="spellEnd"/>
      <w:r>
        <w:rPr>
          <w:sz w:val="18"/>
          <w:szCs w:val="18"/>
        </w:rPr>
        <w:t xml:space="preserve"> al. (2018) The Impact of Smoking and TP53 Mutations in Lung Adenocarcinoma Patients with Targetable Mutations-The Lung Cancer Mutation Consortium (LCMC2). Clin Cancer Res 24(5):1038-1047. [PMID:29217530]</w:t>
      </w:r>
    </w:p>
    <w:p w14:paraId="5BE38AF2" w14:textId="77777777" w:rsidR="002E1676" w:rsidRDefault="00000000">
      <w:pPr>
        <w:pStyle w:val="aff0"/>
        <w:widowControl w:val="0"/>
        <w:numPr>
          <w:ilvl w:val="0"/>
          <w:numId w:val="7"/>
        </w:numPr>
        <w:tabs>
          <w:tab w:val="clear" w:pos="420"/>
          <w:tab w:val="left" w:pos="-420"/>
        </w:tabs>
        <w:snapToGrid w:val="0"/>
        <w:rPr>
          <w:rFonts w:hint="eastAsia"/>
          <w:sz w:val="18"/>
          <w:szCs w:val="18"/>
        </w:rPr>
      </w:pPr>
      <w:r>
        <w:rPr>
          <w:sz w:val="18"/>
          <w:szCs w:val="18"/>
        </w:rPr>
        <w:t xml:space="preserve">Xiang-Meng </w:t>
      </w:r>
      <w:proofErr w:type="spellStart"/>
      <w:r>
        <w:rPr>
          <w:sz w:val="18"/>
          <w:szCs w:val="18"/>
        </w:rPr>
        <w:t>Li,Wen</w:t>
      </w:r>
      <w:proofErr w:type="spellEnd"/>
      <w:r>
        <w:rPr>
          <w:sz w:val="18"/>
          <w:szCs w:val="18"/>
        </w:rPr>
        <w:t xml:space="preserve">-Feng </w:t>
      </w:r>
      <w:proofErr w:type="spellStart"/>
      <w:r>
        <w:rPr>
          <w:sz w:val="18"/>
          <w:szCs w:val="18"/>
        </w:rPr>
        <w:t>Li,Jun</w:t>
      </w:r>
      <w:proofErr w:type="spellEnd"/>
      <w:r>
        <w:rPr>
          <w:sz w:val="18"/>
          <w:szCs w:val="18"/>
        </w:rPr>
        <w:t xml:space="preserve">-Tao </w:t>
      </w:r>
      <w:proofErr w:type="spellStart"/>
      <w:r>
        <w:rPr>
          <w:sz w:val="18"/>
          <w:szCs w:val="18"/>
        </w:rPr>
        <w:t>Lin,et</w:t>
      </w:r>
      <w:proofErr w:type="spellEnd"/>
      <w:r>
        <w:rPr>
          <w:sz w:val="18"/>
          <w:szCs w:val="18"/>
        </w:rPr>
        <w:t xml:space="preserve"> al. (2021) Predictive and Prognostic Potential of TP53 in Patients With Advanced Non-Small-Cell Lung Cancer Treated With EGFR-TKI: Analysis of a Phase III Randomized Clinical Trial (CTONG 0901). Clin Lung Cancer 22(2):100-109.e3. [PMID:33317922]</w:t>
      </w:r>
    </w:p>
    <w:p w14:paraId="43563BB5" w14:textId="77777777" w:rsidR="002E1676" w:rsidRDefault="00000000">
      <w:pPr>
        <w:pStyle w:val="aff0"/>
        <w:widowControl w:val="0"/>
        <w:numPr>
          <w:ilvl w:val="0"/>
          <w:numId w:val="7"/>
        </w:numPr>
        <w:tabs>
          <w:tab w:val="clear" w:pos="420"/>
          <w:tab w:val="left" w:pos="-420"/>
        </w:tabs>
        <w:snapToGrid w:val="0"/>
        <w:rPr>
          <w:rFonts w:hint="eastAsia"/>
          <w:sz w:val="18"/>
          <w:szCs w:val="18"/>
        </w:rPr>
      </w:pPr>
      <w:r>
        <w:rPr>
          <w:sz w:val="18"/>
          <w:szCs w:val="18"/>
        </w:rPr>
        <w:t xml:space="preserve">Amit M </w:t>
      </w:r>
      <w:proofErr w:type="spellStart"/>
      <w:r>
        <w:rPr>
          <w:sz w:val="18"/>
          <w:szCs w:val="18"/>
        </w:rPr>
        <w:t>Oza,Maria</w:t>
      </w:r>
      <w:proofErr w:type="spellEnd"/>
      <w:r>
        <w:rPr>
          <w:sz w:val="18"/>
          <w:szCs w:val="18"/>
        </w:rPr>
        <w:t xml:space="preserve"> Estevez-</w:t>
      </w:r>
      <w:proofErr w:type="spellStart"/>
      <w:r>
        <w:rPr>
          <w:sz w:val="18"/>
          <w:szCs w:val="18"/>
        </w:rPr>
        <w:t>Diz,Eva</w:t>
      </w:r>
      <w:proofErr w:type="spellEnd"/>
      <w:r>
        <w:rPr>
          <w:sz w:val="18"/>
          <w:szCs w:val="18"/>
        </w:rPr>
        <w:t xml:space="preserve">-Maria </w:t>
      </w:r>
      <w:proofErr w:type="spellStart"/>
      <w:r>
        <w:rPr>
          <w:sz w:val="18"/>
          <w:szCs w:val="18"/>
        </w:rPr>
        <w:t>Grischke,et</w:t>
      </w:r>
      <w:proofErr w:type="spellEnd"/>
      <w:r>
        <w:rPr>
          <w:sz w:val="18"/>
          <w:szCs w:val="18"/>
        </w:rPr>
        <w:t xml:space="preserve"> al. (2020) A Biomarker-enriched, Randomized Phase II Trial of </w:t>
      </w:r>
      <w:proofErr w:type="spellStart"/>
      <w:r>
        <w:rPr>
          <w:sz w:val="18"/>
          <w:szCs w:val="18"/>
        </w:rPr>
        <w:t>Adavosertib</w:t>
      </w:r>
      <w:proofErr w:type="spellEnd"/>
      <w:r>
        <w:rPr>
          <w:sz w:val="18"/>
          <w:szCs w:val="18"/>
        </w:rPr>
        <w:t xml:space="preserve"> (AZD1775) Plus Paclitaxel and Carboplatin for Women with Platinum-sensitive. Clin Cancer Res 26(18):4767-4776. [PMID:32611648]</w:t>
      </w:r>
    </w:p>
    <w:p w14:paraId="5E3D67C4" w14:textId="77777777" w:rsidR="002E1676" w:rsidRDefault="00000000">
      <w:pPr>
        <w:pStyle w:val="aff0"/>
        <w:widowControl w:val="0"/>
        <w:numPr>
          <w:ilvl w:val="0"/>
          <w:numId w:val="7"/>
        </w:numPr>
        <w:tabs>
          <w:tab w:val="clear" w:pos="420"/>
          <w:tab w:val="left" w:pos="-420"/>
        </w:tabs>
        <w:snapToGrid w:val="0"/>
        <w:rPr>
          <w:rFonts w:hint="eastAsia"/>
          <w:sz w:val="18"/>
          <w:szCs w:val="18"/>
        </w:rPr>
      </w:pPr>
      <w:r>
        <w:rPr>
          <w:sz w:val="18"/>
          <w:szCs w:val="18"/>
        </w:rPr>
        <w:t xml:space="preserve">Li-Hui </w:t>
      </w:r>
      <w:proofErr w:type="spellStart"/>
      <w:r>
        <w:rPr>
          <w:sz w:val="18"/>
          <w:szCs w:val="18"/>
        </w:rPr>
        <w:t>Wang,Chun</w:t>
      </w:r>
      <w:proofErr w:type="spellEnd"/>
      <w:r>
        <w:rPr>
          <w:sz w:val="18"/>
          <w:szCs w:val="18"/>
        </w:rPr>
        <w:t xml:space="preserve">-Fu </w:t>
      </w:r>
      <w:proofErr w:type="spellStart"/>
      <w:r>
        <w:rPr>
          <w:sz w:val="18"/>
          <w:szCs w:val="18"/>
        </w:rPr>
        <w:t>Wu,Nirmal</w:t>
      </w:r>
      <w:proofErr w:type="spellEnd"/>
      <w:r>
        <w:rPr>
          <w:sz w:val="18"/>
          <w:szCs w:val="18"/>
        </w:rPr>
        <w:t xml:space="preserve"> </w:t>
      </w:r>
      <w:proofErr w:type="spellStart"/>
      <w:r>
        <w:rPr>
          <w:sz w:val="18"/>
          <w:szCs w:val="18"/>
        </w:rPr>
        <w:t>Rajasekaran,et</w:t>
      </w:r>
      <w:proofErr w:type="spellEnd"/>
      <w:r>
        <w:rPr>
          <w:sz w:val="18"/>
          <w:szCs w:val="18"/>
        </w:rPr>
        <w:t xml:space="preserve"> al. (2018) Loss of Tumor Suppressor Gene Function in Human Cancer: An Overview. Cell </w:t>
      </w:r>
      <w:proofErr w:type="spellStart"/>
      <w:r>
        <w:rPr>
          <w:sz w:val="18"/>
          <w:szCs w:val="18"/>
        </w:rPr>
        <w:t>Physiol</w:t>
      </w:r>
      <w:proofErr w:type="spellEnd"/>
      <w:r>
        <w:rPr>
          <w:sz w:val="18"/>
          <w:szCs w:val="18"/>
        </w:rPr>
        <w:t xml:space="preserve"> </w:t>
      </w:r>
      <w:proofErr w:type="spellStart"/>
      <w:r>
        <w:rPr>
          <w:sz w:val="18"/>
          <w:szCs w:val="18"/>
        </w:rPr>
        <w:t>Biochem</w:t>
      </w:r>
      <w:proofErr w:type="spellEnd"/>
      <w:r>
        <w:rPr>
          <w:sz w:val="18"/>
          <w:szCs w:val="18"/>
        </w:rPr>
        <w:t xml:space="preserve"> 51(6):2647-2693. [PMID:30562755]</w:t>
      </w:r>
    </w:p>
    <w:p w14:paraId="74C2C24F" w14:textId="77777777" w:rsidR="002E1676" w:rsidRDefault="00000000">
      <w:pPr>
        <w:pStyle w:val="aff0"/>
        <w:widowControl w:val="0"/>
        <w:numPr>
          <w:ilvl w:val="0"/>
          <w:numId w:val="7"/>
        </w:numPr>
        <w:tabs>
          <w:tab w:val="clear" w:pos="420"/>
          <w:tab w:val="left" w:pos="-420"/>
        </w:tabs>
        <w:snapToGrid w:val="0"/>
        <w:rPr>
          <w:rFonts w:hint="eastAsia"/>
          <w:sz w:val="18"/>
          <w:szCs w:val="18"/>
        </w:rPr>
      </w:pPr>
      <w:r>
        <w:rPr>
          <w:sz w:val="18"/>
          <w:szCs w:val="18"/>
        </w:rPr>
        <w:t xml:space="preserve">M </w:t>
      </w:r>
      <w:proofErr w:type="spellStart"/>
      <w:r>
        <w:rPr>
          <w:sz w:val="18"/>
          <w:szCs w:val="18"/>
        </w:rPr>
        <w:t>Oren,V</w:t>
      </w:r>
      <w:proofErr w:type="spellEnd"/>
      <w:r>
        <w:rPr>
          <w:sz w:val="18"/>
          <w:szCs w:val="18"/>
        </w:rPr>
        <w:t xml:space="preserve"> Rotter (1999) Introduction: p53--the first twenty years. Cell Mol Life Sci 55(1):9-11. [PMID:10065147]</w:t>
      </w:r>
    </w:p>
    <w:p w14:paraId="6EA5576B" w14:textId="77777777" w:rsidR="002E1676" w:rsidRDefault="00000000">
      <w:pPr>
        <w:pStyle w:val="aff0"/>
        <w:widowControl w:val="0"/>
        <w:numPr>
          <w:ilvl w:val="0"/>
          <w:numId w:val="7"/>
        </w:numPr>
        <w:tabs>
          <w:tab w:val="clear" w:pos="420"/>
          <w:tab w:val="left" w:pos="-420"/>
        </w:tabs>
        <w:snapToGrid w:val="0"/>
        <w:rPr>
          <w:rFonts w:hint="eastAsia"/>
          <w:sz w:val="18"/>
          <w:szCs w:val="18"/>
        </w:rPr>
      </w:pPr>
      <w:r>
        <w:rPr>
          <w:sz w:val="18"/>
          <w:szCs w:val="18"/>
        </w:rPr>
        <w:t xml:space="preserve">Andrew O </w:t>
      </w:r>
      <w:proofErr w:type="spellStart"/>
      <w:r>
        <w:rPr>
          <w:sz w:val="18"/>
          <w:szCs w:val="18"/>
        </w:rPr>
        <w:t>Giacomelli,Xiaoping</w:t>
      </w:r>
      <w:proofErr w:type="spellEnd"/>
      <w:r>
        <w:rPr>
          <w:sz w:val="18"/>
          <w:szCs w:val="18"/>
        </w:rPr>
        <w:t xml:space="preserve"> </w:t>
      </w:r>
      <w:proofErr w:type="spellStart"/>
      <w:r>
        <w:rPr>
          <w:sz w:val="18"/>
          <w:szCs w:val="18"/>
        </w:rPr>
        <w:t>Yang,Robert</w:t>
      </w:r>
      <w:proofErr w:type="spellEnd"/>
      <w:r>
        <w:rPr>
          <w:sz w:val="18"/>
          <w:szCs w:val="18"/>
        </w:rPr>
        <w:t xml:space="preserve"> E </w:t>
      </w:r>
      <w:proofErr w:type="spellStart"/>
      <w:r>
        <w:rPr>
          <w:sz w:val="18"/>
          <w:szCs w:val="18"/>
        </w:rPr>
        <w:t>Lintner,et</w:t>
      </w:r>
      <w:proofErr w:type="spellEnd"/>
      <w:r>
        <w:rPr>
          <w:sz w:val="18"/>
          <w:szCs w:val="18"/>
        </w:rPr>
        <w:t xml:space="preserve"> al. (2018) Mutational processes shape the landscape of TP53 mutations in human cancer. Nat Genet 50(10):1381-1387. [PMID:30224644]</w:t>
      </w:r>
    </w:p>
    <w:p w14:paraId="5817947D" w14:textId="77777777" w:rsidR="002E1676" w:rsidRDefault="00000000">
      <w:pPr>
        <w:pStyle w:val="aff0"/>
        <w:widowControl w:val="0"/>
        <w:numPr>
          <w:ilvl w:val="0"/>
          <w:numId w:val="7"/>
        </w:numPr>
        <w:tabs>
          <w:tab w:val="clear" w:pos="420"/>
          <w:tab w:val="left" w:pos="-420"/>
        </w:tabs>
        <w:snapToGrid w:val="0"/>
        <w:rPr>
          <w:rFonts w:hint="eastAsia"/>
          <w:sz w:val="18"/>
          <w:szCs w:val="18"/>
        </w:rPr>
      </w:pPr>
      <w:r>
        <w:rPr>
          <w:sz w:val="18"/>
          <w:szCs w:val="18"/>
        </w:rPr>
        <w:t xml:space="preserve">G </w:t>
      </w:r>
      <w:proofErr w:type="spellStart"/>
      <w:r>
        <w:rPr>
          <w:sz w:val="18"/>
          <w:szCs w:val="18"/>
        </w:rPr>
        <w:t>Blandino,A</w:t>
      </w:r>
      <w:proofErr w:type="spellEnd"/>
      <w:r>
        <w:rPr>
          <w:sz w:val="18"/>
          <w:szCs w:val="18"/>
        </w:rPr>
        <w:t xml:space="preserve"> J </w:t>
      </w:r>
      <w:proofErr w:type="spellStart"/>
      <w:r>
        <w:rPr>
          <w:sz w:val="18"/>
          <w:szCs w:val="18"/>
        </w:rPr>
        <w:t>Levine,M</w:t>
      </w:r>
      <w:proofErr w:type="spellEnd"/>
      <w:r>
        <w:rPr>
          <w:sz w:val="18"/>
          <w:szCs w:val="18"/>
        </w:rPr>
        <w:t xml:space="preserve"> Oren (1999) Mutant p53 gain of function: differential effects of different p53 mutants on resistance of cultured cells to chemotherapy. Oncogene 18(2):477-85. [PMID:9927204]</w:t>
      </w:r>
    </w:p>
    <w:p w14:paraId="1BA8598D" w14:textId="77777777" w:rsidR="002E1676" w:rsidRDefault="00000000">
      <w:pPr>
        <w:pStyle w:val="aff0"/>
        <w:widowControl w:val="0"/>
        <w:numPr>
          <w:ilvl w:val="0"/>
          <w:numId w:val="7"/>
        </w:numPr>
        <w:tabs>
          <w:tab w:val="clear" w:pos="420"/>
          <w:tab w:val="left" w:pos="-420"/>
        </w:tabs>
        <w:snapToGrid w:val="0"/>
        <w:rPr>
          <w:rFonts w:hint="eastAsia"/>
          <w:sz w:val="18"/>
          <w:szCs w:val="18"/>
        </w:rPr>
      </w:pPr>
      <w:r>
        <w:rPr>
          <w:sz w:val="18"/>
          <w:szCs w:val="18"/>
        </w:rPr>
        <w:t xml:space="preserve">Maria </w:t>
      </w:r>
      <w:proofErr w:type="spellStart"/>
      <w:r>
        <w:rPr>
          <w:sz w:val="18"/>
          <w:szCs w:val="18"/>
        </w:rPr>
        <w:t>Ferraiuolo,Silvia</w:t>
      </w:r>
      <w:proofErr w:type="spellEnd"/>
      <w:r>
        <w:rPr>
          <w:sz w:val="18"/>
          <w:szCs w:val="18"/>
        </w:rPr>
        <w:t xml:space="preserve"> Di </w:t>
      </w:r>
      <w:proofErr w:type="spellStart"/>
      <w:r>
        <w:rPr>
          <w:sz w:val="18"/>
          <w:szCs w:val="18"/>
        </w:rPr>
        <w:t>Agostino,Giovanni</w:t>
      </w:r>
      <w:proofErr w:type="spellEnd"/>
      <w:r>
        <w:rPr>
          <w:sz w:val="18"/>
          <w:szCs w:val="18"/>
        </w:rPr>
        <w:t xml:space="preserve"> </w:t>
      </w:r>
      <w:proofErr w:type="spellStart"/>
      <w:r>
        <w:rPr>
          <w:sz w:val="18"/>
          <w:szCs w:val="18"/>
        </w:rPr>
        <w:t>Blandino,et</w:t>
      </w:r>
      <w:proofErr w:type="spellEnd"/>
      <w:r>
        <w:rPr>
          <w:sz w:val="18"/>
          <w:szCs w:val="18"/>
        </w:rPr>
        <w:t xml:space="preserve"> al. (2016) Oncogenic Intra-p53 Family Member Interactions in Human Cancers. Front Oncol 6:77. [PMID:27066457]</w:t>
      </w:r>
    </w:p>
    <w:p w14:paraId="24803D68" w14:textId="77777777" w:rsidR="002E1676" w:rsidRDefault="00000000">
      <w:pPr>
        <w:pStyle w:val="aff0"/>
        <w:widowControl w:val="0"/>
        <w:numPr>
          <w:ilvl w:val="0"/>
          <w:numId w:val="7"/>
        </w:numPr>
        <w:tabs>
          <w:tab w:val="clear" w:pos="420"/>
          <w:tab w:val="left" w:pos="-420"/>
        </w:tabs>
        <w:snapToGrid w:val="0"/>
        <w:rPr>
          <w:rFonts w:hint="eastAsia"/>
          <w:sz w:val="18"/>
          <w:szCs w:val="18"/>
        </w:rPr>
      </w:pPr>
      <w:r>
        <w:rPr>
          <w:sz w:val="18"/>
          <w:szCs w:val="18"/>
        </w:rPr>
        <w:t xml:space="preserve">Pavla </w:t>
      </w:r>
      <w:proofErr w:type="spellStart"/>
      <w:r>
        <w:rPr>
          <w:sz w:val="18"/>
          <w:szCs w:val="18"/>
        </w:rPr>
        <w:t>Brachova,Kristina</w:t>
      </w:r>
      <w:proofErr w:type="spellEnd"/>
      <w:r>
        <w:rPr>
          <w:sz w:val="18"/>
          <w:szCs w:val="18"/>
        </w:rPr>
        <w:t xml:space="preserve"> W </w:t>
      </w:r>
      <w:proofErr w:type="spellStart"/>
      <w:r>
        <w:rPr>
          <w:sz w:val="18"/>
          <w:szCs w:val="18"/>
        </w:rPr>
        <w:t>Thiel,Kimberly</w:t>
      </w:r>
      <w:proofErr w:type="spellEnd"/>
      <w:r>
        <w:rPr>
          <w:sz w:val="18"/>
          <w:szCs w:val="18"/>
        </w:rPr>
        <w:t xml:space="preserve"> K Leslie (2013) The consequence of </w:t>
      </w:r>
      <w:proofErr w:type="spellStart"/>
      <w:r>
        <w:rPr>
          <w:sz w:val="18"/>
          <w:szCs w:val="18"/>
        </w:rPr>
        <w:t>oncomorphic</w:t>
      </w:r>
      <w:proofErr w:type="spellEnd"/>
      <w:r>
        <w:rPr>
          <w:sz w:val="18"/>
          <w:szCs w:val="18"/>
        </w:rPr>
        <w:t xml:space="preserve"> TP53 mutations in ovarian cancer. Int J Mol Sci 14(9):19257-75. [PMID:24065105]</w:t>
      </w:r>
    </w:p>
    <w:p w14:paraId="66C087AF" w14:textId="77777777" w:rsidR="002E1676" w:rsidRDefault="00000000">
      <w:pPr>
        <w:pStyle w:val="aff0"/>
        <w:widowControl w:val="0"/>
        <w:numPr>
          <w:ilvl w:val="0"/>
          <w:numId w:val="7"/>
        </w:numPr>
        <w:tabs>
          <w:tab w:val="clear" w:pos="420"/>
          <w:tab w:val="left" w:pos="-420"/>
        </w:tabs>
        <w:snapToGrid w:val="0"/>
        <w:rPr>
          <w:rFonts w:hint="eastAsia"/>
          <w:sz w:val="18"/>
          <w:szCs w:val="18"/>
        </w:rPr>
      </w:pPr>
      <w:r>
        <w:rPr>
          <w:sz w:val="18"/>
          <w:szCs w:val="18"/>
        </w:rPr>
        <w:t>William A Freed-</w:t>
      </w:r>
      <w:proofErr w:type="spellStart"/>
      <w:r>
        <w:rPr>
          <w:sz w:val="18"/>
          <w:szCs w:val="18"/>
        </w:rPr>
        <w:t>Pastor,Carol</w:t>
      </w:r>
      <w:proofErr w:type="spellEnd"/>
      <w:r>
        <w:rPr>
          <w:sz w:val="18"/>
          <w:szCs w:val="18"/>
        </w:rPr>
        <w:t xml:space="preserve"> </w:t>
      </w:r>
      <w:proofErr w:type="spellStart"/>
      <w:r>
        <w:rPr>
          <w:sz w:val="18"/>
          <w:szCs w:val="18"/>
        </w:rPr>
        <w:t>Prives</w:t>
      </w:r>
      <w:proofErr w:type="spellEnd"/>
      <w:r>
        <w:rPr>
          <w:sz w:val="18"/>
          <w:szCs w:val="18"/>
        </w:rPr>
        <w:t xml:space="preserve"> (2012) Mutant p53: one name, many proteins. Genes Dev 26(12):1268-86. [PMID:22713868]</w:t>
      </w:r>
    </w:p>
    <w:p w14:paraId="03223AAA" w14:textId="77777777" w:rsidR="002E1676" w:rsidRDefault="00000000">
      <w:pPr>
        <w:pStyle w:val="aff0"/>
        <w:widowControl w:val="0"/>
        <w:numPr>
          <w:ilvl w:val="0"/>
          <w:numId w:val="7"/>
        </w:numPr>
        <w:tabs>
          <w:tab w:val="clear" w:pos="420"/>
          <w:tab w:val="left" w:pos="-420"/>
        </w:tabs>
        <w:snapToGrid w:val="0"/>
        <w:rPr>
          <w:rFonts w:hint="eastAsia"/>
          <w:sz w:val="18"/>
          <w:szCs w:val="18"/>
        </w:rPr>
      </w:pPr>
      <w:r>
        <w:rPr>
          <w:sz w:val="18"/>
          <w:szCs w:val="18"/>
        </w:rPr>
        <w:t xml:space="preserve">Meagan R </w:t>
      </w:r>
      <w:proofErr w:type="spellStart"/>
      <w:r>
        <w:rPr>
          <w:sz w:val="18"/>
          <w:szCs w:val="18"/>
        </w:rPr>
        <w:t>Doyle,J</w:t>
      </w:r>
      <w:proofErr w:type="spellEnd"/>
      <w:r>
        <w:rPr>
          <w:sz w:val="18"/>
          <w:szCs w:val="18"/>
        </w:rPr>
        <w:t xml:space="preserve"> Martin Johnston (2018) A novel p.Gly187Arg TP53 variant appears to result in Li-Fraumeni syndrome. </w:t>
      </w:r>
      <w:proofErr w:type="spellStart"/>
      <w:r>
        <w:rPr>
          <w:sz w:val="18"/>
          <w:szCs w:val="18"/>
        </w:rPr>
        <w:t>Pediatr</w:t>
      </w:r>
      <w:proofErr w:type="spellEnd"/>
      <w:r>
        <w:rPr>
          <w:sz w:val="18"/>
          <w:szCs w:val="18"/>
        </w:rPr>
        <w:t xml:space="preserve"> </w:t>
      </w:r>
      <w:proofErr w:type="spellStart"/>
      <w:r>
        <w:rPr>
          <w:sz w:val="18"/>
          <w:szCs w:val="18"/>
        </w:rPr>
        <w:t>Hematol</w:t>
      </w:r>
      <w:proofErr w:type="spellEnd"/>
      <w:r>
        <w:rPr>
          <w:sz w:val="18"/>
          <w:szCs w:val="18"/>
        </w:rPr>
        <w:t xml:space="preserve"> Oncol 35(3):203-207. [PMID:30239254]</w:t>
      </w:r>
    </w:p>
    <w:p w14:paraId="5331496C" w14:textId="77777777" w:rsidR="002E1676" w:rsidRDefault="00000000">
      <w:pPr>
        <w:pStyle w:val="aff0"/>
        <w:widowControl w:val="0"/>
        <w:numPr>
          <w:ilvl w:val="0"/>
          <w:numId w:val="7"/>
        </w:numPr>
        <w:tabs>
          <w:tab w:val="clear" w:pos="420"/>
          <w:tab w:val="left" w:pos="-420"/>
        </w:tabs>
        <w:snapToGrid w:val="0"/>
        <w:rPr>
          <w:rFonts w:hint="eastAsia"/>
          <w:sz w:val="18"/>
          <w:szCs w:val="18"/>
        </w:rPr>
      </w:pPr>
      <w:r>
        <w:rPr>
          <w:sz w:val="18"/>
          <w:szCs w:val="18"/>
        </w:rPr>
        <w:t xml:space="preserve">S </w:t>
      </w:r>
      <w:proofErr w:type="spellStart"/>
      <w:r>
        <w:rPr>
          <w:sz w:val="18"/>
          <w:szCs w:val="18"/>
        </w:rPr>
        <w:t>Fu,M</w:t>
      </w:r>
      <w:proofErr w:type="spellEnd"/>
      <w:r>
        <w:rPr>
          <w:sz w:val="18"/>
          <w:szCs w:val="18"/>
        </w:rPr>
        <w:t xml:space="preserve"> M </w:t>
      </w:r>
      <w:proofErr w:type="spellStart"/>
      <w:r>
        <w:rPr>
          <w:sz w:val="18"/>
          <w:szCs w:val="18"/>
        </w:rPr>
        <w:t>Hou,A</w:t>
      </w:r>
      <w:proofErr w:type="spellEnd"/>
      <w:r>
        <w:rPr>
          <w:sz w:val="18"/>
          <w:szCs w:val="18"/>
        </w:rPr>
        <w:t xml:space="preserve"> </w:t>
      </w:r>
      <w:proofErr w:type="spellStart"/>
      <w:r>
        <w:rPr>
          <w:sz w:val="18"/>
          <w:szCs w:val="18"/>
        </w:rPr>
        <w:t>Naing,et</w:t>
      </w:r>
      <w:proofErr w:type="spellEnd"/>
      <w:r>
        <w:rPr>
          <w:sz w:val="18"/>
          <w:szCs w:val="18"/>
        </w:rPr>
        <w:t xml:space="preserve"> al. (2015) Phase I study of pazopanib and </w:t>
      </w:r>
      <w:proofErr w:type="spellStart"/>
      <w:r>
        <w:rPr>
          <w:sz w:val="18"/>
          <w:szCs w:val="18"/>
        </w:rPr>
        <w:t>vorinostat</w:t>
      </w:r>
      <w:proofErr w:type="spellEnd"/>
      <w:r>
        <w:rPr>
          <w:sz w:val="18"/>
          <w:szCs w:val="18"/>
        </w:rPr>
        <w:t>: a therapeutic approach for inhibiting mutant p53-mediated angiogenesis and facilitating mutant p53 degradation. Ann Oncol 26(5):1012-1018. [PMID:25669829]</w:t>
      </w:r>
    </w:p>
    <w:p w14:paraId="24DAA0E2" w14:textId="77777777" w:rsidR="002E1676" w:rsidRDefault="00000000">
      <w:pPr>
        <w:pStyle w:val="aff0"/>
        <w:widowControl w:val="0"/>
        <w:numPr>
          <w:ilvl w:val="0"/>
          <w:numId w:val="7"/>
        </w:numPr>
        <w:tabs>
          <w:tab w:val="clear" w:pos="420"/>
          <w:tab w:val="left" w:pos="-420"/>
        </w:tabs>
        <w:snapToGrid w:val="0"/>
        <w:rPr>
          <w:rFonts w:hint="eastAsia"/>
          <w:sz w:val="18"/>
          <w:szCs w:val="18"/>
        </w:rPr>
      </w:pPr>
      <w:r>
        <w:rPr>
          <w:sz w:val="18"/>
          <w:szCs w:val="18"/>
        </w:rPr>
        <w:t xml:space="preserve">Iñigo </w:t>
      </w:r>
      <w:proofErr w:type="spellStart"/>
      <w:r>
        <w:rPr>
          <w:sz w:val="18"/>
          <w:szCs w:val="18"/>
        </w:rPr>
        <w:t>Landa,Tihana</w:t>
      </w:r>
      <w:proofErr w:type="spellEnd"/>
      <w:r>
        <w:rPr>
          <w:sz w:val="18"/>
          <w:szCs w:val="18"/>
        </w:rPr>
        <w:t xml:space="preserve"> </w:t>
      </w:r>
      <w:proofErr w:type="spellStart"/>
      <w:r>
        <w:rPr>
          <w:sz w:val="18"/>
          <w:szCs w:val="18"/>
        </w:rPr>
        <w:t>Ibrahimpasic,Laura</w:t>
      </w:r>
      <w:proofErr w:type="spellEnd"/>
      <w:r>
        <w:rPr>
          <w:sz w:val="18"/>
          <w:szCs w:val="18"/>
        </w:rPr>
        <w:t xml:space="preserve"> </w:t>
      </w:r>
      <w:proofErr w:type="spellStart"/>
      <w:r>
        <w:rPr>
          <w:sz w:val="18"/>
          <w:szCs w:val="18"/>
        </w:rPr>
        <w:t>Boucai,et</w:t>
      </w:r>
      <w:proofErr w:type="spellEnd"/>
      <w:r>
        <w:rPr>
          <w:sz w:val="18"/>
          <w:szCs w:val="18"/>
        </w:rPr>
        <w:t xml:space="preserve"> al. (2016) Genomic and transcriptomic hallmarks of poorly differentiated and anaplastic thyroid cancers. J Clin Invest 126(3):1052-66. [PMID:26878173]</w:t>
      </w:r>
    </w:p>
    <w:p w14:paraId="725AD71D" w14:textId="77777777" w:rsidR="002E1676" w:rsidRDefault="00000000">
      <w:pPr>
        <w:pStyle w:val="aff0"/>
        <w:widowControl w:val="0"/>
        <w:numPr>
          <w:ilvl w:val="0"/>
          <w:numId w:val="7"/>
        </w:numPr>
        <w:tabs>
          <w:tab w:val="clear" w:pos="420"/>
          <w:tab w:val="left" w:pos="-420"/>
        </w:tabs>
        <w:snapToGrid w:val="0"/>
        <w:rPr>
          <w:rFonts w:hint="eastAsia"/>
          <w:sz w:val="18"/>
          <w:szCs w:val="18"/>
        </w:rPr>
      </w:pPr>
      <w:r>
        <w:rPr>
          <w:sz w:val="18"/>
          <w:szCs w:val="18"/>
        </w:rPr>
        <w:t xml:space="preserve">Nikita </w:t>
      </w:r>
      <w:proofErr w:type="spellStart"/>
      <w:r>
        <w:rPr>
          <w:sz w:val="18"/>
          <w:szCs w:val="18"/>
        </w:rPr>
        <w:t>Pozdeyev,Laurie</w:t>
      </w:r>
      <w:proofErr w:type="spellEnd"/>
      <w:r>
        <w:rPr>
          <w:sz w:val="18"/>
          <w:szCs w:val="18"/>
        </w:rPr>
        <w:t xml:space="preserve"> M </w:t>
      </w:r>
      <w:proofErr w:type="spellStart"/>
      <w:r>
        <w:rPr>
          <w:sz w:val="18"/>
          <w:szCs w:val="18"/>
        </w:rPr>
        <w:t>Gay,Ethan</w:t>
      </w:r>
      <w:proofErr w:type="spellEnd"/>
      <w:r>
        <w:rPr>
          <w:sz w:val="18"/>
          <w:szCs w:val="18"/>
        </w:rPr>
        <w:t xml:space="preserve"> S </w:t>
      </w:r>
      <w:proofErr w:type="spellStart"/>
      <w:r>
        <w:rPr>
          <w:sz w:val="18"/>
          <w:szCs w:val="18"/>
        </w:rPr>
        <w:t>Sokol,et</w:t>
      </w:r>
      <w:proofErr w:type="spellEnd"/>
      <w:r>
        <w:rPr>
          <w:sz w:val="18"/>
          <w:szCs w:val="18"/>
        </w:rPr>
        <w:t xml:space="preserve"> al. (2018) Genetic Analysis of 779 Advanced Differentiated and Anaplastic Thyroid Cancers. Clin Cancer Res 24(13):3059-3068. [PMID:29615459]</w:t>
      </w:r>
    </w:p>
    <w:p w14:paraId="21FB6BA6" w14:textId="77777777" w:rsidR="002E1676" w:rsidRDefault="00000000">
      <w:pPr>
        <w:pStyle w:val="aff0"/>
        <w:widowControl w:val="0"/>
        <w:numPr>
          <w:ilvl w:val="0"/>
          <w:numId w:val="7"/>
        </w:numPr>
        <w:tabs>
          <w:tab w:val="clear" w:pos="420"/>
          <w:tab w:val="left" w:pos="-420"/>
        </w:tabs>
        <w:snapToGrid w:val="0"/>
        <w:rPr>
          <w:rFonts w:hint="eastAsia"/>
          <w:sz w:val="18"/>
          <w:szCs w:val="18"/>
        </w:rPr>
      </w:pPr>
      <w:r>
        <w:rPr>
          <w:sz w:val="18"/>
          <w:szCs w:val="18"/>
        </w:rPr>
        <w:t xml:space="preserve">Jaime Miguel </w:t>
      </w:r>
      <w:proofErr w:type="spellStart"/>
      <w:r>
        <w:rPr>
          <w:sz w:val="18"/>
          <w:szCs w:val="18"/>
        </w:rPr>
        <w:t>Pita,Inês</w:t>
      </w:r>
      <w:proofErr w:type="spellEnd"/>
      <w:r>
        <w:rPr>
          <w:sz w:val="18"/>
          <w:szCs w:val="18"/>
        </w:rPr>
        <w:t xml:space="preserve"> Filipa </w:t>
      </w:r>
      <w:proofErr w:type="spellStart"/>
      <w:r>
        <w:rPr>
          <w:sz w:val="18"/>
          <w:szCs w:val="18"/>
        </w:rPr>
        <w:t>Figueiredo,Margarida</w:t>
      </w:r>
      <w:proofErr w:type="spellEnd"/>
      <w:r>
        <w:rPr>
          <w:sz w:val="18"/>
          <w:szCs w:val="18"/>
        </w:rPr>
        <w:t xml:space="preserve"> Maria </w:t>
      </w:r>
      <w:proofErr w:type="spellStart"/>
      <w:r>
        <w:rPr>
          <w:sz w:val="18"/>
          <w:szCs w:val="18"/>
        </w:rPr>
        <w:t>Moura,et</w:t>
      </w:r>
      <w:proofErr w:type="spellEnd"/>
      <w:r>
        <w:rPr>
          <w:sz w:val="18"/>
          <w:szCs w:val="18"/>
        </w:rPr>
        <w:t xml:space="preserve"> al. (2014) Cell cycle deregulation and TP53 and RAS mutations are major events in poorly differentiated and undifferentiated thyroid carcinomas. J Clin Endocrinol </w:t>
      </w:r>
      <w:proofErr w:type="spellStart"/>
      <w:r>
        <w:rPr>
          <w:sz w:val="18"/>
          <w:szCs w:val="18"/>
        </w:rPr>
        <w:t>Metab</w:t>
      </w:r>
      <w:proofErr w:type="spellEnd"/>
      <w:r>
        <w:rPr>
          <w:sz w:val="18"/>
          <w:szCs w:val="18"/>
        </w:rPr>
        <w:t xml:space="preserve"> 99(3):E497-507. [PMID:24423316]</w:t>
      </w:r>
    </w:p>
    <w:p w14:paraId="455D7960" w14:textId="77777777" w:rsidR="002E1676" w:rsidRDefault="00000000">
      <w:pPr>
        <w:pStyle w:val="aff0"/>
        <w:widowControl w:val="0"/>
        <w:numPr>
          <w:ilvl w:val="0"/>
          <w:numId w:val="7"/>
        </w:numPr>
        <w:tabs>
          <w:tab w:val="clear" w:pos="420"/>
          <w:tab w:val="left" w:pos="-420"/>
        </w:tabs>
        <w:snapToGrid w:val="0"/>
        <w:rPr>
          <w:rFonts w:hint="eastAsia"/>
          <w:sz w:val="18"/>
          <w:szCs w:val="18"/>
        </w:rPr>
      </w:pPr>
      <w:r>
        <w:rPr>
          <w:sz w:val="18"/>
          <w:szCs w:val="18"/>
        </w:rPr>
        <w:t xml:space="preserve">Benjamin </w:t>
      </w:r>
      <w:proofErr w:type="spellStart"/>
      <w:r>
        <w:rPr>
          <w:sz w:val="18"/>
          <w:szCs w:val="18"/>
        </w:rPr>
        <w:t>Bonhomme,Yann</w:t>
      </w:r>
      <w:proofErr w:type="spellEnd"/>
      <w:r>
        <w:rPr>
          <w:sz w:val="18"/>
          <w:szCs w:val="18"/>
        </w:rPr>
        <w:t xml:space="preserve"> </w:t>
      </w:r>
      <w:proofErr w:type="spellStart"/>
      <w:r>
        <w:rPr>
          <w:sz w:val="18"/>
          <w:szCs w:val="18"/>
        </w:rPr>
        <w:t>Godbert,Gaelle</w:t>
      </w:r>
      <w:proofErr w:type="spellEnd"/>
      <w:r>
        <w:rPr>
          <w:sz w:val="18"/>
          <w:szCs w:val="18"/>
        </w:rPr>
        <w:t xml:space="preserve"> </w:t>
      </w:r>
      <w:proofErr w:type="spellStart"/>
      <w:r>
        <w:rPr>
          <w:sz w:val="18"/>
          <w:szCs w:val="18"/>
        </w:rPr>
        <w:t>Perot,et</w:t>
      </w:r>
      <w:proofErr w:type="spellEnd"/>
      <w:r>
        <w:rPr>
          <w:sz w:val="18"/>
          <w:szCs w:val="18"/>
        </w:rPr>
        <w:t xml:space="preserve"> al. (2017) Molecular Pathology of Anaplastic Thyroid Carcinomas: A Retrospective Study of 144 Cases. Thyroid 27(5):682-692. [PMID:28351340]</w:t>
      </w:r>
    </w:p>
    <w:p w14:paraId="2E0628F3" w14:textId="77777777" w:rsidR="002E1676" w:rsidRDefault="00000000">
      <w:pPr>
        <w:pStyle w:val="aff0"/>
        <w:widowControl w:val="0"/>
        <w:numPr>
          <w:ilvl w:val="0"/>
          <w:numId w:val="7"/>
        </w:numPr>
        <w:tabs>
          <w:tab w:val="clear" w:pos="420"/>
          <w:tab w:val="left" w:pos="-420"/>
        </w:tabs>
        <w:snapToGrid w:val="0"/>
        <w:rPr>
          <w:rFonts w:hint="eastAsia"/>
          <w:sz w:val="18"/>
          <w:szCs w:val="18"/>
        </w:rPr>
      </w:pPr>
      <w:r>
        <w:rPr>
          <w:sz w:val="18"/>
          <w:szCs w:val="18"/>
        </w:rPr>
        <w:t xml:space="preserve">John W </w:t>
      </w:r>
      <w:proofErr w:type="spellStart"/>
      <w:r>
        <w:rPr>
          <w:sz w:val="18"/>
          <w:szCs w:val="18"/>
        </w:rPr>
        <w:t>Kunstman,C</w:t>
      </w:r>
      <w:proofErr w:type="spellEnd"/>
      <w:r>
        <w:rPr>
          <w:sz w:val="18"/>
          <w:szCs w:val="18"/>
        </w:rPr>
        <w:t xml:space="preserve"> Christofer </w:t>
      </w:r>
      <w:proofErr w:type="spellStart"/>
      <w:r>
        <w:rPr>
          <w:sz w:val="18"/>
          <w:szCs w:val="18"/>
        </w:rPr>
        <w:t>Juhlin,Gerald</w:t>
      </w:r>
      <w:proofErr w:type="spellEnd"/>
      <w:r>
        <w:rPr>
          <w:sz w:val="18"/>
          <w:szCs w:val="18"/>
        </w:rPr>
        <w:t xml:space="preserve"> </w:t>
      </w:r>
      <w:proofErr w:type="spellStart"/>
      <w:r>
        <w:rPr>
          <w:sz w:val="18"/>
          <w:szCs w:val="18"/>
        </w:rPr>
        <w:t>Goh,et</w:t>
      </w:r>
      <w:proofErr w:type="spellEnd"/>
      <w:r>
        <w:rPr>
          <w:sz w:val="18"/>
          <w:szCs w:val="18"/>
        </w:rPr>
        <w:t xml:space="preserve"> al. (2015) Characterization of the mutational landscape of anaplastic thyroid cancer via whole-exome sequencing. Hum Mol Genet 24(8):2318-29. [PMID:25576899]</w:t>
      </w:r>
    </w:p>
    <w:p w14:paraId="3D5DBA49" w14:textId="77777777" w:rsidR="002E1676" w:rsidRDefault="00000000">
      <w:pPr>
        <w:pStyle w:val="aff0"/>
        <w:widowControl w:val="0"/>
        <w:numPr>
          <w:ilvl w:val="0"/>
          <w:numId w:val="7"/>
        </w:numPr>
        <w:tabs>
          <w:tab w:val="clear" w:pos="420"/>
          <w:tab w:val="left" w:pos="-420"/>
        </w:tabs>
        <w:snapToGrid w:val="0"/>
        <w:rPr>
          <w:rFonts w:hint="eastAsia"/>
          <w:sz w:val="18"/>
          <w:szCs w:val="18"/>
        </w:rPr>
      </w:pPr>
      <w:r>
        <w:rPr>
          <w:sz w:val="18"/>
          <w:szCs w:val="18"/>
        </w:rPr>
        <w:t xml:space="preserve">Bin </w:t>
      </w:r>
      <w:proofErr w:type="spellStart"/>
      <w:r>
        <w:rPr>
          <w:sz w:val="18"/>
          <w:szCs w:val="18"/>
        </w:rPr>
        <w:t>Xu,Talia</w:t>
      </w:r>
      <w:proofErr w:type="spellEnd"/>
      <w:r>
        <w:rPr>
          <w:sz w:val="18"/>
          <w:szCs w:val="18"/>
        </w:rPr>
        <w:t xml:space="preserve"> </w:t>
      </w:r>
      <w:proofErr w:type="spellStart"/>
      <w:r>
        <w:rPr>
          <w:sz w:val="18"/>
          <w:szCs w:val="18"/>
        </w:rPr>
        <w:t>Fuchs,Snjezana</w:t>
      </w:r>
      <w:proofErr w:type="spellEnd"/>
      <w:r>
        <w:rPr>
          <w:sz w:val="18"/>
          <w:szCs w:val="18"/>
        </w:rPr>
        <w:t xml:space="preserve"> </w:t>
      </w:r>
      <w:proofErr w:type="spellStart"/>
      <w:r>
        <w:rPr>
          <w:sz w:val="18"/>
          <w:szCs w:val="18"/>
        </w:rPr>
        <w:t>Dogan,et</w:t>
      </w:r>
      <w:proofErr w:type="spellEnd"/>
      <w:r>
        <w:rPr>
          <w:sz w:val="18"/>
          <w:szCs w:val="18"/>
        </w:rPr>
        <w:t xml:space="preserve"> al. (2020) Dissecting Anaplastic Thyroid Carcinoma: A Comprehensive Clinical, Histologic, Immunophenotypic, and Molecular Study of 360 Cases. Thyroid 30(10):1505-1517. [PMID:32284020]</w:t>
      </w:r>
    </w:p>
    <w:p w14:paraId="4FC04B59" w14:textId="77777777" w:rsidR="002E1676" w:rsidRDefault="00000000">
      <w:pPr>
        <w:pStyle w:val="aff0"/>
        <w:widowControl w:val="0"/>
        <w:numPr>
          <w:ilvl w:val="0"/>
          <w:numId w:val="7"/>
        </w:numPr>
        <w:tabs>
          <w:tab w:val="clear" w:pos="420"/>
          <w:tab w:val="left" w:pos="-420"/>
        </w:tabs>
        <w:snapToGrid w:val="0"/>
        <w:rPr>
          <w:rFonts w:hint="eastAsia"/>
          <w:sz w:val="18"/>
          <w:szCs w:val="18"/>
        </w:rPr>
      </w:pPr>
      <w:r>
        <w:rPr>
          <w:sz w:val="18"/>
          <w:szCs w:val="18"/>
        </w:rPr>
        <w:t xml:space="preserve">Keith C </w:t>
      </w:r>
      <w:proofErr w:type="spellStart"/>
      <w:r>
        <w:rPr>
          <w:sz w:val="18"/>
          <w:szCs w:val="18"/>
        </w:rPr>
        <w:t>Bible,Electron</w:t>
      </w:r>
      <w:proofErr w:type="spellEnd"/>
      <w:r>
        <w:rPr>
          <w:sz w:val="18"/>
          <w:szCs w:val="18"/>
        </w:rPr>
        <w:t xml:space="preserve"> </w:t>
      </w:r>
      <w:proofErr w:type="spellStart"/>
      <w:r>
        <w:rPr>
          <w:sz w:val="18"/>
          <w:szCs w:val="18"/>
        </w:rPr>
        <w:t>Kebebew,James</w:t>
      </w:r>
      <w:proofErr w:type="spellEnd"/>
      <w:r>
        <w:rPr>
          <w:sz w:val="18"/>
          <w:szCs w:val="18"/>
        </w:rPr>
        <w:t xml:space="preserve"> </w:t>
      </w:r>
      <w:proofErr w:type="spellStart"/>
      <w:r>
        <w:rPr>
          <w:sz w:val="18"/>
          <w:szCs w:val="18"/>
        </w:rPr>
        <w:t>Brierley,et</w:t>
      </w:r>
      <w:proofErr w:type="spellEnd"/>
      <w:r>
        <w:rPr>
          <w:sz w:val="18"/>
          <w:szCs w:val="18"/>
        </w:rPr>
        <w:t xml:space="preserve"> al. (2021) 2021 American Thyroid Association </w:t>
      </w:r>
      <w:r>
        <w:rPr>
          <w:sz w:val="18"/>
          <w:szCs w:val="18"/>
        </w:rPr>
        <w:lastRenderedPageBreak/>
        <w:t>Guidelines for Management of Patients with Anaplastic Thyroid Cancer. Thyroid 31(3):337-386. [PMID:33728999]</w:t>
      </w:r>
    </w:p>
    <w:p w14:paraId="1F178474" w14:textId="77777777" w:rsidR="002E1676" w:rsidRDefault="00000000">
      <w:pPr>
        <w:pStyle w:val="aff0"/>
        <w:widowControl w:val="0"/>
        <w:numPr>
          <w:ilvl w:val="0"/>
          <w:numId w:val="7"/>
        </w:numPr>
        <w:tabs>
          <w:tab w:val="clear" w:pos="420"/>
          <w:tab w:val="left" w:pos="-420"/>
        </w:tabs>
        <w:snapToGrid w:val="0"/>
        <w:rPr>
          <w:rFonts w:hint="eastAsia"/>
          <w:sz w:val="18"/>
          <w:szCs w:val="18"/>
        </w:rPr>
      </w:pPr>
      <w:r>
        <w:rPr>
          <w:sz w:val="18"/>
          <w:szCs w:val="18"/>
        </w:rPr>
        <w:t xml:space="preserve">Hong-Xia </w:t>
      </w:r>
      <w:proofErr w:type="spellStart"/>
      <w:r>
        <w:rPr>
          <w:sz w:val="18"/>
          <w:szCs w:val="18"/>
        </w:rPr>
        <w:t>Tian,Zhi</w:t>
      </w:r>
      <w:proofErr w:type="spellEnd"/>
      <w:r>
        <w:rPr>
          <w:sz w:val="18"/>
          <w:szCs w:val="18"/>
        </w:rPr>
        <w:t xml:space="preserve">-Hong </w:t>
      </w:r>
      <w:proofErr w:type="spellStart"/>
      <w:r>
        <w:rPr>
          <w:sz w:val="18"/>
          <w:szCs w:val="18"/>
        </w:rPr>
        <w:t>Chen,Guang</w:t>
      </w:r>
      <w:proofErr w:type="spellEnd"/>
      <w:r>
        <w:rPr>
          <w:sz w:val="18"/>
          <w:szCs w:val="18"/>
        </w:rPr>
        <w:t xml:space="preserve">-Ling </w:t>
      </w:r>
      <w:proofErr w:type="spellStart"/>
      <w:r>
        <w:rPr>
          <w:sz w:val="18"/>
          <w:szCs w:val="18"/>
        </w:rPr>
        <w:t>Jie,et</w:t>
      </w:r>
      <w:proofErr w:type="spellEnd"/>
      <w:r>
        <w:rPr>
          <w:sz w:val="18"/>
          <w:szCs w:val="18"/>
        </w:rPr>
        <w:t xml:space="preserve"> al. None Prognostic features and comprehensive genomic analysis of NF1 mutations in EGFR mutant lung cancer patients. Cancer Med None [PMID:35702826]</w:t>
      </w:r>
    </w:p>
    <w:p w14:paraId="644117ED" w14:textId="77777777" w:rsidR="002E1676" w:rsidRDefault="00000000">
      <w:pPr>
        <w:pStyle w:val="aff0"/>
        <w:widowControl w:val="0"/>
        <w:numPr>
          <w:ilvl w:val="0"/>
          <w:numId w:val="7"/>
        </w:numPr>
        <w:tabs>
          <w:tab w:val="clear" w:pos="420"/>
          <w:tab w:val="left" w:pos="-420"/>
        </w:tabs>
        <w:snapToGrid w:val="0"/>
        <w:rPr>
          <w:rFonts w:hint="eastAsia"/>
          <w:sz w:val="18"/>
          <w:szCs w:val="18"/>
        </w:rPr>
      </w:pPr>
      <w:r>
        <w:rPr>
          <w:sz w:val="18"/>
          <w:szCs w:val="18"/>
        </w:rPr>
        <w:t>Kai Shang#,</w:t>
      </w:r>
      <w:proofErr w:type="spellStart"/>
      <w:r>
        <w:rPr>
          <w:sz w:val="18"/>
          <w:szCs w:val="18"/>
        </w:rPr>
        <w:t>Hongxiang</w:t>
      </w:r>
      <w:proofErr w:type="spellEnd"/>
      <w:r>
        <w:rPr>
          <w:sz w:val="18"/>
          <w:szCs w:val="18"/>
        </w:rPr>
        <w:t xml:space="preserve"> </w:t>
      </w:r>
      <w:proofErr w:type="spellStart"/>
      <w:r>
        <w:rPr>
          <w:sz w:val="18"/>
          <w:szCs w:val="18"/>
        </w:rPr>
        <w:t>Huang#,Yongkang</w:t>
      </w:r>
      <w:proofErr w:type="spellEnd"/>
      <w:r>
        <w:rPr>
          <w:sz w:val="18"/>
          <w:szCs w:val="18"/>
        </w:rPr>
        <w:t xml:space="preserve"> </w:t>
      </w:r>
      <w:proofErr w:type="spellStart"/>
      <w:r>
        <w:rPr>
          <w:sz w:val="18"/>
          <w:szCs w:val="18"/>
        </w:rPr>
        <w:t>Xu,et</w:t>
      </w:r>
      <w:proofErr w:type="spellEnd"/>
      <w:r>
        <w:rPr>
          <w:sz w:val="18"/>
          <w:szCs w:val="18"/>
        </w:rPr>
        <w:t xml:space="preserve"> al. (2022) Efficacy and safety analyses of epidermal growth factor receptor tyrosine kinase inhibitors combined with chemotherapy in the treatment of advanced non-small-cell lung cancer with an EGFR/TP53 co-mutation. BMC Cancer 22(1):1295. [PMID:36503478]</w:t>
      </w:r>
    </w:p>
    <w:p w14:paraId="303FCB5F" w14:textId="77777777" w:rsidR="002E1676" w:rsidRDefault="00000000">
      <w:pPr>
        <w:pStyle w:val="aff0"/>
        <w:widowControl w:val="0"/>
        <w:numPr>
          <w:ilvl w:val="0"/>
          <w:numId w:val="7"/>
        </w:numPr>
        <w:tabs>
          <w:tab w:val="clear" w:pos="420"/>
          <w:tab w:val="left" w:pos="-420"/>
        </w:tabs>
        <w:snapToGrid w:val="0"/>
        <w:rPr>
          <w:rFonts w:hint="eastAsia"/>
          <w:sz w:val="18"/>
          <w:szCs w:val="18"/>
        </w:rPr>
      </w:pPr>
      <w:r>
        <w:rPr>
          <w:sz w:val="18"/>
          <w:szCs w:val="18"/>
        </w:rPr>
        <w:t xml:space="preserve">Noura J </w:t>
      </w:r>
      <w:proofErr w:type="spellStart"/>
      <w:r>
        <w:rPr>
          <w:sz w:val="18"/>
          <w:szCs w:val="18"/>
        </w:rPr>
        <w:t>Choudhury,Antonio</w:t>
      </w:r>
      <w:proofErr w:type="spellEnd"/>
      <w:r>
        <w:rPr>
          <w:sz w:val="18"/>
          <w:szCs w:val="18"/>
        </w:rPr>
        <w:t xml:space="preserve"> </w:t>
      </w:r>
      <w:proofErr w:type="spellStart"/>
      <w:r>
        <w:rPr>
          <w:sz w:val="18"/>
          <w:szCs w:val="18"/>
        </w:rPr>
        <w:t>Marra,Jane</w:t>
      </w:r>
      <w:proofErr w:type="spellEnd"/>
      <w:r>
        <w:rPr>
          <w:sz w:val="18"/>
          <w:szCs w:val="18"/>
        </w:rPr>
        <w:t xml:space="preserve"> S Y </w:t>
      </w:r>
      <w:proofErr w:type="spellStart"/>
      <w:r>
        <w:rPr>
          <w:sz w:val="18"/>
          <w:szCs w:val="18"/>
        </w:rPr>
        <w:t>Sui,et</w:t>
      </w:r>
      <w:proofErr w:type="spellEnd"/>
      <w:r>
        <w:rPr>
          <w:sz w:val="18"/>
          <w:szCs w:val="18"/>
        </w:rPr>
        <w:t xml:space="preserve"> al. (2022) Molecular biomarkers of disease outcomes and mechanisms of acquired resistance to first-line </w:t>
      </w:r>
      <w:proofErr w:type="spellStart"/>
      <w:r>
        <w:rPr>
          <w:sz w:val="18"/>
          <w:szCs w:val="18"/>
        </w:rPr>
        <w:t>osimertinib</w:t>
      </w:r>
      <w:proofErr w:type="spellEnd"/>
      <w:r>
        <w:rPr>
          <w:sz w:val="18"/>
          <w:szCs w:val="18"/>
        </w:rPr>
        <w:t xml:space="preserve"> in advanced EGFR-mutant lung cancers. J Thorac Oncol S1556-0864(22)01932-3. [PMID:36494075]</w:t>
      </w:r>
    </w:p>
    <w:p w14:paraId="1A69C10C" w14:textId="77777777" w:rsidR="002E1676" w:rsidRDefault="00000000">
      <w:pPr>
        <w:pStyle w:val="aff0"/>
        <w:widowControl w:val="0"/>
        <w:numPr>
          <w:ilvl w:val="0"/>
          <w:numId w:val="7"/>
        </w:numPr>
        <w:tabs>
          <w:tab w:val="clear" w:pos="420"/>
          <w:tab w:val="left" w:pos="-420"/>
        </w:tabs>
        <w:snapToGrid w:val="0"/>
        <w:rPr>
          <w:rFonts w:hint="eastAsia"/>
          <w:sz w:val="18"/>
          <w:szCs w:val="18"/>
        </w:rPr>
      </w:pPr>
      <w:r>
        <w:rPr>
          <w:sz w:val="18"/>
          <w:szCs w:val="18"/>
        </w:rPr>
        <w:t xml:space="preserve">Christian W </w:t>
      </w:r>
      <w:proofErr w:type="spellStart"/>
      <w:r>
        <w:rPr>
          <w:sz w:val="18"/>
          <w:szCs w:val="18"/>
        </w:rPr>
        <w:t>Eskelund,Christina</w:t>
      </w:r>
      <w:proofErr w:type="spellEnd"/>
      <w:r>
        <w:rPr>
          <w:sz w:val="18"/>
          <w:szCs w:val="18"/>
        </w:rPr>
        <w:t xml:space="preserve"> </w:t>
      </w:r>
      <w:proofErr w:type="spellStart"/>
      <w:r>
        <w:rPr>
          <w:sz w:val="18"/>
          <w:szCs w:val="18"/>
        </w:rPr>
        <w:t>Dahl,Jakob</w:t>
      </w:r>
      <w:proofErr w:type="spellEnd"/>
      <w:r>
        <w:rPr>
          <w:sz w:val="18"/>
          <w:szCs w:val="18"/>
        </w:rPr>
        <w:t xml:space="preserve"> W </w:t>
      </w:r>
      <w:proofErr w:type="spellStart"/>
      <w:r>
        <w:rPr>
          <w:sz w:val="18"/>
          <w:szCs w:val="18"/>
        </w:rPr>
        <w:t>Hansen,et</w:t>
      </w:r>
      <w:proofErr w:type="spellEnd"/>
      <w:r>
        <w:rPr>
          <w:sz w:val="18"/>
          <w:szCs w:val="18"/>
        </w:rPr>
        <w:t xml:space="preserve"> al. (2017)  TP53 mutations identify younger mantle cell lymphoma patients who do not benefit from intensive chemoimmunotherapy. Blood 130(17):1903-1910. [PMID:28819011]</w:t>
      </w:r>
    </w:p>
    <w:p w14:paraId="661FB26A" w14:textId="77777777" w:rsidR="002E1676" w:rsidRDefault="00000000">
      <w:pPr>
        <w:pStyle w:val="aff0"/>
        <w:widowControl w:val="0"/>
        <w:numPr>
          <w:ilvl w:val="0"/>
          <w:numId w:val="7"/>
        </w:numPr>
        <w:tabs>
          <w:tab w:val="clear" w:pos="420"/>
          <w:tab w:val="left" w:pos="-420"/>
        </w:tabs>
        <w:snapToGrid w:val="0"/>
        <w:rPr>
          <w:rFonts w:hint="eastAsia"/>
          <w:sz w:val="18"/>
          <w:szCs w:val="18"/>
        </w:rPr>
      </w:pPr>
      <w:r>
        <w:rPr>
          <w:sz w:val="18"/>
          <w:szCs w:val="18"/>
        </w:rPr>
        <w:t xml:space="preserve">Alaa </w:t>
      </w:r>
      <w:proofErr w:type="spellStart"/>
      <w:r>
        <w:rPr>
          <w:sz w:val="18"/>
          <w:szCs w:val="18"/>
        </w:rPr>
        <w:t>Embaby,Joachim</w:t>
      </w:r>
      <w:proofErr w:type="spellEnd"/>
      <w:r>
        <w:rPr>
          <w:sz w:val="18"/>
          <w:szCs w:val="18"/>
        </w:rPr>
        <w:t xml:space="preserve"> </w:t>
      </w:r>
      <w:proofErr w:type="spellStart"/>
      <w:r>
        <w:rPr>
          <w:sz w:val="18"/>
          <w:szCs w:val="18"/>
        </w:rPr>
        <w:t>Kutzera,Jill</w:t>
      </w:r>
      <w:proofErr w:type="spellEnd"/>
      <w:r>
        <w:rPr>
          <w:sz w:val="18"/>
          <w:szCs w:val="18"/>
        </w:rPr>
        <w:t xml:space="preserve"> J </w:t>
      </w:r>
      <w:proofErr w:type="spellStart"/>
      <w:r>
        <w:rPr>
          <w:sz w:val="18"/>
          <w:szCs w:val="18"/>
        </w:rPr>
        <w:t>Geenen,et</w:t>
      </w:r>
      <w:proofErr w:type="spellEnd"/>
      <w:r>
        <w:rPr>
          <w:sz w:val="18"/>
          <w:szCs w:val="18"/>
        </w:rPr>
        <w:t xml:space="preserve"> al. None WEE1 inhibitor </w:t>
      </w:r>
      <w:proofErr w:type="spellStart"/>
      <w:r>
        <w:rPr>
          <w:sz w:val="18"/>
          <w:szCs w:val="18"/>
        </w:rPr>
        <w:t>adavosertib</w:t>
      </w:r>
      <w:proofErr w:type="spellEnd"/>
      <w:r>
        <w:rPr>
          <w:sz w:val="18"/>
          <w:szCs w:val="18"/>
        </w:rPr>
        <w:t xml:space="preserve"> in combination with carboplatin in advanced TP53 mutated ovarian cancer: A biomarker-enriched phase II study. </w:t>
      </w:r>
      <w:proofErr w:type="spellStart"/>
      <w:r>
        <w:rPr>
          <w:sz w:val="18"/>
          <w:szCs w:val="18"/>
        </w:rPr>
        <w:t>Gynecol</w:t>
      </w:r>
      <w:proofErr w:type="spellEnd"/>
      <w:r>
        <w:rPr>
          <w:sz w:val="18"/>
          <w:szCs w:val="18"/>
        </w:rPr>
        <w:t xml:space="preserve"> Oncol None [PMID:37236033]</w:t>
      </w:r>
    </w:p>
    <w:p w14:paraId="690C6A2A" w14:textId="77777777" w:rsidR="002E1676" w:rsidRDefault="00000000">
      <w:pPr>
        <w:pStyle w:val="aff0"/>
        <w:widowControl w:val="0"/>
        <w:numPr>
          <w:ilvl w:val="0"/>
          <w:numId w:val="7"/>
        </w:numPr>
        <w:tabs>
          <w:tab w:val="clear" w:pos="420"/>
          <w:tab w:val="left" w:pos="-420"/>
        </w:tabs>
        <w:snapToGrid w:val="0"/>
        <w:rPr>
          <w:rFonts w:hint="eastAsia"/>
          <w:sz w:val="18"/>
          <w:szCs w:val="18"/>
        </w:rPr>
      </w:pPr>
      <w:r>
        <w:rPr>
          <w:sz w:val="18"/>
          <w:szCs w:val="18"/>
        </w:rPr>
        <w:t xml:space="preserve">Jenny F </w:t>
      </w:r>
      <w:proofErr w:type="spellStart"/>
      <w:r>
        <w:rPr>
          <w:sz w:val="18"/>
          <w:szCs w:val="18"/>
        </w:rPr>
        <w:t>Seligmann,David</w:t>
      </w:r>
      <w:proofErr w:type="spellEnd"/>
      <w:r>
        <w:rPr>
          <w:sz w:val="18"/>
          <w:szCs w:val="18"/>
        </w:rPr>
        <w:t xml:space="preserve"> J </w:t>
      </w:r>
      <w:proofErr w:type="spellStart"/>
      <w:r>
        <w:rPr>
          <w:sz w:val="18"/>
          <w:szCs w:val="18"/>
        </w:rPr>
        <w:t>Fisher,Louise</w:t>
      </w:r>
      <w:proofErr w:type="spellEnd"/>
      <w:r>
        <w:rPr>
          <w:sz w:val="18"/>
          <w:szCs w:val="18"/>
        </w:rPr>
        <w:t xml:space="preserve"> C </w:t>
      </w:r>
      <w:proofErr w:type="spellStart"/>
      <w:r>
        <w:rPr>
          <w:sz w:val="18"/>
          <w:szCs w:val="18"/>
        </w:rPr>
        <w:t>Brown,et</w:t>
      </w:r>
      <w:proofErr w:type="spellEnd"/>
      <w:r>
        <w:rPr>
          <w:sz w:val="18"/>
          <w:szCs w:val="18"/>
        </w:rPr>
        <w:t xml:space="preserve"> al. (2021) Inhibition of WEE1 Is Effective in TP53 - and RAS -Mutant Metastatic Colorectal Cancer: A Randomized Trial (FOCUS4-C) Comparing </w:t>
      </w:r>
      <w:proofErr w:type="spellStart"/>
      <w:r>
        <w:rPr>
          <w:sz w:val="18"/>
          <w:szCs w:val="18"/>
        </w:rPr>
        <w:t>Adavosertib</w:t>
      </w:r>
      <w:proofErr w:type="spellEnd"/>
      <w:r>
        <w:rPr>
          <w:sz w:val="18"/>
          <w:szCs w:val="18"/>
        </w:rPr>
        <w:t xml:space="preserve"> (AZD1775) With Active Monitoring. J Clin Oncol 39(33):3705-3715. [PMID:34538072]</w:t>
      </w:r>
    </w:p>
    <w:p w14:paraId="1C51CF69" w14:textId="77777777" w:rsidR="002E1676" w:rsidRDefault="00000000">
      <w:pPr>
        <w:pStyle w:val="aff0"/>
        <w:widowControl w:val="0"/>
        <w:numPr>
          <w:ilvl w:val="0"/>
          <w:numId w:val="7"/>
        </w:numPr>
        <w:tabs>
          <w:tab w:val="clear" w:pos="420"/>
          <w:tab w:val="left" w:pos="-420"/>
        </w:tabs>
        <w:snapToGrid w:val="0"/>
        <w:rPr>
          <w:rFonts w:hint="eastAsia"/>
          <w:sz w:val="18"/>
          <w:szCs w:val="18"/>
        </w:rPr>
      </w:pPr>
      <w:r>
        <w:rPr>
          <w:sz w:val="18"/>
          <w:szCs w:val="18"/>
        </w:rPr>
        <w:t xml:space="preserve">Suzanne </w:t>
      </w:r>
      <w:proofErr w:type="spellStart"/>
      <w:r>
        <w:rPr>
          <w:sz w:val="18"/>
          <w:szCs w:val="18"/>
        </w:rPr>
        <w:t>Leijen,Robin</w:t>
      </w:r>
      <w:proofErr w:type="spellEnd"/>
      <w:r>
        <w:rPr>
          <w:sz w:val="18"/>
          <w:szCs w:val="18"/>
        </w:rPr>
        <w:t xml:space="preserve"> M J M van </w:t>
      </w:r>
      <w:proofErr w:type="spellStart"/>
      <w:r>
        <w:rPr>
          <w:sz w:val="18"/>
          <w:szCs w:val="18"/>
        </w:rPr>
        <w:t>Geel,Anna</w:t>
      </w:r>
      <w:proofErr w:type="spellEnd"/>
      <w:r>
        <w:rPr>
          <w:sz w:val="18"/>
          <w:szCs w:val="18"/>
        </w:rPr>
        <w:t xml:space="preserve"> C </w:t>
      </w:r>
      <w:proofErr w:type="spellStart"/>
      <w:r>
        <w:rPr>
          <w:sz w:val="18"/>
          <w:szCs w:val="18"/>
        </w:rPr>
        <w:t>Pavlick,et</w:t>
      </w:r>
      <w:proofErr w:type="spellEnd"/>
      <w:r>
        <w:rPr>
          <w:sz w:val="18"/>
          <w:szCs w:val="18"/>
        </w:rPr>
        <w:t xml:space="preserve"> al. (2016) Phase I Study Evaluating WEE1 Inhibitor AZD1775 As Monotherapy and in Combination With Gemcitabine, Cisplatin, or Carboplatin in Patients With Advanced Solid Tumors. J Clin Oncol 34(36):4371-4380. [PMID:27601554]</w:t>
      </w:r>
    </w:p>
    <w:p w14:paraId="098EB62E" w14:textId="77777777" w:rsidR="002E1676" w:rsidRDefault="00000000">
      <w:pPr>
        <w:pStyle w:val="aff0"/>
        <w:widowControl w:val="0"/>
        <w:numPr>
          <w:ilvl w:val="0"/>
          <w:numId w:val="7"/>
        </w:numPr>
        <w:tabs>
          <w:tab w:val="clear" w:pos="420"/>
          <w:tab w:val="left" w:pos="-420"/>
        </w:tabs>
        <w:snapToGrid w:val="0"/>
        <w:rPr>
          <w:rFonts w:hint="eastAsia"/>
          <w:sz w:val="18"/>
          <w:szCs w:val="18"/>
        </w:rPr>
      </w:pPr>
      <w:r>
        <w:rPr>
          <w:sz w:val="18"/>
          <w:szCs w:val="18"/>
        </w:rPr>
        <w:t xml:space="preserve">Erin </w:t>
      </w:r>
      <w:proofErr w:type="spellStart"/>
      <w:r>
        <w:rPr>
          <w:sz w:val="18"/>
          <w:szCs w:val="18"/>
        </w:rPr>
        <w:t>Pleasance#,Emma</w:t>
      </w:r>
      <w:proofErr w:type="spellEnd"/>
      <w:r>
        <w:rPr>
          <w:sz w:val="18"/>
          <w:szCs w:val="18"/>
        </w:rPr>
        <w:t xml:space="preserve"> </w:t>
      </w:r>
      <w:proofErr w:type="spellStart"/>
      <w:r>
        <w:rPr>
          <w:sz w:val="18"/>
          <w:szCs w:val="18"/>
        </w:rPr>
        <w:t>Titmuss#,Laura</w:t>
      </w:r>
      <w:proofErr w:type="spellEnd"/>
      <w:r>
        <w:rPr>
          <w:sz w:val="18"/>
          <w:szCs w:val="18"/>
        </w:rPr>
        <w:t xml:space="preserve"> </w:t>
      </w:r>
      <w:proofErr w:type="spellStart"/>
      <w:r>
        <w:rPr>
          <w:sz w:val="18"/>
          <w:szCs w:val="18"/>
        </w:rPr>
        <w:t>Williamson#,et</w:t>
      </w:r>
      <w:proofErr w:type="spellEnd"/>
      <w:r>
        <w:rPr>
          <w:sz w:val="18"/>
          <w:szCs w:val="18"/>
        </w:rPr>
        <w:t xml:space="preserve"> al. (2020) Pan-cancer analysis of advanced patient tumors reveals interactions between therapy and genomic landscapes. Nat Cancer 1(4):452-468. [PMID:35121966]</w:t>
      </w:r>
    </w:p>
    <w:p w14:paraId="42EFBDAE" w14:textId="77777777" w:rsidR="002E1676" w:rsidRDefault="00000000">
      <w:pPr>
        <w:pStyle w:val="aff0"/>
        <w:widowControl w:val="0"/>
        <w:numPr>
          <w:ilvl w:val="0"/>
          <w:numId w:val="7"/>
        </w:numPr>
        <w:tabs>
          <w:tab w:val="clear" w:pos="420"/>
          <w:tab w:val="left" w:pos="-420"/>
        </w:tabs>
        <w:snapToGrid w:val="0"/>
        <w:rPr>
          <w:rFonts w:hint="eastAsia"/>
          <w:sz w:val="18"/>
          <w:szCs w:val="18"/>
        </w:rPr>
      </w:pPr>
      <w:r>
        <w:rPr>
          <w:sz w:val="18"/>
          <w:szCs w:val="18"/>
        </w:rPr>
        <w:t xml:space="preserve">Matteo </w:t>
      </w:r>
      <w:proofErr w:type="spellStart"/>
      <w:r>
        <w:rPr>
          <w:sz w:val="18"/>
          <w:szCs w:val="18"/>
        </w:rPr>
        <w:t>Canale,Elisabetta</w:t>
      </w:r>
      <w:proofErr w:type="spellEnd"/>
      <w:r>
        <w:rPr>
          <w:sz w:val="18"/>
          <w:szCs w:val="18"/>
        </w:rPr>
        <w:t xml:space="preserve"> </w:t>
      </w:r>
      <w:proofErr w:type="spellStart"/>
      <w:r>
        <w:rPr>
          <w:sz w:val="18"/>
          <w:szCs w:val="18"/>
        </w:rPr>
        <w:t>Petracci,Angelo</w:t>
      </w:r>
      <w:proofErr w:type="spellEnd"/>
      <w:r>
        <w:rPr>
          <w:sz w:val="18"/>
          <w:szCs w:val="18"/>
        </w:rPr>
        <w:t xml:space="preserve"> </w:t>
      </w:r>
      <w:proofErr w:type="spellStart"/>
      <w:r>
        <w:rPr>
          <w:sz w:val="18"/>
          <w:szCs w:val="18"/>
        </w:rPr>
        <w:t>Delmonte,et</w:t>
      </w:r>
      <w:proofErr w:type="spellEnd"/>
      <w:r>
        <w:rPr>
          <w:sz w:val="18"/>
          <w:szCs w:val="18"/>
        </w:rPr>
        <w:t xml:space="preserve"> al. (2017) Impact of TP53 Mutations on Outcome in EGFR -Mutated Patients Treated with First-Line Tyrosine Kinase Inhibitors. Clin Cancer Res 23(9):2195-2202. [PMID:27780855]</w:t>
      </w:r>
    </w:p>
    <w:sectPr w:rsidR="002E1676">
      <w:headerReference w:type="default" r:id="rId15"/>
      <w:footerReference w:type="default" r:id="rId16"/>
      <w:headerReference w:type="first" r:id="rId17"/>
      <w:footerReference w:type="first" r:id="rId18"/>
      <w:pgSz w:w="11906" w:h="16838"/>
      <w:pgMar w:top="1440" w:right="1134" w:bottom="1440" w:left="1134" w:header="850" w:footer="170" w:gutter="0"/>
      <w:cols w:space="720"/>
      <w:formProt w:val="0"/>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7" w:author="周蓉" w:date="2026-05-27T17:42:00Z" w:initials="周蓉">
    <w:p w14:paraId="187C32D4" w14:textId="2CE1CBF9" w:rsidR="00CE7D2F" w:rsidRDefault="00CE7D2F">
      <w:pPr>
        <w:pStyle w:val="a4"/>
        <w:rPr>
          <w:rFonts w:hint="eastAsia"/>
        </w:rPr>
      </w:pPr>
      <w:r>
        <w:rPr>
          <w:rStyle w:val="af2"/>
          <w:rFonts w:hint="eastAsia"/>
        </w:rPr>
        <w:annotationRef/>
      </w:r>
      <w:r>
        <w:rPr>
          <w:rFonts w:hint="eastAsia"/>
        </w:rPr>
        <w:t>需增加</w:t>
      </w:r>
      <w:r w:rsidR="00FA4F77">
        <w:rPr>
          <w:rFonts w:hint="eastAsia"/>
        </w:rPr>
        <w:t xml:space="preserve"> </w:t>
      </w:r>
      <w:r>
        <w:rPr>
          <w:rFonts w:hint="eastAsia"/>
        </w:rPr>
        <w:t>热点</w:t>
      </w:r>
      <w:r w:rsidR="00FA4F77">
        <w:rPr>
          <w:rFonts w:hint="eastAsia"/>
        </w:rPr>
        <w:t xml:space="preserve"> 二字</w:t>
      </w:r>
    </w:p>
  </w:comment>
  <w:comment w:id="13" w:author="周蓉" w:date="2026-05-27T14:42:00Z" w:initials="周蓉">
    <w:p w14:paraId="4AE1CCA5" w14:textId="1948AEB3" w:rsidR="00FF17AC" w:rsidRDefault="00FF17AC">
      <w:pPr>
        <w:pStyle w:val="a4"/>
        <w:rPr>
          <w:rFonts w:hint="eastAsia"/>
        </w:rPr>
      </w:pPr>
      <w:r>
        <w:rPr>
          <w:rStyle w:val="af2"/>
          <w:rFonts w:hint="eastAsia"/>
        </w:rPr>
        <w:annotationRef/>
      </w:r>
      <w:r>
        <w:rPr>
          <w:rFonts w:hint="eastAsia"/>
        </w:rPr>
        <w:t>更新单独检测CNA</w:t>
      </w:r>
      <w:r>
        <w:rPr>
          <w:rFonts w:hint="eastAsia"/>
        </w:rPr>
        <w:t>的检测范围</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87C32D4" w15:done="0"/>
  <w15:commentEx w15:paraId="4AE1CCA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3B5334C" w16cex:dateUtc="2026-05-27T09:42:00Z"/>
  <w16cex:commentExtensible w16cex:durableId="37878FD1" w16cex:dateUtc="2026-05-27T06:4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87C32D4" w16cid:durableId="03B5334C"/>
  <w16cid:commentId w16cid:paraId="4AE1CCA5" w16cid:durableId="37878FD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970450" w14:textId="77777777" w:rsidR="002B15A8" w:rsidRDefault="002B15A8">
      <w:pPr>
        <w:rPr>
          <w:rFonts w:hint="eastAsia"/>
        </w:rPr>
      </w:pPr>
      <w:r>
        <w:separator/>
      </w:r>
    </w:p>
  </w:endnote>
  <w:endnote w:type="continuationSeparator" w:id="0">
    <w:p w14:paraId="4FE8FEC4" w14:textId="77777777" w:rsidR="002B15A8" w:rsidRDefault="002B15A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微软雅黑">
    <w:altName w:val="Microsoft YaHei"/>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0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等线">
    <w:altName w:val="DengXian"/>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MicrosoftYaHei">
    <w:altName w:val="宋体"/>
    <w:charset w:val="00"/>
    <w:family w:val="roman"/>
    <w:pitch w:val="default"/>
  </w:font>
  <w:font w:name="Liberation Sans">
    <w:altName w:val="Malgun Gothic Semilight"/>
    <w:charset w:val="86"/>
    <w:family w:val="swiss"/>
    <w:pitch w:val="variable"/>
    <w:sig w:usb0="E0000AFF" w:usb1="500078FF" w:usb2="00000021" w:usb3="00000000" w:csb0="000001BF" w:csb1="00000000"/>
  </w:font>
  <w:font w:name="思源黑体 CN Normal">
    <w:altName w:val="Source Han Sans CN Normal"/>
    <w:panose1 w:val="020B04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思源黑体 CN Light">
    <w:altName w:val="Source Han Sans CN Light"/>
    <w:panose1 w:val="020B0300000000000000"/>
    <w:charset w:val="86"/>
    <w:family w:val="swiss"/>
    <w:notTrueType/>
    <w:pitch w:val="variable"/>
    <w:sig w:usb0="20000207" w:usb1="2ADF3C10" w:usb2="00000016" w:usb3="00000000" w:csb0="00060107" w:csb1="00000000"/>
  </w:font>
  <w:font w:name="等线 Light">
    <w:altName w:val="DengXian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210221" w14:textId="77777777" w:rsidR="002E1676" w:rsidRDefault="00000000">
    <w:pPr>
      <w:spacing w:before="156" w:after="156"/>
      <w:rPr>
        <w:rFonts w:hint="eastAsia"/>
        <w:b/>
        <w:bCs/>
        <w:sz w:val="18"/>
        <w:szCs w:val="18"/>
      </w:rPr>
    </w:pPr>
    <w:r>
      <w:rPr>
        <w:noProof/>
      </w:rPr>
      <w:drawing>
        <wp:anchor distT="0" distB="0" distL="0" distR="0" simplePos="0" relativeHeight="251662336" behindDoc="1" locked="0" layoutInCell="0" allowOverlap="1" wp14:anchorId="01C35524" wp14:editId="3DA5FDFA">
          <wp:simplePos x="0" y="0"/>
          <wp:positionH relativeFrom="column">
            <wp:posOffset>4794885</wp:posOffset>
          </wp:positionH>
          <wp:positionV relativeFrom="paragraph">
            <wp:posOffset>-171450</wp:posOffset>
          </wp:positionV>
          <wp:extent cx="906780" cy="461010"/>
          <wp:effectExtent l="0" t="0" r="7620" b="0"/>
          <wp:wrapNone/>
          <wp:docPr id="111279402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9"/>
                  <pic:cNvPicPr>
                    <a:picLocks noChangeAspect="1" noChangeArrowheads="1"/>
                  </pic:cNvPicPr>
                </pic:nvPicPr>
                <pic:blipFill>
                  <a:blip r:embed="rId1"/>
                  <a:stretch>
                    <a:fillRect/>
                  </a:stretch>
                </pic:blipFill>
                <pic:spPr>
                  <a:xfrm>
                    <a:off x="0" y="0"/>
                    <a:ext cx="906780" cy="461010"/>
                  </a:xfrm>
                  <a:prstGeom prst="rect">
                    <a:avLst/>
                  </a:prstGeom>
                </pic:spPr>
              </pic:pic>
            </a:graphicData>
          </a:graphic>
        </wp:anchor>
      </w:drawing>
    </w:r>
    <w:r>
      <w:rPr>
        <w:noProof/>
      </w:rPr>
      <w:drawing>
        <wp:anchor distT="0" distB="0" distL="114300" distR="114300" simplePos="0" relativeHeight="251666432" behindDoc="1" locked="0" layoutInCell="1" allowOverlap="1" wp14:anchorId="240D26A2" wp14:editId="278FD1EC">
          <wp:simplePos x="0" y="0"/>
          <wp:positionH relativeFrom="column">
            <wp:posOffset>527685</wp:posOffset>
          </wp:positionH>
          <wp:positionV relativeFrom="paragraph">
            <wp:posOffset>-95250</wp:posOffset>
          </wp:positionV>
          <wp:extent cx="687070" cy="409575"/>
          <wp:effectExtent l="0" t="0" r="0" b="9525"/>
          <wp:wrapNone/>
          <wp:docPr id="22129628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266471" name="图片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687070" cy="409575"/>
                  </a:xfrm>
                  <a:prstGeom prst="rect">
                    <a:avLst/>
                  </a:prstGeom>
                  <a:noFill/>
                  <a:ln>
                    <a:noFill/>
                  </a:ln>
                </pic:spPr>
              </pic:pic>
            </a:graphicData>
          </a:graphic>
        </wp:anchor>
      </w:drawing>
    </w:r>
    <w:r>
      <w:rPr>
        <w:noProof/>
      </w:rPr>
      <w:drawing>
        <wp:anchor distT="0" distB="0" distL="0" distR="0" simplePos="0" relativeHeight="251651072" behindDoc="1" locked="0" layoutInCell="0" allowOverlap="1" wp14:anchorId="5374FFA2" wp14:editId="4A7FCCD5">
          <wp:simplePos x="0" y="0"/>
          <wp:positionH relativeFrom="column">
            <wp:posOffset>3366135</wp:posOffset>
          </wp:positionH>
          <wp:positionV relativeFrom="paragraph">
            <wp:posOffset>35560</wp:posOffset>
          </wp:positionV>
          <wp:extent cx="865505" cy="280670"/>
          <wp:effectExtent l="0" t="0" r="0" b="0"/>
          <wp:wrapNone/>
          <wp:docPr id="1875400539"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8"/>
                  <pic:cNvPicPr>
                    <a:picLocks noChangeAspect="1" noChangeArrowheads="1"/>
                  </pic:cNvPicPr>
                </pic:nvPicPr>
                <pic:blipFill>
                  <a:blip r:embed="rId3"/>
                  <a:stretch>
                    <a:fillRect/>
                  </a:stretch>
                </pic:blipFill>
                <pic:spPr>
                  <a:xfrm>
                    <a:off x="0" y="0"/>
                    <a:ext cx="865505" cy="280670"/>
                  </a:xfrm>
                  <a:prstGeom prst="rect">
                    <a:avLst/>
                  </a:prstGeom>
                </pic:spPr>
              </pic:pic>
            </a:graphicData>
          </a:graphic>
        </wp:anchor>
      </w:drawing>
    </w:r>
    <w:r>
      <w:rPr>
        <w:noProof/>
      </w:rPr>
      <w:drawing>
        <wp:anchor distT="0" distB="0" distL="0" distR="0" simplePos="0" relativeHeight="251657216" behindDoc="1" locked="0" layoutInCell="0" allowOverlap="1" wp14:anchorId="23E1DF32" wp14:editId="2B3C5682">
          <wp:simplePos x="0" y="0"/>
          <wp:positionH relativeFrom="column">
            <wp:posOffset>1783080</wp:posOffset>
          </wp:positionH>
          <wp:positionV relativeFrom="paragraph">
            <wp:posOffset>-96520</wp:posOffset>
          </wp:positionV>
          <wp:extent cx="963295" cy="365125"/>
          <wp:effectExtent l="0" t="0" r="0" b="0"/>
          <wp:wrapNone/>
          <wp:docPr id="194381468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7"/>
                  <pic:cNvPicPr>
                    <a:picLocks noChangeAspect="1" noChangeArrowheads="1"/>
                  </pic:cNvPicPr>
                </pic:nvPicPr>
                <pic:blipFill>
                  <a:blip r:embed="rId4"/>
                  <a:stretch>
                    <a:fillRect/>
                  </a:stretch>
                </pic:blipFill>
                <pic:spPr>
                  <a:xfrm>
                    <a:off x="0" y="0"/>
                    <a:ext cx="963295" cy="365125"/>
                  </a:xfrm>
                  <a:prstGeom prst="rect">
                    <a:avLst/>
                  </a:prstGeom>
                </pic:spPr>
              </pic:pic>
            </a:graphicData>
          </a:graphic>
        </wp:anchor>
      </w:drawing>
    </w:r>
    <w:r>
      <w:rPr>
        <w:b/>
        <w:bCs/>
        <w:sz w:val="18"/>
        <w:szCs w:val="18"/>
      </w:rPr>
      <w:t>实验操作:</w:t>
    </w:r>
    <w:r>
      <w:rPr>
        <w:sz w:val="18"/>
        <w:szCs w:val="18"/>
      </w:rPr>
      <w:t xml:space="preserve">              </w:t>
    </w:r>
    <w:r>
      <w:rPr>
        <w:b/>
        <w:bCs/>
        <w:sz w:val="18"/>
        <w:szCs w:val="18"/>
      </w:rPr>
      <w:t>报告分析：</w:t>
    </w:r>
    <w:r>
      <w:rPr>
        <w:sz w:val="18"/>
        <w:szCs w:val="18"/>
      </w:rPr>
      <w:t xml:space="preserve">                </w:t>
    </w:r>
    <w:r>
      <w:rPr>
        <w:b/>
        <w:bCs/>
        <w:sz w:val="18"/>
        <w:szCs w:val="18"/>
      </w:rPr>
      <w:t>诊断医师：</w:t>
    </w:r>
    <w:r>
      <w:rPr>
        <w:sz w:val="18"/>
        <w:szCs w:val="18"/>
      </w:rPr>
      <w:t xml:space="preserve">                </w:t>
    </w:r>
    <w:r>
      <w:rPr>
        <w:b/>
        <w:bCs/>
        <w:sz w:val="18"/>
        <w:szCs w:val="18"/>
      </w:rPr>
      <w:t xml:space="preserve">审核医师：                    </w:t>
    </w:r>
  </w:p>
  <w:p w14:paraId="0C5B6756" w14:textId="77777777" w:rsidR="002E1676" w:rsidRDefault="00000000">
    <w:pPr>
      <w:pStyle w:val="a9"/>
      <w:tabs>
        <w:tab w:val="clear" w:pos="8306"/>
        <w:tab w:val="left" w:pos="5069"/>
      </w:tabs>
      <w:spacing w:line="300" w:lineRule="exact"/>
      <w:rPr>
        <w:rFonts w:hint="eastAsia"/>
      </w:rPr>
    </w:pPr>
    <w:r>
      <w:rPr>
        <w:noProof/>
      </w:rPr>
      <mc:AlternateContent>
        <mc:Choice Requires="wps">
          <w:drawing>
            <wp:anchor distT="0" distB="0" distL="0" distR="0" simplePos="0" relativeHeight="251654144" behindDoc="1" locked="0" layoutInCell="0" allowOverlap="1" wp14:anchorId="44CF8ECB" wp14:editId="69A5EC38">
              <wp:simplePos x="0" y="0"/>
              <wp:positionH relativeFrom="column">
                <wp:posOffset>3810</wp:posOffset>
              </wp:positionH>
              <wp:positionV relativeFrom="paragraph">
                <wp:posOffset>635</wp:posOffset>
              </wp:positionV>
              <wp:extent cx="6134100" cy="635"/>
              <wp:effectExtent l="12700" t="12700" r="13335" b="12700"/>
              <wp:wrapNone/>
              <wp:docPr id="6" name="_x005F_x0000_s1112"/>
              <wp:cNvGraphicFramePr/>
              <a:graphic xmlns:a="http://schemas.openxmlformats.org/drawingml/2006/main">
                <a:graphicData uri="http://schemas.microsoft.com/office/word/2010/wordprocessingShape">
                  <wps:wsp>
                    <wps:cNvCnPr/>
                    <wps:spPr>
                      <a:xfrm>
                        <a:off x="0" y="0"/>
                        <a:ext cx="6134040" cy="720"/>
                      </a:xfrm>
                      <a:prstGeom prst="line">
                        <a:avLst/>
                      </a:prstGeom>
                      <a:ln w="25400">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w:pict>
            <v:line w14:anchorId="568EF0C7" id="_x005F_x0000_s1112" o:spid="_x0000_s1026" style="position:absolute;z-index:-251662336;visibility:visible;mso-wrap-style:square;mso-wrap-distance-left:0;mso-wrap-distance-top:0;mso-wrap-distance-right:0;mso-wrap-distance-bottom:0;mso-position-horizontal:absolute;mso-position-horizontal-relative:text;mso-position-vertical:absolute;mso-position-vertical-relative:text" from=".3pt,.05pt" to="483.3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" o:allowincell="f" strokeweight="2pt"/>
          </w:pict>
        </mc:Fallback>
      </mc:AlternateContent>
    </w:r>
    <w:r>
      <w:t>本结论只针对本次样本，如有疑议，请及时与我科联系。</w:t>
    </w:r>
    <w:r>
      <w:tab/>
    </w:r>
  </w:p>
  <w:p w14:paraId="2997FC53" w14:textId="77777777" w:rsidR="002E1676" w:rsidRDefault="00000000">
    <w:pPr>
      <w:pStyle w:val="a9"/>
      <w:spacing w:line="300" w:lineRule="exact"/>
      <w:rPr>
        <w:rFonts w:hint="eastAsia"/>
      </w:rPr>
    </w:pPr>
    <w:r>
      <w:t>地址：浙江省杭州市拱墅区半山东路1号      邮编：310022     联系电话：0571-88128271</w:t>
    </w:r>
  </w:p>
  <w:p w14:paraId="46B7CAD4" w14:textId="4F8CBDDD" w:rsidR="002E1676" w:rsidRDefault="00000000">
    <w:pPr>
      <w:pStyle w:val="a9"/>
      <w:spacing w:line="300" w:lineRule="exact"/>
      <w:rPr>
        <w:rFonts w:hint="eastAsia"/>
        <w:lang w:val="zh-CN"/>
      </w:rPr>
    </w:pPr>
    <w:r>
      <w:rPr>
        <w:rFonts w:hint="eastAsia"/>
      </w:rPr>
      <w:t xml:space="preserve">版本号/修订号 </w:t>
    </w:r>
    <w:r>
      <w:t xml:space="preserve">  202</w:t>
    </w:r>
    <w:r w:rsidR="00C40947">
      <w:rPr>
        <w:rFonts w:hint="eastAsia"/>
      </w:rPr>
      <w:t>6</w:t>
    </w:r>
    <w:r>
      <w:t xml:space="preserve"> </w:t>
    </w:r>
    <w:r>
      <w:rPr>
        <w:rFonts w:hint="eastAsia"/>
      </w:rPr>
      <w:t>V</w:t>
    </w:r>
    <w:r>
      <w:t>1</w:t>
    </w:r>
    <w:r w:rsidR="00BD3406">
      <w:rPr>
        <w:rFonts w:hint="eastAsia"/>
      </w:rPr>
      <w:t>.</w:t>
    </w:r>
    <w:del w:id="0" w:author="周蓉" w:date="2026-05-22T12:59:00Z" w16du:dateUtc="2026-05-22T04:59:00Z">
      <w:r w:rsidR="00BD3406" w:rsidDel="00BE4FE4">
        <w:rPr>
          <w:rFonts w:hint="eastAsia"/>
        </w:rPr>
        <w:delText>0</w:delText>
      </w:r>
    </w:del>
    <w:ins w:id="1" w:author="周蓉" w:date="2026-05-22T12:59:00Z" w16du:dateUtc="2026-05-22T04:59:00Z">
      <w:r w:rsidR="00BE4FE4">
        <w:rPr>
          <w:rFonts w:hint="eastAsia"/>
        </w:rPr>
        <w:t>1</w:t>
      </w:r>
    </w:ins>
  </w:p>
  <w:p w14:paraId="13ECF638" w14:textId="77777777" w:rsidR="002E1676" w:rsidRDefault="00000000">
    <w:pPr>
      <w:pStyle w:val="a9"/>
      <w:spacing w:line="300" w:lineRule="exact"/>
      <w:jc w:val="center"/>
      <w:rPr>
        <w:rFonts w:hint="eastAsia"/>
        <w:sz w:val="21"/>
        <w:szCs w:val="22"/>
      </w:rPr>
    </w:pPr>
    <w:r>
      <w:rPr>
        <w:bCs/>
      </w:rPr>
      <w:t xml:space="preserve">第 </w:t>
    </w:r>
    <w:r>
      <w:rPr>
        <w:bCs/>
      </w:rPr>
      <w:fldChar w:fldCharType="begin"/>
    </w:r>
    <w:r>
      <w:rPr>
        <w:bCs/>
      </w:rPr>
      <w:instrText xml:space="preserve"> PAGE </w:instrText>
    </w:r>
    <w:r>
      <w:rPr>
        <w:bCs/>
      </w:rPr>
      <w:fldChar w:fldCharType="separate"/>
    </w:r>
    <w:r>
      <w:rPr>
        <w:bCs/>
      </w:rPr>
      <w:t>2</w:t>
    </w:r>
    <w:r>
      <w:rPr>
        <w:bCs/>
      </w:rPr>
      <w:fldChar w:fldCharType="end"/>
    </w:r>
    <w:r>
      <w:rPr>
        <w:lang w:val="zh-CN"/>
      </w:rPr>
      <w:t>页 共</w:t>
    </w:r>
    <w:r>
      <w:rPr>
        <w:bCs/>
      </w:rPr>
      <w:fldChar w:fldCharType="begin"/>
    </w:r>
    <w:r>
      <w:rPr>
        <w:bCs/>
      </w:rPr>
      <w:instrText xml:space="preserve"> NUMPAGES </w:instrText>
    </w:r>
    <w:r>
      <w:rPr>
        <w:bCs/>
      </w:rPr>
      <w:fldChar w:fldCharType="separate"/>
    </w:r>
    <w:r>
      <w:rPr>
        <w:bCs/>
      </w:rPr>
      <w:t>26</w:t>
    </w:r>
    <w:r>
      <w:rPr>
        <w:bCs/>
      </w:rPr>
      <w:fldChar w:fldCharType="end"/>
    </w:r>
    <w:r>
      <w:rPr>
        <w:bCs/>
      </w:rPr>
      <w:t xml:space="preserve"> 页</w:t>
    </w:r>
  </w:p>
  <w:p w14:paraId="04AE7599" w14:textId="77777777" w:rsidR="002E1676" w:rsidRDefault="002E1676">
    <w:pPr>
      <w:pStyle w:val="a9"/>
      <w:jc w:val="center"/>
      <w:rPr>
        <w:rFonts w:hint="eastAsia"/>
        <w:color w:val="404040"/>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D0D3B" w14:textId="77777777" w:rsidR="002E1676" w:rsidRDefault="00000000">
    <w:pPr>
      <w:pStyle w:val="a9"/>
      <w:tabs>
        <w:tab w:val="clear" w:pos="8306"/>
        <w:tab w:val="left" w:pos="5069"/>
      </w:tabs>
      <w:spacing w:line="300" w:lineRule="exact"/>
      <w:rPr>
        <w:rFonts w:hint="eastAsia"/>
      </w:rPr>
    </w:pPr>
    <w:r>
      <w:rPr>
        <w:noProof/>
      </w:rPr>
      <mc:AlternateContent>
        <mc:Choice Requires="wps">
          <w:drawing>
            <wp:anchor distT="0" distB="0" distL="0" distR="0" simplePos="0" relativeHeight="251660288" behindDoc="1" locked="0" layoutInCell="0" allowOverlap="1" wp14:anchorId="1D63FE75" wp14:editId="20258760">
              <wp:simplePos x="0" y="0"/>
              <wp:positionH relativeFrom="column">
                <wp:posOffset>3810</wp:posOffset>
              </wp:positionH>
              <wp:positionV relativeFrom="paragraph">
                <wp:posOffset>635</wp:posOffset>
              </wp:positionV>
              <wp:extent cx="6134100" cy="635"/>
              <wp:effectExtent l="12700" t="12700" r="13335" b="12700"/>
              <wp:wrapNone/>
              <wp:docPr id="7" name="_x005F_x0000_s1112"/>
              <wp:cNvGraphicFramePr/>
              <a:graphic xmlns:a="http://schemas.openxmlformats.org/drawingml/2006/main">
                <a:graphicData uri="http://schemas.microsoft.com/office/word/2010/wordprocessingShape">
                  <wps:wsp>
                    <wps:cNvCnPr/>
                    <wps:spPr>
                      <a:xfrm>
                        <a:off x="0" y="0"/>
                        <a:ext cx="6134040" cy="720"/>
                      </a:xfrm>
                      <a:prstGeom prst="line">
                        <a:avLst/>
                      </a:prstGeom>
                      <a:ln w="25400">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w:pict>
            <v:line w14:anchorId="58BC5B4B" id="_x005F_x0000_s1112" o:spid="_x0000_s1026" style="position:absolute;z-index:-251656192;visibility:visible;mso-wrap-style:square;mso-wrap-distance-left:0;mso-wrap-distance-top:0;mso-wrap-distance-right:0;mso-wrap-distance-bottom:0;mso-position-horizontal:absolute;mso-position-horizontal-relative:text;mso-position-vertical:absolute;mso-position-vertical-relative:text" from=".3pt,.05pt" to="483.3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" o:allowincell="f" strokeweight="2pt"/>
          </w:pict>
        </mc:Fallback>
      </mc:AlternateContent>
    </w:r>
    <w:r>
      <w:t>本结论只针对本次样本，如有疑议，请及时与我科联系。</w:t>
    </w:r>
    <w:r>
      <w:tab/>
    </w:r>
  </w:p>
  <w:p w14:paraId="6C917236" w14:textId="77777777" w:rsidR="002E1676" w:rsidRDefault="00000000">
    <w:pPr>
      <w:pStyle w:val="a9"/>
      <w:spacing w:line="300" w:lineRule="exact"/>
      <w:rPr>
        <w:rFonts w:hint="eastAsia"/>
      </w:rPr>
    </w:pPr>
    <w:r>
      <w:t>地址：浙江省杭州市拱墅区半山东路1号      邮编：310022     联系电话：0571-88128271</w:t>
    </w:r>
  </w:p>
  <w:p w14:paraId="22D78365" w14:textId="725C02FC" w:rsidR="002E1676" w:rsidRDefault="00000000">
    <w:pPr>
      <w:pStyle w:val="a9"/>
      <w:spacing w:line="300" w:lineRule="exact"/>
      <w:rPr>
        <w:rFonts w:hint="eastAsia"/>
        <w:lang w:val="zh-CN"/>
      </w:rPr>
    </w:pPr>
    <w:r>
      <w:rPr>
        <w:rFonts w:hint="eastAsia"/>
      </w:rPr>
      <w:t xml:space="preserve">版本号/修订号 </w:t>
    </w:r>
    <w:r>
      <w:t xml:space="preserve">  202</w:t>
    </w:r>
    <w:r w:rsidR="00C40947">
      <w:rPr>
        <w:rFonts w:hint="eastAsia"/>
      </w:rPr>
      <w:t>6</w:t>
    </w:r>
    <w:r>
      <w:t xml:space="preserve"> </w:t>
    </w:r>
    <w:r>
      <w:rPr>
        <w:rFonts w:hint="eastAsia"/>
      </w:rPr>
      <w:t>V</w:t>
    </w:r>
    <w:r>
      <w:t>1</w:t>
    </w:r>
    <w:r w:rsidR="00BD3406">
      <w:rPr>
        <w:rFonts w:hint="eastAsia"/>
      </w:rPr>
      <w:t>.</w:t>
    </w:r>
    <w:del w:id="46" w:author="周蓉" w:date="2026-05-22T12:59:00Z" w16du:dateUtc="2026-05-22T04:59:00Z">
      <w:r w:rsidR="00BD3406" w:rsidDel="00BE4FE4">
        <w:rPr>
          <w:rFonts w:hint="eastAsia"/>
        </w:rPr>
        <w:delText>0</w:delText>
      </w:r>
    </w:del>
    <w:ins w:id="47" w:author="周蓉" w:date="2026-05-22T12:59:00Z" w16du:dateUtc="2026-05-22T04:59:00Z">
      <w:r w:rsidR="00BE4FE4">
        <w:rPr>
          <w:rFonts w:hint="eastAsia"/>
        </w:rPr>
        <w:t>1</w:t>
      </w:r>
    </w:ins>
  </w:p>
  <w:p w14:paraId="40D8843F" w14:textId="77777777" w:rsidR="002E1676" w:rsidRDefault="00000000">
    <w:pPr>
      <w:pStyle w:val="a9"/>
      <w:spacing w:line="300" w:lineRule="exact"/>
      <w:jc w:val="center"/>
      <w:rPr>
        <w:rFonts w:hint="eastAsia"/>
        <w:sz w:val="21"/>
        <w:szCs w:val="22"/>
      </w:rPr>
    </w:pPr>
    <w:r>
      <w:rPr>
        <w:bCs/>
      </w:rPr>
      <w:t>第</w:t>
    </w:r>
    <w:r>
      <w:rPr>
        <w:bCs/>
      </w:rPr>
      <w:fldChar w:fldCharType="begin"/>
    </w:r>
    <w:r>
      <w:rPr>
        <w:bCs/>
      </w:rPr>
      <w:instrText xml:space="preserve"> PAGE </w:instrText>
    </w:r>
    <w:r>
      <w:rPr>
        <w:bCs/>
      </w:rPr>
      <w:fldChar w:fldCharType="separate"/>
    </w:r>
    <w:r>
      <w:rPr>
        <w:bCs/>
      </w:rPr>
      <w:t>20</w:t>
    </w:r>
    <w:r>
      <w:rPr>
        <w:bCs/>
      </w:rPr>
      <w:fldChar w:fldCharType="end"/>
    </w:r>
    <w:r>
      <w:rPr>
        <w:lang w:val="zh-CN"/>
      </w:rPr>
      <w:t>页 共</w:t>
    </w:r>
    <w:r>
      <w:rPr>
        <w:bCs/>
      </w:rPr>
      <w:fldChar w:fldCharType="begin"/>
    </w:r>
    <w:r>
      <w:rPr>
        <w:bCs/>
      </w:rPr>
      <w:instrText xml:space="preserve"> NUMPAGES </w:instrText>
    </w:r>
    <w:r>
      <w:rPr>
        <w:bCs/>
      </w:rPr>
      <w:fldChar w:fldCharType="separate"/>
    </w:r>
    <w:r>
      <w:rPr>
        <w:bCs/>
      </w:rPr>
      <w:t>26</w:t>
    </w:r>
    <w:r>
      <w:rPr>
        <w:bCs/>
      </w:rPr>
      <w:fldChar w:fldCharType="end"/>
    </w:r>
    <w:r>
      <w:rPr>
        <w:bCs/>
      </w:rPr>
      <w:t>页</w:t>
    </w:r>
  </w:p>
  <w:p w14:paraId="4D563476" w14:textId="77777777" w:rsidR="002E1676" w:rsidRDefault="002E1676">
    <w:pPr>
      <w:pStyle w:val="a9"/>
      <w:jc w:val="center"/>
      <w:rPr>
        <w:rFonts w:hint="eastAsia"/>
        <w:color w:val="404040"/>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2993CA" w14:textId="77777777" w:rsidR="002E1676" w:rsidRDefault="002E1676">
    <w:pPr>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E34CD6" w14:textId="77777777" w:rsidR="002B15A8" w:rsidRDefault="002B15A8">
      <w:pPr>
        <w:rPr>
          <w:rFonts w:hint="eastAsia"/>
        </w:rPr>
      </w:pPr>
      <w:r>
        <w:separator/>
      </w:r>
    </w:p>
  </w:footnote>
  <w:footnote w:type="continuationSeparator" w:id="0">
    <w:p w14:paraId="1A80850A" w14:textId="77777777" w:rsidR="002B15A8" w:rsidRDefault="002B15A8">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62A6F7" w14:textId="77777777" w:rsidR="002E1676" w:rsidRDefault="002E1676">
    <w:pPr>
      <w:pStyle w:val="aa"/>
      <w:pBdr>
        <w:bottom w:val="none" w:sz="0" w:space="0" w:color="auto"/>
      </w:pBdr>
      <w:jc w:val="left"/>
      <w:rPr>
        <w:rFonts w:hint="eastAsia"/>
        <w:sz w:val="2"/>
        <w:szCs w:val="2"/>
      </w:rPr>
    </w:pPr>
  </w:p>
  <w:p w14:paraId="77AC2665" w14:textId="77777777" w:rsidR="002E1676" w:rsidRDefault="002E1676">
    <w:pPr>
      <w:pStyle w:val="aa"/>
      <w:pBdr>
        <w:bottom w:val="none" w:sz="0" w:space="0" w:color="auto"/>
      </w:pBdr>
      <w:jc w:val="left"/>
      <w:rPr>
        <w:rFonts w:hint="eastAsia"/>
        <w:sz w:val="2"/>
        <w:szCs w:val="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f"/>
      <w:tblW w:w="9628" w:type="dxa"/>
      <w:tblLayout w:type="fixed"/>
      <w:tblLook w:val="04A0" w:firstRow="1" w:lastRow="0" w:firstColumn="1" w:lastColumn="0" w:noHBand="0" w:noVBand="1"/>
    </w:tblPr>
    <w:tblGrid>
      <w:gridCol w:w="4815"/>
      <w:gridCol w:w="4813"/>
    </w:tblGrid>
    <w:tr w:rsidR="002E1676" w14:paraId="6660E2AD" w14:textId="77777777">
      <w:tc>
        <w:tcPr>
          <w:tcW w:w="4814" w:type="dxa"/>
          <w:tcBorders>
            <w:top w:val="nil"/>
            <w:left w:val="nil"/>
            <w:right w:val="nil"/>
          </w:tcBorders>
        </w:tcPr>
        <w:p w14:paraId="32BEDED0" w14:textId="77777777" w:rsidR="002E1676" w:rsidRDefault="002E1676">
          <w:pPr>
            <w:pStyle w:val="aa"/>
            <w:pBdr>
              <w:bottom w:val="none" w:sz="0" w:space="0" w:color="auto"/>
            </w:pBdr>
            <w:spacing w:line="300" w:lineRule="exact"/>
            <w:jc w:val="left"/>
            <w:rPr>
              <w:rFonts w:hint="eastAsia"/>
              <w:sz w:val="20"/>
              <w:szCs w:val="20"/>
            </w:rPr>
          </w:pPr>
        </w:p>
      </w:tc>
      <w:tc>
        <w:tcPr>
          <w:tcW w:w="4813" w:type="dxa"/>
          <w:tcBorders>
            <w:top w:val="nil"/>
            <w:left w:val="nil"/>
            <w:right w:val="nil"/>
          </w:tcBorders>
        </w:tcPr>
        <w:p w14:paraId="5F76A9E7" w14:textId="77777777" w:rsidR="002E1676" w:rsidRDefault="00000000">
          <w:pPr>
            <w:pStyle w:val="aa"/>
            <w:pBdr>
              <w:bottom w:val="none" w:sz="0" w:space="0" w:color="auto"/>
            </w:pBdr>
            <w:spacing w:line="300" w:lineRule="exact"/>
            <w:jc w:val="right"/>
            <w:rPr>
              <w:rFonts w:hint="eastAsia"/>
              <w:sz w:val="20"/>
              <w:szCs w:val="20"/>
            </w:rPr>
          </w:pPr>
          <w:r>
            <w:rPr>
              <w:rFonts w:hint="eastAsia"/>
              <w:sz w:val="20"/>
              <w:szCs w:val="20"/>
            </w:rPr>
            <w:t>序列</w:t>
          </w:r>
          <w:r>
            <w:rPr>
              <w:sz w:val="20"/>
              <w:szCs w:val="20"/>
            </w:rPr>
            <w:t>号：M2025062600026F</w:t>
          </w:r>
        </w:p>
      </w:tc>
    </w:tr>
  </w:tbl>
  <w:p w14:paraId="2DE4E5EF" w14:textId="77777777" w:rsidR="002E1676" w:rsidRDefault="002E1676">
    <w:pPr>
      <w:pStyle w:val="aa"/>
      <w:pBdr>
        <w:bottom w:val="none" w:sz="0" w:space="0" w:color="auto"/>
      </w:pBdr>
      <w:jc w:val="left"/>
      <w:rPr>
        <w:rFonts w:hint="eastAsia"/>
        <w:sz w:val="2"/>
        <w:szCs w:val="2"/>
      </w:rPr>
    </w:pPr>
  </w:p>
  <w:p w14:paraId="4155C88F" w14:textId="77777777" w:rsidR="002E1676" w:rsidRDefault="002E1676">
    <w:pPr>
      <w:pStyle w:val="aa"/>
      <w:pBdr>
        <w:bottom w:val="none" w:sz="0" w:space="0" w:color="auto"/>
      </w:pBdr>
      <w:jc w:val="left"/>
      <w:rPr>
        <w:rFonts w:hint="eastAsia"/>
        <w:sz w:val="2"/>
        <w:szCs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DD65A1" w14:textId="77777777" w:rsidR="002E1676" w:rsidRDefault="002E1676">
    <w:pPr>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3E03E7"/>
    <w:multiLevelType w:val="multilevel"/>
    <w:tmpl w:val="123E03E7"/>
    <w:lvl w:ilvl="0">
      <w:start w:val="1"/>
      <w:numFmt w:val="decimal"/>
      <w:lvlText w:val="%1)"/>
      <w:lvlJc w:val="left"/>
      <w:pPr>
        <w:tabs>
          <w:tab w:val="left" w:pos="0"/>
        </w:tabs>
        <w:ind w:left="320" w:hanging="420"/>
      </w:pPr>
    </w:lvl>
    <w:lvl w:ilvl="1">
      <w:start w:val="1"/>
      <w:numFmt w:val="lowerLetter"/>
      <w:lvlText w:val="%2)"/>
      <w:lvlJc w:val="left"/>
      <w:pPr>
        <w:tabs>
          <w:tab w:val="left" w:pos="0"/>
        </w:tabs>
        <w:ind w:left="740" w:hanging="420"/>
      </w:pPr>
    </w:lvl>
    <w:lvl w:ilvl="2">
      <w:start w:val="1"/>
      <w:numFmt w:val="lowerRoman"/>
      <w:lvlText w:val="%3."/>
      <w:lvlJc w:val="right"/>
      <w:pPr>
        <w:tabs>
          <w:tab w:val="left" w:pos="0"/>
        </w:tabs>
        <w:ind w:left="1160" w:hanging="420"/>
      </w:pPr>
    </w:lvl>
    <w:lvl w:ilvl="3">
      <w:start w:val="1"/>
      <w:numFmt w:val="decimal"/>
      <w:lvlText w:val="%4."/>
      <w:lvlJc w:val="left"/>
      <w:pPr>
        <w:tabs>
          <w:tab w:val="left" w:pos="0"/>
        </w:tabs>
        <w:ind w:left="1580" w:hanging="420"/>
      </w:pPr>
    </w:lvl>
    <w:lvl w:ilvl="4">
      <w:start w:val="1"/>
      <w:numFmt w:val="lowerLetter"/>
      <w:lvlText w:val="%5)"/>
      <w:lvlJc w:val="left"/>
      <w:pPr>
        <w:tabs>
          <w:tab w:val="left" w:pos="0"/>
        </w:tabs>
        <w:ind w:left="2000" w:hanging="420"/>
      </w:pPr>
    </w:lvl>
    <w:lvl w:ilvl="5">
      <w:start w:val="1"/>
      <w:numFmt w:val="lowerRoman"/>
      <w:lvlText w:val="%6."/>
      <w:lvlJc w:val="right"/>
      <w:pPr>
        <w:tabs>
          <w:tab w:val="left" w:pos="0"/>
        </w:tabs>
        <w:ind w:left="2420" w:hanging="420"/>
      </w:pPr>
    </w:lvl>
    <w:lvl w:ilvl="6">
      <w:start w:val="1"/>
      <w:numFmt w:val="decimal"/>
      <w:lvlText w:val="%7."/>
      <w:lvlJc w:val="left"/>
      <w:pPr>
        <w:tabs>
          <w:tab w:val="left" w:pos="0"/>
        </w:tabs>
        <w:ind w:left="2840" w:hanging="420"/>
      </w:pPr>
    </w:lvl>
    <w:lvl w:ilvl="7">
      <w:start w:val="1"/>
      <w:numFmt w:val="lowerLetter"/>
      <w:lvlText w:val="%8)"/>
      <w:lvlJc w:val="left"/>
      <w:pPr>
        <w:tabs>
          <w:tab w:val="left" w:pos="0"/>
        </w:tabs>
        <w:ind w:left="3260" w:hanging="420"/>
      </w:pPr>
    </w:lvl>
    <w:lvl w:ilvl="8">
      <w:start w:val="1"/>
      <w:numFmt w:val="lowerRoman"/>
      <w:lvlText w:val="%9."/>
      <w:lvlJc w:val="right"/>
      <w:pPr>
        <w:tabs>
          <w:tab w:val="left" w:pos="0"/>
        </w:tabs>
        <w:ind w:left="3680" w:hanging="420"/>
      </w:pPr>
    </w:lvl>
  </w:abstractNum>
  <w:abstractNum w:abstractNumId="1" w15:restartNumberingAfterBreak="0">
    <w:nsid w:val="27CE460B"/>
    <w:multiLevelType w:val="multilevel"/>
    <w:tmpl w:val="27CE460B"/>
    <w:lvl w:ilvl="0">
      <w:start w:val="1"/>
      <w:numFmt w:val="decimal"/>
      <w:lvlText w:val="%1)"/>
      <w:lvlJc w:val="left"/>
      <w:pPr>
        <w:tabs>
          <w:tab w:val="left" w:pos="420"/>
        </w:tabs>
        <w:ind w:left="840" w:hanging="420"/>
      </w:pPr>
    </w:lvl>
    <w:lvl w:ilvl="1">
      <w:start w:val="1"/>
      <w:numFmt w:val="lowerLetter"/>
      <w:lvlText w:val="%2)"/>
      <w:lvlJc w:val="left"/>
      <w:pPr>
        <w:tabs>
          <w:tab w:val="left" w:pos="420"/>
        </w:tabs>
        <w:ind w:left="1260" w:hanging="420"/>
      </w:pPr>
    </w:lvl>
    <w:lvl w:ilvl="2">
      <w:start w:val="1"/>
      <w:numFmt w:val="lowerRoman"/>
      <w:lvlText w:val="%3."/>
      <w:lvlJc w:val="right"/>
      <w:pPr>
        <w:tabs>
          <w:tab w:val="left" w:pos="420"/>
        </w:tabs>
        <w:ind w:left="1680" w:hanging="420"/>
      </w:pPr>
    </w:lvl>
    <w:lvl w:ilvl="3">
      <w:start w:val="1"/>
      <w:numFmt w:val="decimal"/>
      <w:lvlText w:val="%4."/>
      <w:lvlJc w:val="left"/>
      <w:pPr>
        <w:tabs>
          <w:tab w:val="left" w:pos="420"/>
        </w:tabs>
        <w:ind w:left="2100" w:hanging="420"/>
      </w:pPr>
    </w:lvl>
    <w:lvl w:ilvl="4">
      <w:start w:val="1"/>
      <w:numFmt w:val="lowerLetter"/>
      <w:lvlText w:val="%5)"/>
      <w:lvlJc w:val="left"/>
      <w:pPr>
        <w:tabs>
          <w:tab w:val="left" w:pos="420"/>
        </w:tabs>
        <w:ind w:left="2520" w:hanging="420"/>
      </w:pPr>
    </w:lvl>
    <w:lvl w:ilvl="5">
      <w:start w:val="1"/>
      <w:numFmt w:val="lowerRoman"/>
      <w:lvlText w:val="%6."/>
      <w:lvlJc w:val="right"/>
      <w:pPr>
        <w:tabs>
          <w:tab w:val="left" w:pos="420"/>
        </w:tabs>
        <w:ind w:left="2940" w:hanging="420"/>
      </w:pPr>
    </w:lvl>
    <w:lvl w:ilvl="6">
      <w:start w:val="1"/>
      <w:numFmt w:val="decimal"/>
      <w:lvlText w:val="%7."/>
      <w:lvlJc w:val="left"/>
      <w:pPr>
        <w:tabs>
          <w:tab w:val="left" w:pos="420"/>
        </w:tabs>
        <w:ind w:left="3360" w:hanging="420"/>
      </w:pPr>
    </w:lvl>
    <w:lvl w:ilvl="7">
      <w:start w:val="1"/>
      <w:numFmt w:val="lowerLetter"/>
      <w:lvlText w:val="%8)"/>
      <w:lvlJc w:val="left"/>
      <w:pPr>
        <w:tabs>
          <w:tab w:val="left" w:pos="420"/>
        </w:tabs>
        <w:ind w:left="3780" w:hanging="420"/>
      </w:pPr>
    </w:lvl>
    <w:lvl w:ilvl="8">
      <w:start w:val="1"/>
      <w:numFmt w:val="lowerRoman"/>
      <w:lvlText w:val="%9."/>
      <w:lvlJc w:val="right"/>
      <w:pPr>
        <w:tabs>
          <w:tab w:val="left" w:pos="420"/>
        </w:tabs>
        <w:ind w:left="4200" w:hanging="420"/>
      </w:pPr>
    </w:lvl>
  </w:abstractNum>
  <w:abstractNum w:abstractNumId="2" w15:restartNumberingAfterBreak="0">
    <w:nsid w:val="2AA36F24"/>
    <w:multiLevelType w:val="multilevel"/>
    <w:tmpl w:val="2AA36F24"/>
    <w:lvl w:ilvl="0">
      <w:start w:val="1"/>
      <w:numFmt w:val="chineseCountingThousand"/>
      <w:pStyle w:val="1"/>
      <w:suff w:val="space"/>
      <w:lvlText w:val="%1、"/>
      <w:lvlJc w:val="left"/>
      <w:pPr>
        <w:tabs>
          <w:tab w:val="left" w:pos="0"/>
        </w:tabs>
        <w:ind w:left="0" w:firstLine="0"/>
      </w:pPr>
      <w:rPr>
        <w:b/>
        <w:bCs/>
      </w:rPr>
    </w:lvl>
    <w:lvl w:ilvl="1">
      <w:start w:val="1"/>
      <w:numFmt w:val="decimal"/>
      <w:suff w:val="space"/>
      <w:lvlText w:val="%2、"/>
      <w:lvlJc w:val="left"/>
      <w:pPr>
        <w:tabs>
          <w:tab w:val="left" w:pos="0"/>
        </w:tabs>
        <w:ind w:left="0" w:firstLine="0"/>
      </w:pPr>
      <w:rPr>
        <w:rFonts w:ascii="微软雅黑" w:eastAsia="微软雅黑" w:hAnsi="微软雅黑"/>
        <w:b/>
        <w:bCs/>
        <w:i w:val="0"/>
        <w:color w:val="262626" w:themeColor="text1" w:themeTint="D9"/>
        <w:sz w:val="21"/>
        <w:szCs w:val="21"/>
      </w:rPr>
    </w:lvl>
    <w:lvl w:ilvl="2">
      <w:start w:val="1"/>
      <w:numFmt w:val="decimal"/>
      <w:pStyle w:val="3"/>
      <w:suff w:val="space"/>
      <w:lvlText w:val="%2.%3"/>
      <w:lvlJc w:val="left"/>
      <w:pPr>
        <w:tabs>
          <w:tab w:val="left" w:pos="0"/>
        </w:tabs>
        <w:ind w:left="0" w:firstLine="0"/>
      </w:pPr>
      <w:rPr>
        <w:b/>
        <w:bCs w:val="0"/>
        <w:i w:val="0"/>
        <w:iCs w:val="0"/>
        <w:caps w:val="0"/>
        <w:smallCaps w:val="0"/>
        <w:strike w:val="0"/>
        <w:dstrike w:val="0"/>
        <w:vanish w:val="0"/>
        <w:color w:val="262626" w:themeColor="text1" w:themeTint="D9"/>
        <w:spacing w:val="0"/>
        <w:kern w:val="0"/>
        <w:position w:val="0"/>
        <w:sz w:val="21"/>
        <w:szCs w:val="21"/>
        <w:u w:val="none"/>
        <w:vertAlign w:val="baseline"/>
        <w:lang w:bidi="zh-CN"/>
      </w:rPr>
    </w:lvl>
    <w:lvl w:ilvl="3">
      <w:start w:val="1"/>
      <w:numFmt w:val="decimal"/>
      <w:pStyle w:val="4"/>
      <w:suff w:val="space"/>
      <w:lvlText w:val="%2.%3.%4"/>
      <w:lvlJc w:val="left"/>
      <w:pPr>
        <w:tabs>
          <w:tab w:val="left" w:pos="0"/>
        </w:tabs>
        <w:ind w:left="0" w:firstLine="0"/>
      </w:pPr>
    </w:lvl>
    <w:lvl w:ilvl="4">
      <w:start w:val="1"/>
      <w:numFmt w:val="decimal"/>
      <w:lvlText w:val="%1.%2.%3.%4.%5"/>
      <w:lvlJc w:val="left"/>
      <w:pPr>
        <w:tabs>
          <w:tab w:val="left" w:pos="0"/>
        </w:tabs>
        <w:ind w:left="0" w:firstLine="0"/>
      </w:pPr>
    </w:lvl>
    <w:lvl w:ilvl="5">
      <w:start w:val="1"/>
      <w:numFmt w:val="decimal"/>
      <w:lvlText w:val="%1.%2.%3.%4.%5.%6"/>
      <w:lvlJc w:val="left"/>
      <w:pPr>
        <w:tabs>
          <w:tab w:val="left" w:pos="0"/>
        </w:tabs>
        <w:ind w:left="0" w:firstLine="0"/>
      </w:pPr>
    </w:lvl>
    <w:lvl w:ilvl="6">
      <w:start w:val="1"/>
      <w:numFmt w:val="decimal"/>
      <w:lvlText w:val="%1.%2.%3.%4.%5.%6.%7"/>
      <w:lvlJc w:val="left"/>
      <w:pPr>
        <w:tabs>
          <w:tab w:val="left" w:pos="0"/>
        </w:tabs>
        <w:ind w:left="0" w:firstLine="0"/>
      </w:pPr>
    </w:lvl>
    <w:lvl w:ilvl="7">
      <w:start w:val="1"/>
      <w:numFmt w:val="decimal"/>
      <w:lvlText w:val="%1.%2.%3.%4.%5.%6.%7.%8"/>
      <w:lvlJc w:val="left"/>
      <w:pPr>
        <w:tabs>
          <w:tab w:val="left" w:pos="0"/>
        </w:tabs>
        <w:ind w:left="0" w:firstLine="0"/>
      </w:pPr>
    </w:lvl>
    <w:lvl w:ilvl="8">
      <w:start w:val="1"/>
      <w:numFmt w:val="decimal"/>
      <w:lvlText w:val="%1.%2.%3.%4.%5.%6.%7.%8.%9"/>
      <w:lvlJc w:val="left"/>
      <w:pPr>
        <w:tabs>
          <w:tab w:val="left" w:pos="0"/>
        </w:tabs>
        <w:ind w:left="0" w:firstLine="0"/>
      </w:pPr>
    </w:lvl>
  </w:abstractNum>
  <w:abstractNum w:abstractNumId="3" w15:restartNumberingAfterBreak="0">
    <w:nsid w:val="2D4D1D81"/>
    <w:multiLevelType w:val="multilevel"/>
    <w:tmpl w:val="2D4D1D81"/>
    <w:lvl w:ilvl="0">
      <w:start w:val="1"/>
      <w:numFmt w:val="decimal"/>
      <w:lvlText w:val="%1)"/>
      <w:lvlJc w:val="left"/>
      <w:pPr>
        <w:tabs>
          <w:tab w:val="left" w:pos="0"/>
        </w:tabs>
        <w:ind w:left="320" w:hanging="420"/>
      </w:pPr>
    </w:lvl>
    <w:lvl w:ilvl="1">
      <w:start w:val="1"/>
      <w:numFmt w:val="lowerLetter"/>
      <w:lvlText w:val="%2)"/>
      <w:lvlJc w:val="left"/>
      <w:pPr>
        <w:tabs>
          <w:tab w:val="left" w:pos="0"/>
        </w:tabs>
        <w:ind w:left="740" w:hanging="420"/>
      </w:pPr>
    </w:lvl>
    <w:lvl w:ilvl="2">
      <w:start w:val="1"/>
      <w:numFmt w:val="lowerRoman"/>
      <w:lvlText w:val="%3."/>
      <w:lvlJc w:val="right"/>
      <w:pPr>
        <w:tabs>
          <w:tab w:val="left" w:pos="0"/>
        </w:tabs>
        <w:ind w:left="1160" w:hanging="420"/>
      </w:pPr>
    </w:lvl>
    <w:lvl w:ilvl="3">
      <w:start w:val="1"/>
      <w:numFmt w:val="decimal"/>
      <w:lvlText w:val="%4."/>
      <w:lvlJc w:val="left"/>
      <w:pPr>
        <w:tabs>
          <w:tab w:val="left" w:pos="0"/>
        </w:tabs>
        <w:ind w:left="1580" w:hanging="420"/>
      </w:pPr>
    </w:lvl>
    <w:lvl w:ilvl="4">
      <w:start w:val="1"/>
      <w:numFmt w:val="lowerLetter"/>
      <w:lvlText w:val="%5)"/>
      <w:lvlJc w:val="left"/>
      <w:pPr>
        <w:tabs>
          <w:tab w:val="left" w:pos="0"/>
        </w:tabs>
        <w:ind w:left="2000" w:hanging="420"/>
      </w:pPr>
    </w:lvl>
    <w:lvl w:ilvl="5">
      <w:start w:val="1"/>
      <w:numFmt w:val="lowerRoman"/>
      <w:lvlText w:val="%6."/>
      <w:lvlJc w:val="right"/>
      <w:pPr>
        <w:tabs>
          <w:tab w:val="left" w:pos="0"/>
        </w:tabs>
        <w:ind w:left="2420" w:hanging="420"/>
      </w:pPr>
    </w:lvl>
    <w:lvl w:ilvl="6">
      <w:start w:val="1"/>
      <w:numFmt w:val="decimal"/>
      <w:lvlText w:val="%7."/>
      <w:lvlJc w:val="left"/>
      <w:pPr>
        <w:tabs>
          <w:tab w:val="left" w:pos="0"/>
        </w:tabs>
        <w:ind w:left="2840" w:hanging="420"/>
      </w:pPr>
    </w:lvl>
    <w:lvl w:ilvl="7">
      <w:start w:val="1"/>
      <w:numFmt w:val="lowerLetter"/>
      <w:lvlText w:val="%8)"/>
      <w:lvlJc w:val="left"/>
      <w:pPr>
        <w:tabs>
          <w:tab w:val="left" w:pos="0"/>
        </w:tabs>
        <w:ind w:left="3260" w:hanging="420"/>
      </w:pPr>
    </w:lvl>
    <w:lvl w:ilvl="8">
      <w:start w:val="1"/>
      <w:numFmt w:val="lowerRoman"/>
      <w:lvlText w:val="%9."/>
      <w:lvlJc w:val="right"/>
      <w:pPr>
        <w:tabs>
          <w:tab w:val="left" w:pos="0"/>
        </w:tabs>
        <w:ind w:left="3680" w:hanging="420"/>
      </w:pPr>
    </w:lvl>
  </w:abstractNum>
  <w:abstractNum w:abstractNumId="4" w15:restartNumberingAfterBreak="0">
    <w:nsid w:val="61D2079F"/>
    <w:multiLevelType w:val="multilevel"/>
    <w:tmpl w:val="61D2079F"/>
    <w:lvl w:ilvl="0">
      <w:start w:val="1"/>
      <w:numFmt w:val="decimal"/>
      <w:lvlText w:val="%1)"/>
      <w:lvlJc w:val="left"/>
      <w:pPr>
        <w:tabs>
          <w:tab w:val="left" w:pos="0"/>
        </w:tabs>
        <w:ind w:left="320" w:hanging="420"/>
      </w:pPr>
    </w:lvl>
    <w:lvl w:ilvl="1">
      <w:start w:val="1"/>
      <w:numFmt w:val="lowerLetter"/>
      <w:lvlText w:val="%2)"/>
      <w:lvlJc w:val="left"/>
      <w:pPr>
        <w:tabs>
          <w:tab w:val="left" w:pos="0"/>
        </w:tabs>
        <w:ind w:left="740" w:hanging="420"/>
      </w:pPr>
    </w:lvl>
    <w:lvl w:ilvl="2">
      <w:start w:val="1"/>
      <w:numFmt w:val="lowerRoman"/>
      <w:lvlText w:val="%3."/>
      <w:lvlJc w:val="right"/>
      <w:pPr>
        <w:tabs>
          <w:tab w:val="left" w:pos="0"/>
        </w:tabs>
        <w:ind w:left="1160" w:hanging="420"/>
      </w:pPr>
    </w:lvl>
    <w:lvl w:ilvl="3">
      <w:start w:val="1"/>
      <w:numFmt w:val="decimal"/>
      <w:lvlText w:val="%4."/>
      <w:lvlJc w:val="left"/>
      <w:pPr>
        <w:tabs>
          <w:tab w:val="left" w:pos="0"/>
        </w:tabs>
        <w:ind w:left="1580" w:hanging="420"/>
      </w:pPr>
    </w:lvl>
    <w:lvl w:ilvl="4">
      <w:start w:val="1"/>
      <w:numFmt w:val="lowerLetter"/>
      <w:lvlText w:val="%5)"/>
      <w:lvlJc w:val="left"/>
      <w:pPr>
        <w:tabs>
          <w:tab w:val="left" w:pos="0"/>
        </w:tabs>
        <w:ind w:left="2000" w:hanging="420"/>
      </w:pPr>
    </w:lvl>
    <w:lvl w:ilvl="5">
      <w:start w:val="1"/>
      <w:numFmt w:val="lowerRoman"/>
      <w:lvlText w:val="%6."/>
      <w:lvlJc w:val="right"/>
      <w:pPr>
        <w:tabs>
          <w:tab w:val="left" w:pos="0"/>
        </w:tabs>
        <w:ind w:left="2420" w:hanging="420"/>
      </w:pPr>
    </w:lvl>
    <w:lvl w:ilvl="6">
      <w:start w:val="1"/>
      <w:numFmt w:val="decimal"/>
      <w:lvlText w:val="%7."/>
      <w:lvlJc w:val="left"/>
      <w:pPr>
        <w:tabs>
          <w:tab w:val="left" w:pos="0"/>
        </w:tabs>
        <w:ind w:left="2840" w:hanging="420"/>
      </w:pPr>
    </w:lvl>
    <w:lvl w:ilvl="7">
      <w:start w:val="1"/>
      <w:numFmt w:val="lowerLetter"/>
      <w:lvlText w:val="%8)"/>
      <w:lvlJc w:val="left"/>
      <w:pPr>
        <w:tabs>
          <w:tab w:val="left" w:pos="0"/>
        </w:tabs>
        <w:ind w:left="3260" w:hanging="420"/>
      </w:pPr>
    </w:lvl>
    <w:lvl w:ilvl="8">
      <w:start w:val="1"/>
      <w:numFmt w:val="lowerRoman"/>
      <w:lvlText w:val="%9."/>
      <w:lvlJc w:val="right"/>
      <w:pPr>
        <w:tabs>
          <w:tab w:val="left" w:pos="0"/>
        </w:tabs>
        <w:ind w:left="3680" w:hanging="420"/>
      </w:pPr>
    </w:lvl>
  </w:abstractNum>
  <w:abstractNum w:abstractNumId="5" w15:restartNumberingAfterBreak="0">
    <w:nsid w:val="7A8C16F6"/>
    <w:multiLevelType w:val="multilevel"/>
    <w:tmpl w:val="7A8C16F6"/>
    <w:lvl w:ilvl="0">
      <w:start w:val="1"/>
      <w:numFmt w:val="decimal"/>
      <w:lvlText w:val="%1)"/>
      <w:lvlJc w:val="left"/>
      <w:pPr>
        <w:tabs>
          <w:tab w:val="left" w:pos="0"/>
        </w:tabs>
        <w:ind w:left="820" w:hanging="420"/>
      </w:pPr>
    </w:lvl>
    <w:lvl w:ilvl="1">
      <w:start w:val="1"/>
      <w:numFmt w:val="lowerLetter"/>
      <w:lvlText w:val="%2)"/>
      <w:lvlJc w:val="left"/>
      <w:pPr>
        <w:tabs>
          <w:tab w:val="left" w:pos="0"/>
        </w:tabs>
        <w:ind w:left="1240" w:hanging="420"/>
      </w:pPr>
    </w:lvl>
    <w:lvl w:ilvl="2">
      <w:start w:val="1"/>
      <w:numFmt w:val="lowerRoman"/>
      <w:lvlText w:val="%3."/>
      <w:lvlJc w:val="right"/>
      <w:pPr>
        <w:tabs>
          <w:tab w:val="left" w:pos="0"/>
        </w:tabs>
        <w:ind w:left="1660" w:hanging="420"/>
      </w:pPr>
    </w:lvl>
    <w:lvl w:ilvl="3">
      <w:start w:val="1"/>
      <w:numFmt w:val="decimal"/>
      <w:lvlText w:val="%4."/>
      <w:lvlJc w:val="left"/>
      <w:pPr>
        <w:tabs>
          <w:tab w:val="left" w:pos="0"/>
        </w:tabs>
        <w:ind w:left="2080" w:hanging="420"/>
      </w:pPr>
    </w:lvl>
    <w:lvl w:ilvl="4">
      <w:start w:val="1"/>
      <w:numFmt w:val="lowerLetter"/>
      <w:lvlText w:val="%5)"/>
      <w:lvlJc w:val="left"/>
      <w:pPr>
        <w:tabs>
          <w:tab w:val="left" w:pos="0"/>
        </w:tabs>
        <w:ind w:left="2500" w:hanging="420"/>
      </w:pPr>
    </w:lvl>
    <w:lvl w:ilvl="5">
      <w:start w:val="1"/>
      <w:numFmt w:val="lowerRoman"/>
      <w:lvlText w:val="%6."/>
      <w:lvlJc w:val="right"/>
      <w:pPr>
        <w:tabs>
          <w:tab w:val="left" w:pos="0"/>
        </w:tabs>
        <w:ind w:left="2920" w:hanging="420"/>
      </w:pPr>
    </w:lvl>
    <w:lvl w:ilvl="6">
      <w:start w:val="1"/>
      <w:numFmt w:val="decimal"/>
      <w:lvlText w:val="%7."/>
      <w:lvlJc w:val="left"/>
      <w:pPr>
        <w:tabs>
          <w:tab w:val="left" w:pos="0"/>
        </w:tabs>
        <w:ind w:left="3340" w:hanging="420"/>
      </w:pPr>
    </w:lvl>
    <w:lvl w:ilvl="7">
      <w:start w:val="1"/>
      <w:numFmt w:val="lowerLetter"/>
      <w:lvlText w:val="%8)"/>
      <w:lvlJc w:val="left"/>
      <w:pPr>
        <w:tabs>
          <w:tab w:val="left" w:pos="0"/>
        </w:tabs>
        <w:ind w:left="3760" w:hanging="420"/>
      </w:pPr>
    </w:lvl>
    <w:lvl w:ilvl="8">
      <w:start w:val="1"/>
      <w:numFmt w:val="lowerRoman"/>
      <w:lvlText w:val="%9."/>
      <w:lvlJc w:val="right"/>
      <w:pPr>
        <w:tabs>
          <w:tab w:val="left" w:pos="0"/>
        </w:tabs>
        <w:ind w:left="4180" w:hanging="420"/>
      </w:pPr>
    </w:lvl>
  </w:abstractNum>
  <w:abstractNum w:abstractNumId="6" w15:restartNumberingAfterBreak="0">
    <w:nsid w:val="7AB12847"/>
    <w:multiLevelType w:val="multilevel"/>
    <w:tmpl w:val="7AB12847"/>
    <w:lvl w:ilvl="0">
      <w:start w:val="1"/>
      <w:numFmt w:val="decimal"/>
      <w:lvlText w:val="%1)"/>
      <w:lvlJc w:val="left"/>
      <w:pPr>
        <w:tabs>
          <w:tab w:val="left" w:pos="0"/>
        </w:tabs>
        <w:ind w:left="760" w:hanging="360"/>
      </w:pPr>
    </w:lvl>
    <w:lvl w:ilvl="1">
      <w:start w:val="1"/>
      <w:numFmt w:val="lowerLetter"/>
      <w:lvlText w:val="%2)"/>
      <w:lvlJc w:val="left"/>
      <w:pPr>
        <w:tabs>
          <w:tab w:val="left" w:pos="0"/>
        </w:tabs>
        <w:ind w:left="1240" w:hanging="420"/>
      </w:pPr>
    </w:lvl>
    <w:lvl w:ilvl="2">
      <w:start w:val="1"/>
      <w:numFmt w:val="lowerRoman"/>
      <w:lvlText w:val="%3."/>
      <w:lvlJc w:val="right"/>
      <w:pPr>
        <w:tabs>
          <w:tab w:val="left" w:pos="0"/>
        </w:tabs>
        <w:ind w:left="1660" w:hanging="420"/>
      </w:pPr>
    </w:lvl>
    <w:lvl w:ilvl="3">
      <w:start w:val="1"/>
      <w:numFmt w:val="decimal"/>
      <w:lvlText w:val="%4."/>
      <w:lvlJc w:val="left"/>
      <w:pPr>
        <w:tabs>
          <w:tab w:val="left" w:pos="0"/>
        </w:tabs>
        <w:ind w:left="2080" w:hanging="420"/>
      </w:pPr>
    </w:lvl>
    <w:lvl w:ilvl="4">
      <w:start w:val="1"/>
      <w:numFmt w:val="lowerLetter"/>
      <w:lvlText w:val="%5)"/>
      <w:lvlJc w:val="left"/>
      <w:pPr>
        <w:tabs>
          <w:tab w:val="left" w:pos="0"/>
        </w:tabs>
        <w:ind w:left="2500" w:hanging="420"/>
      </w:pPr>
    </w:lvl>
    <w:lvl w:ilvl="5">
      <w:start w:val="1"/>
      <w:numFmt w:val="lowerRoman"/>
      <w:lvlText w:val="%6."/>
      <w:lvlJc w:val="right"/>
      <w:pPr>
        <w:tabs>
          <w:tab w:val="left" w:pos="0"/>
        </w:tabs>
        <w:ind w:left="2920" w:hanging="420"/>
      </w:pPr>
    </w:lvl>
    <w:lvl w:ilvl="6">
      <w:start w:val="1"/>
      <w:numFmt w:val="decimal"/>
      <w:lvlText w:val="%7."/>
      <w:lvlJc w:val="left"/>
      <w:pPr>
        <w:tabs>
          <w:tab w:val="left" w:pos="0"/>
        </w:tabs>
        <w:ind w:left="3340" w:hanging="420"/>
      </w:pPr>
    </w:lvl>
    <w:lvl w:ilvl="7">
      <w:start w:val="1"/>
      <w:numFmt w:val="lowerLetter"/>
      <w:lvlText w:val="%8)"/>
      <w:lvlJc w:val="left"/>
      <w:pPr>
        <w:tabs>
          <w:tab w:val="left" w:pos="0"/>
        </w:tabs>
        <w:ind w:left="3760" w:hanging="420"/>
      </w:pPr>
    </w:lvl>
    <w:lvl w:ilvl="8">
      <w:start w:val="1"/>
      <w:numFmt w:val="lowerRoman"/>
      <w:lvlText w:val="%9."/>
      <w:lvlJc w:val="right"/>
      <w:pPr>
        <w:tabs>
          <w:tab w:val="left" w:pos="0"/>
        </w:tabs>
        <w:ind w:left="4180" w:hanging="420"/>
      </w:pPr>
    </w:lvl>
  </w:abstractNum>
  <w:num w:numId="1" w16cid:durableId="1429933438">
    <w:abstractNumId w:val="2"/>
  </w:num>
  <w:num w:numId="2" w16cid:durableId="959647470">
    <w:abstractNumId w:val="4"/>
  </w:num>
  <w:num w:numId="3" w16cid:durableId="1738631989">
    <w:abstractNumId w:val="0"/>
  </w:num>
  <w:num w:numId="4" w16cid:durableId="1999183934">
    <w:abstractNumId w:val="3"/>
  </w:num>
  <w:num w:numId="5" w16cid:durableId="445927084">
    <w:abstractNumId w:val="6"/>
  </w:num>
  <w:num w:numId="6" w16cid:durableId="87819145">
    <w:abstractNumId w:val="5"/>
  </w:num>
  <w:num w:numId="7" w16cid:durableId="81145434">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周蓉">
    <w15:presenceInfo w15:providerId="AD" w15:userId="S-1-5-21-1412690196-2399729708-692209516-258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trackRevisions/>
  <w:documentProtection w:edit="trackedChanges" w:enforcement="0"/>
  <w:defaultTabStop w:val="420"/>
  <w:autoHyphenation/>
  <w:characterSpacingControl w:val="doNotCompress"/>
  <w:footnotePr>
    <w:footnote w:id="-1"/>
    <w:footnote w:id="0"/>
  </w:footnotePr>
  <w:endnotePr>
    <w:endnote w:id="-1"/>
    <w:endnote w:id="0"/>
  </w:endnotePr>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OTdlYjQyNTNjNmQwMjhhNjE1ZGVhYmFkOTk1OThlMjAifQ=="/>
  </w:docVars>
  <w:rsids>
    <w:rsidRoot w:val="00760A95"/>
    <w:rsid w:val="BE78301C"/>
    <w:rsid w:val="00003D6E"/>
    <w:rsid w:val="0000520D"/>
    <w:rsid w:val="00020D43"/>
    <w:rsid w:val="000223D0"/>
    <w:rsid w:val="000237FA"/>
    <w:rsid w:val="00030366"/>
    <w:rsid w:val="00032974"/>
    <w:rsid w:val="0003602B"/>
    <w:rsid w:val="0003795B"/>
    <w:rsid w:val="00040164"/>
    <w:rsid w:val="000430EA"/>
    <w:rsid w:val="00045A3A"/>
    <w:rsid w:val="0004786C"/>
    <w:rsid w:val="00051070"/>
    <w:rsid w:val="00067757"/>
    <w:rsid w:val="00085AA9"/>
    <w:rsid w:val="0008705F"/>
    <w:rsid w:val="0009187B"/>
    <w:rsid w:val="000941A1"/>
    <w:rsid w:val="000B59B2"/>
    <w:rsid w:val="000C2A46"/>
    <w:rsid w:val="000D18EB"/>
    <w:rsid w:val="000D22A8"/>
    <w:rsid w:val="000D66D1"/>
    <w:rsid w:val="000D71CC"/>
    <w:rsid w:val="000F1951"/>
    <w:rsid w:val="0010227A"/>
    <w:rsid w:val="001100F0"/>
    <w:rsid w:val="0012173B"/>
    <w:rsid w:val="001232C7"/>
    <w:rsid w:val="00141F0A"/>
    <w:rsid w:val="00143D0D"/>
    <w:rsid w:val="00152611"/>
    <w:rsid w:val="0015640F"/>
    <w:rsid w:val="0015769B"/>
    <w:rsid w:val="00167344"/>
    <w:rsid w:val="00167D3B"/>
    <w:rsid w:val="00176787"/>
    <w:rsid w:val="00187CF7"/>
    <w:rsid w:val="001913AA"/>
    <w:rsid w:val="001A6648"/>
    <w:rsid w:val="001C7948"/>
    <w:rsid w:val="001E4C12"/>
    <w:rsid w:val="001E7D96"/>
    <w:rsid w:val="001F1573"/>
    <w:rsid w:val="0023118C"/>
    <w:rsid w:val="002353EF"/>
    <w:rsid w:val="0023554B"/>
    <w:rsid w:val="002369FC"/>
    <w:rsid w:val="002429D7"/>
    <w:rsid w:val="002455A8"/>
    <w:rsid w:val="00247386"/>
    <w:rsid w:val="00267D76"/>
    <w:rsid w:val="00271874"/>
    <w:rsid w:val="002806B6"/>
    <w:rsid w:val="002809E0"/>
    <w:rsid w:val="002A009C"/>
    <w:rsid w:val="002B15A8"/>
    <w:rsid w:val="002B3120"/>
    <w:rsid w:val="002E1676"/>
    <w:rsid w:val="002E1C38"/>
    <w:rsid w:val="002E4C3A"/>
    <w:rsid w:val="002F15B4"/>
    <w:rsid w:val="002F7C54"/>
    <w:rsid w:val="0032769B"/>
    <w:rsid w:val="00337B6D"/>
    <w:rsid w:val="0034703E"/>
    <w:rsid w:val="00347571"/>
    <w:rsid w:val="00350E91"/>
    <w:rsid w:val="00352E80"/>
    <w:rsid w:val="00361941"/>
    <w:rsid w:val="00362C67"/>
    <w:rsid w:val="003731AA"/>
    <w:rsid w:val="0039129B"/>
    <w:rsid w:val="00392F46"/>
    <w:rsid w:val="003A09A0"/>
    <w:rsid w:val="003B045D"/>
    <w:rsid w:val="003E1A58"/>
    <w:rsid w:val="003F2086"/>
    <w:rsid w:val="003F2F63"/>
    <w:rsid w:val="003F558B"/>
    <w:rsid w:val="00405BBC"/>
    <w:rsid w:val="00412EBE"/>
    <w:rsid w:val="00434314"/>
    <w:rsid w:val="00440A7E"/>
    <w:rsid w:val="0046326C"/>
    <w:rsid w:val="00480884"/>
    <w:rsid w:val="004851AC"/>
    <w:rsid w:val="0049009F"/>
    <w:rsid w:val="00495AA2"/>
    <w:rsid w:val="004C250A"/>
    <w:rsid w:val="004D6077"/>
    <w:rsid w:val="004E0268"/>
    <w:rsid w:val="004F0147"/>
    <w:rsid w:val="004F4E07"/>
    <w:rsid w:val="004F5651"/>
    <w:rsid w:val="004F6457"/>
    <w:rsid w:val="005306F9"/>
    <w:rsid w:val="00533ED2"/>
    <w:rsid w:val="00555E1E"/>
    <w:rsid w:val="00561C1D"/>
    <w:rsid w:val="00565961"/>
    <w:rsid w:val="0057415B"/>
    <w:rsid w:val="0057607D"/>
    <w:rsid w:val="005763A6"/>
    <w:rsid w:val="00592B32"/>
    <w:rsid w:val="00595385"/>
    <w:rsid w:val="005B0D59"/>
    <w:rsid w:val="005B2046"/>
    <w:rsid w:val="005C66FC"/>
    <w:rsid w:val="005E5E57"/>
    <w:rsid w:val="005F4903"/>
    <w:rsid w:val="00601FF4"/>
    <w:rsid w:val="00625781"/>
    <w:rsid w:val="00627E49"/>
    <w:rsid w:val="00645B59"/>
    <w:rsid w:val="00651405"/>
    <w:rsid w:val="0065161D"/>
    <w:rsid w:val="00657143"/>
    <w:rsid w:val="00660544"/>
    <w:rsid w:val="00664ED0"/>
    <w:rsid w:val="00675352"/>
    <w:rsid w:val="00682770"/>
    <w:rsid w:val="00692D8E"/>
    <w:rsid w:val="00693575"/>
    <w:rsid w:val="0069513B"/>
    <w:rsid w:val="00695997"/>
    <w:rsid w:val="006A4645"/>
    <w:rsid w:val="006A6C2E"/>
    <w:rsid w:val="006B6194"/>
    <w:rsid w:val="006B7D49"/>
    <w:rsid w:val="006C397D"/>
    <w:rsid w:val="006C70D6"/>
    <w:rsid w:val="006E48F0"/>
    <w:rsid w:val="006F2C8F"/>
    <w:rsid w:val="007127A2"/>
    <w:rsid w:val="00723CAF"/>
    <w:rsid w:val="00730B3B"/>
    <w:rsid w:val="00740B7E"/>
    <w:rsid w:val="00741908"/>
    <w:rsid w:val="00744C1D"/>
    <w:rsid w:val="00747492"/>
    <w:rsid w:val="007540FB"/>
    <w:rsid w:val="00760A95"/>
    <w:rsid w:val="00763641"/>
    <w:rsid w:val="007724BC"/>
    <w:rsid w:val="00775F84"/>
    <w:rsid w:val="0077707D"/>
    <w:rsid w:val="007776C6"/>
    <w:rsid w:val="00777948"/>
    <w:rsid w:val="00781FDD"/>
    <w:rsid w:val="0079213A"/>
    <w:rsid w:val="007A2D3B"/>
    <w:rsid w:val="007A3D59"/>
    <w:rsid w:val="007C3AFA"/>
    <w:rsid w:val="007E73C3"/>
    <w:rsid w:val="007F56B3"/>
    <w:rsid w:val="008007FC"/>
    <w:rsid w:val="0080112C"/>
    <w:rsid w:val="0080290E"/>
    <w:rsid w:val="00840399"/>
    <w:rsid w:val="00840809"/>
    <w:rsid w:val="00847C9B"/>
    <w:rsid w:val="00850B97"/>
    <w:rsid w:val="00854E12"/>
    <w:rsid w:val="00866C48"/>
    <w:rsid w:val="00880188"/>
    <w:rsid w:val="00881721"/>
    <w:rsid w:val="008A1FE3"/>
    <w:rsid w:val="008F58D3"/>
    <w:rsid w:val="00900F47"/>
    <w:rsid w:val="009058EA"/>
    <w:rsid w:val="00915003"/>
    <w:rsid w:val="00925399"/>
    <w:rsid w:val="00932834"/>
    <w:rsid w:val="00933D2C"/>
    <w:rsid w:val="00956405"/>
    <w:rsid w:val="00960B5C"/>
    <w:rsid w:val="009A1A38"/>
    <w:rsid w:val="009A233A"/>
    <w:rsid w:val="009A3AD7"/>
    <w:rsid w:val="009B5F25"/>
    <w:rsid w:val="009B62A1"/>
    <w:rsid w:val="009B7681"/>
    <w:rsid w:val="009C2266"/>
    <w:rsid w:val="009D1530"/>
    <w:rsid w:val="009F0D6C"/>
    <w:rsid w:val="009F6F16"/>
    <w:rsid w:val="00A00A38"/>
    <w:rsid w:val="00A07A45"/>
    <w:rsid w:val="00A143F7"/>
    <w:rsid w:val="00A14DB9"/>
    <w:rsid w:val="00A17923"/>
    <w:rsid w:val="00A37DF7"/>
    <w:rsid w:val="00A432AA"/>
    <w:rsid w:val="00A44CB4"/>
    <w:rsid w:val="00A51F19"/>
    <w:rsid w:val="00A54A65"/>
    <w:rsid w:val="00A64855"/>
    <w:rsid w:val="00A80972"/>
    <w:rsid w:val="00A816F6"/>
    <w:rsid w:val="00A85EE0"/>
    <w:rsid w:val="00A875A2"/>
    <w:rsid w:val="00A91210"/>
    <w:rsid w:val="00AB4E6C"/>
    <w:rsid w:val="00AD2EC6"/>
    <w:rsid w:val="00AD41A9"/>
    <w:rsid w:val="00AF59AC"/>
    <w:rsid w:val="00B22B0B"/>
    <w:rsid w:val="00B271F1"/>
    <w:rsid w:val="00B36AF4"/>
    <w:rsid w:val="00B824C0"/>
    <w:rsid w:val="00BA2DD6"/>
    <w:rsid w:val="00BB08EA"/>
    <w:rsid w:val="00BC4615"/>
    <w:rsid w:val="00BD15AD"/>
    <w:rsid w:val="00BD3406"/>
    <w:rsid w:val="00BD40B5"/>
    <w:rsid w:val="00BE4FE4"/>
    <w:rsid w:val="00BE6B48"/>
    <w:rsid w:val="00C108FA"/>
    <w:rsid w:val="00C11227"/>
    <w:rsid w:val="00C240C3"/>
    <w:rsid w:val="00C33DF6"/>
    <w:rsid w:val="00C40947"/>
    <w:rsid w:val="00C51A81"/>
    <w:rsid w:val="00C54C65"/>
    <w:rsid w:val="00C60DA5"/>
    <w:rsid w:val="00C61B21"/>
    <w:rsid w:val="00C65CC5"/>
    <w:rsid w:val="00C73221"/>
    <w:rsid w:val="00C7534B"/>
    <w:rsid w:val="00C7656F"/>
    <w:rsid w:val="00C76BA2"/>
    <w:rsid w:val="00C81E81"/>
    <w:rsid w:val="00C83911"/>
    <w:rsid w:val="00C93A44"/>
    <w:rsid w:val="00C94902"/>
    <w:rsid w:val="00CA0312"/>
    <w:rsid w:val="00CA6693"/>
    <w:rsid w:val="00CB14F3"/>
    <w:rsid w:val="00CC426B"/>
    <w:rsid w:val="00CD36B9"/>
    <w:rsid w:val="00CE20C2"/>
    <w:rsid w:val="00CE643D"/>
    <w:rsid w:val="00CE7D2F"/>
    <w:rsid w:val="00D5625C"/>
    <w:rsid w:val="00D66161"/>
    <w:rsid w:val="00D67BDF"/>
    <w:rsid w:val="00D76DB3"/>
    <w:rsid w:val="00D912FE"/>
    <w:rsid w:val="00D96684"/>
    <w:rsid w:val="00DA73CF"/>
    <w:rsid w:val="00DA7D31"/>
    <w:rsid w:val="00DB1E35"/>
    <w:rsid w:val="00DB5A8E"/>
    <w:rsid w:val="00DC2B4F"/>
    <w:rsid w:val="00DC6644"/>
    <w:rsid w:val="00DD12CC"/>
    <w:rsid w:val="00DD2B77"/>
    <w:rsid w:val="00DD3505"/>
    <w:rsid w:val="00DD5544"/>
    <w:rsid w:val="00E03B82"/>
    <w:rsid w:val="00E11B6D"/>
    <w:rsid w:val="00E15906"/>
    <w:rsid w:val="00E2535C"/>
    <w:rsid w:val="00E32961"/>
    <w:rsid w:val="00E331B5"/>
    <w:rsid w:val="00E434F8"/>
    <w:rsid w:val="00E43AD8"/>
    <w:rsid w:val="00E54D33"/>
    <w:rsid w:val="00E55FAF"/>
    <w:rsid w:val="00E75815"/>
    <w:rsid w:val="00E82358"/>
    <w:rsid w:val="00E82CC4"/>
    <w:rsid w:val="00E915AB"/>
    <w:rsid w:val="00EA2D93"/>
    <w:rsid w:val="00EB62D1"/>
    <w:rsid w:val="00EF4CC2"/>
    <w:rsid w:val="00F01473"/>
    <w:rsid w:val="00F02568"/>
    <w:rsid w:val="00F139C1"/>
    <w:rsid w:val="00F20279"/>
    <w:rsid w:val="00F270B6"/>
    <w:rsid w:val="00F3058A"/>
    <w:rsid w:val="00F3136F"/>
    <w:rsid w:val="00F349F1"/>
    <w:rsid w:val="00F46EBB"/>
    <w:rsid w:val="00F55CC4"/>
    <w:rsid w:val="00F5679B"/>
    <w:rsid w:val="00F72E8B"/>
    <w:rsid w:val="00F76C15"/>
    <w:rsid w:val="00F94877"/>
    <w:rsid w:val="00FA4882"/>
    <w:rsid w:val="00FA48CF"/>
    <w:rsid w:val="00FA4F77"/>
    <w:rsid w:val="00FA544B"/>
    <w:rsid w:val="00FB69DB"/>
    <w:rsid w:val="00FD66D4"/>
    <w:rsid w:val="00FE67C5"/>
    <w:rsid w:val="00FF17AC"/>
    <w:rsid w:val="00FF18EB"/>
  </w:rsids>
  <m:mathPr>
    <m:mathFont m:val="Cambria Math"/>
    <m:brkBin m:val="before"/>
    <m:brkBinSub m:val="--"/>
    <m:smallFrac m:val="0"/>
    <m:dispDef/>
    <m:lMargin m:val="0"/>
    <m:rMargin m:val="0"/>
    <m:defJc m:val="centerGroup"/>
    <m:wrapIndent m:val="1440"/>
    <m:intLim m:val="subSup"/>
    <m:naryLim m:val="undOvr"/>
  </m:mathPr>
  <w:themeFontLang w:val="en-US" w:eastAsia="zh-CN" w:bidi="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4CAA71"/>
  <w15:docId w15:val="{440111EB-3D35-4AFA-A547-087FA8511C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uiPriority="0"/>
    <w:lsdException w:name="endnote text" w:unhideWhenUsed="1" w:qFormat="1"/>
    <w:lsdException w:name="table of authorities" w:semiHidden="1" w:unhideWhenUsed="1"/>
    <w:lsdException w:name="macro" w:semiHidden="1" w:unhideWhenUsed="1"/>
    <w:lsdException w:name="toa heading" w:semiHidden="1" w:unhideWhenUsed="1"/>
    <w:lsdException w:name="List" w:uiPriority="0"/>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Variable" w:semiHidden="1" w:unhideWhenUsed="1"/>
    <w:lsdException w:name="Normal Table" w:semiHidden="1" w:unhideWhenUsed="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uppressAutoHyphens/>
    </w:pPr>
    <w:rPr>
      <w:rFonts w:ascii="宋体" w:hAnsi="宋体" w:cs="宋体"/>
      <w:sz w:val="24"/>
      <w:szCs w:val="24"/>
    </w:rPr>
  </w:style>
  <w:style w:type="paragraph" w:styleId="1">
    <w:name w:val="heading 1"/>
    <w:basedOn w:val="a"/>
    <w:next w:val="a"/>
    <w:link w:val="10"/>
    <w:uiPriority w:val="9"/>
    <w:qFormat/>
    <w:pPr>
      <w:keepNext/>
      <w:keepLines/>
      <w:numPr>
        <w:numId w:val="1"/>
      </w:numPr>
      <w:outlineLvl w:val="0"/>
    </w:pPr>
    <w:rPr>
      <w:b/>
      <w:bCs/>
      <w:color w:val="262626" w:themeColor="text1" w:themeTint="D9"/>
      <w:kern w:val="2"/>
      <w:szCs w:val="44"/>
    </w:rPr>
  </w:style>
  <w:style w:type="paragraph" w:styleId="2">
    <w:name w:val="heading 2"/>
    <w:basedOn w:val="a"/>
    <w:next w:val="a"/>
    <w:uiPriority w:val="9"/>
    <w:unhideWhenUsed/>
    <w:qFormat/>
    <w:pPr>
      <w:keepNext/>
      <w:keepLines/>
      <w:outlineLvl w:val="1"/>
    </w:pPr>
    <w:rPr>
      <w:b/>
      <w:bCs/>
      <w:color w:val="262626" w:themeColor="text1" w:themeTint="D9"/>
      <w:sz w:val="21"/>
      <w:szCs w:val="32"/>
    </w:rPr>
  </w:style>
  <w:style w:type="paragraph" w:styleId="3">
    <w:name w:val="heading 3"/>
    <w:basedOn w:val="a"/>
    <w:next w:val="a"/>
    <w:link w:val="30"/>
    <w:uiPriority w:val="9"/>
    <w:unhideWhenUsed/>
    <w:qFormat/>
    <w:pPr>
      <w:keepNext/>
      <w:keepLines/>
      <w:numPr>
        <w:ilvl w:val="2"/>
        <w:numId w:val="1"/>
      </w:numPr>
      <w:outlineLvl w:val="2"/>
    </w:pPr>
    <w:rPr>
      <w:b/>
      <w:bCs/>
      <w:color w:val="262626" w:themeColor="text1" w:themeTint="D9"/>
      <w:sz w:val="21"/>
      <w:szCs w:val="32"/>
    </w:rPr>
  </w:style>
  <w:style w:type="paragraph" w:styleId="4">
    <w:name w:val="heading 4"/>
    <w:basedOn w:val="a"/>
    <w:next w:val="a"/>
    <w:link w:val="40"/>
    <w:uiPriority w:val="9"/>
    <w:unhideWhenUsed/>
    <w:qFormat/>
    <w:pPr>
      <w:keepNext/>
      <w:keepLines/>
      <w:numPr>
        <w:ilvl w:val="3"/>
        <w:numId w:val="1"/>
      </w:numPr>
      <w:outlineLvl w:val="3"/>
    </w:pPr>
    <w:rPr>
      <w:b/>
      <w:bCs/>
      <w:color w:val="262626" w:themeColor="text1" w:themeTint="D9"/>
      <w:sz w:val="21"/>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qFormat/>
    <w:pPr>
      <w:suppressLineNumbers/>
      <w:spacing w:before="120" w:after="120"/>
    </w:pPr>
    <w:rPr>
      <w:rFonts w:cs="Lucida Sans"/>
      <w:i/>
      <w:iCs/>
    </w:rPr>
  </w:style>
  <w:style w:type="paragraph" w:styleId="a4">
    <w:name w:val="annotation text"/>
    <w:basedOn w:val="a"/>
    <w:link w:val="11"/>
    <w:uiPriority w:val="99"/>
    <w:unhideWhenUsed/>
    <w:qFormat/>
    <w:rPr>
      <w:rFonts w:ascii="等线" w:eastAsia="等线" w:hAnsi="等线"/>
    </w:rPr>
  </w:style>
  <w:style w:type="paragraph" w:styleId="a5">
    <w:name w:val="Body Text"/>
    <w:basedOn w:val="a"/>
    <w:uiPriority w:val="1"/>
    <w:qFormat/>
    <w:pPr>
      <w:ind w:left="212"/>
    </w:pPr>
    <w:rPr>
      <w:sz w:val="18"/>
      <w:szCs w:val="18"/>
    </w:rPr>
  </w:style>
  <w:style w:type="paragraph" w:styleId="a6">
    <w:name w:val="endnote text"/>
    <w:basedOn w:val="a"/>
    <w:link w:val="a7"/>
    <w:uiPriority w:val="99"/>
    <w:unhideWhenUsed/>
    <w:qFormat/>
  </w:style>
  <w:style w:type="paragraph" w:styleId="a8">
    <w:name w:val="Balloon Text"/>
    <w:basedOn w:val="a"/>
    <w:uiPriority w:val="99"/>
    <w:unhideWhenUsed/>
    <w:qFormat/>
    <w:rPr>
      <w:sz w:val="18"/>
      <w:szCs w:val="18"/>
    </w:rPr>
  </w:style>
  <w:style w:type="paragraph" w:styleId="a9">
    <w:name w:val="footer"/>
    <w:basedOn w:val="a"/>
    <w:uiPriority w:val="99"/>
    <w:unhideWhenUsed/>
    <w:qFormat/>
    <w:pPr>
      <w:tabs>
        <w:tab w:val="center" w:pos="4153"/>
        <w:tab w:val="right" w:pos="8306"/>
      </w:tabs>
    </w:pPr>
    <w:rPr>
      <w:sz w:val="18"/>
      <w:szCs w:val="18"/>
    </w:rPr>
  </w:style>
  <w:style w:type="paragraph" w:styleId="aa">
    <w:name w:val="header"/>
    <w:basedOn w:val="a"/>
    <w:uiPriority w:val="99"/>
    <w:unhideWhenUsed/>
    <w:qFormat/>
    <w:pPr>
      <w:pBdr>
        <w:bottom w:val="single" w:sz="6" w:space="1" w:color="000000"/>
      </w:pBdr>
      <w:tabs>
        <w:tab w:val="center" w:pos="4153"/>
        <w:tab w:val="right" w:pos="8306"/>
      </w:tabs>
      <w:jc w:val="center"/>
    </w:pPr>
    <w:rPr>
      <w:sz w:val="18"/>
      <w:szCs w:val="18"/>
    </w:rPr>
  </w:style>
  <w:style w:type="paragraph" w:styleId="ab">
    <w:name w:val="List"/>
    <w:basedOn w:val="a5"/>
    <w:rPr>
      <w:rFonts w:cs="Lucida Sans"/>
    </w:rPr>
  </w:style>
  <w:style w:type="paragraph" w:styleId="ac">
    <w:name w:val="Title"/>
    <w:basedOn w:val="a"/>
    <w:next w:val="a"/>
    <w:qFormat/>
    <w:pPr>
      <w:spacing w:before="240" w:after="60"/>
      <w:jc w:val="center"/>
      <w:outlineLvl w:val="0"/>
    </w:pPr>
    <w:rPr>
      <w:rFonts w:ascii="Cambria" w:hAnsi="Cambria"/>
      <w:b/>
      <w:bCs/>
      <w:sz w:val="32"/>
      <w:szCs w:val="32"/>
    </w:rPr>
  </w:style>
  <w:style w:type="paragraph" w:styleId="ad">
    <w:name w:val="annotation subject"/>
    <w:basedOn w:val="a4"/>
    <w:next w:val="a4"/>
    <w:link w:val="ae"/>
    <w:uiPriority w:val="99"/>
    <w:unhideWhenUsed/>
    <w:qFormat/>
    <w:pPr>
      <w:snapToGrid w:val="0"/>
    </w:pPr>
    <w:rPr>
      <w:rFonts w:ascii="微软雅黑" w:eastAsia="微软雅黑" w:hAnsi="微软雅黑"/>
      <w:b/>
      <w:bCs/>
      <w:color w:val="262626"/>
      <w:sz w:val="20"/>
      <w:szCs w:val="22"/>
    </w:rPr>
  </w:style>
  <w:style w:type="table" w:styleId="af">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5">
    <w:name w:val="Light Shading Accent 5"/>
    <w:basedOn w:val="a1"/>
    <w:uiPriority w:val="60"/>
    <w:qFormat/>
    <w:rPr>
      <w:color w:val="2F5496"/>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character" w:styleId="af0">
    <w:name w:val="Strong"/>
    <w:uiPriority w:val="22"/>
    <w:qFormat/>
    <w:rPr>
      <w:b/>
      <w:bCs/>
    </w:rPr>
  </w:style>
  <w:style w:type="character" w:styleId="af1">
    <w:name w:val="endnote reference"/>
    <w:rPr>
      <w:vertAlign w:val="superscript"/>
    </w:rPr>
  </w:style>
  <w:style w:type="character" w:styleId="af2">
    <w:name w:val="annotation reference"/>
    <w:uiPriority w:val="99"/>
    <w:unhideWhenUsed/>
    <w:qFormat/>
    <w:rPr>
      <w:sz w:val="21"/>
      <w:szCs w:val="21"/>
    </w:rPr>
  </w:style>
  <w:style w:type="character" w:customStyle="1" w:styleId="af3">
    <w:name w:val="尾注符"/>
    <w:basedOn w:val="a0"/>
    <w:uiPriority w:val="99"/>
    <w:unhideWhenUsed/>
    <w:qFormat/>
    <w:rPr>
      <w:vertAlign w:val="superscript"/>
    </w:rPr>
  </w:style>
  <w:style w:type="character" w:customStyle="1" w:styleId="af4">
    <w:name w:val="页眉 字符"/>
    <w:uiPriority w:val="99"/>
    <w:qFormat/>
    <w:rPr>
      <w:sz w:val="18"/>
      <w:szCs w:val="18"/>
    </w:rPr>
  </w:style>
  <w:style w:type="character" w:customStyle="1" w:styleId="af5">
    <w:name w:val="页脚 字符"/>
    <w:uiPriority w:val="99"/>
    <w:qFormat/>
    <w:rPr>
      <w:sz w:val="18"/>
      <w:szCs w:val="18"/>
    </w:rPr>
  </w:style>
  <w:style w:type="character" w:customStyle="1" w:styleId="af6">
    <w:name w:val="批注框文本 字符"/>
    <w:uiPriority w:val="99"/>
    <w:semiHidden/>
    <w:qFormat/>
    <w:rPr>
      <w:sz w:val="18"/>
      <w:szCs w:val="18"/>
    </w:rPr>
  </w:style>
  <w:style w:type="character" w:customStyle="1" w:styleId="10">
    <w:name w:val="标题 1 字符"/>
    <w:link w:val="1"/>
    <w:uiPriority w:val="9"/>
    <w:qFormat/>
    <w:rPr>
      <w:rFonts w:ascii="微软雅黑" w:eastAsia="微软雅黑" w:hAnsi="微软雅黑"/>
      <w:b/>
      <w:bCs/>
      <w:color w:val="262626" w:themeColor="text1" w:themeTint="D9"/>
      <w:kern w:val="2"/>
      <w:sz w:val="24"/>
      <w:szCs w:val="44"/>
    </w:rPr>
  </w:style>
  <w:style w:type="character" w:customStyle="1" w:styleId="SubTitle">
    <w:name w:val="SubTitle 字符"/>
    <w:qFormat/>
    <w:rPr>
      <w:rFonts w:ascii="微软雅黑" w:eastAsia="微软雅黑" w:hAnsi="微软雅黑"/>
      <w:b/>
      <w:color w:val="31849B"/>
      <w:sz w:val="28"/>
    </w:rPr>
  </w:style>
  <w:style w:type="character" w:customStyle="1" w:styleId="20">
    <w:name w:val="标题 2 字符"/>
    <w:uiPriority w:val="9"/>
    <w:qFormat/>
    <w:rPr>
      <w:rFonts w:ascii="微软雅黑" w:eastAsia="微软雅黑" w:hAnsi="微软雅黑"/>
      <w:b/>
      <w:bCs/>
      <w:color w:val="262626" w:themeColor="text1" w:themeTint="D9"/>
      <w:kern w:val="2"/>
      <w:sz w:val="21"/>
      <w:szCs w:val="32"/>
    </w:rPr>
  </w:style>
  <w:style w:type="character" w:customStyle="1" w:styleId="30">
    <w:name w:val="标题 3 字符"/>
    <w:link w:val="3"/>
    <w:uiPriority w:val="9"/>
    <w:qFormat/>
    <w:rPr>
      <w:rFonts w:ascii="微软雅黑" w:eastAsia="微软雅黑" w:hAnsi="微软雅黑"/>
      <w:b/>
      <w:bCs/>
      <w:color w:val="262626" w:themeColor="text1" w:themeTint="D9"/>
      <w:kern w:val="2"/>
      <w:sz w:val="21"/>
      <w:szCs w:val="32"/>
    </w:rPr>
  </w:style>
  <w:style w:type="character" w:customStyle="1" w:styleId="12">
    <w:name w:val="样式1 字符"/>
    <w:qFormat/>
    <w:rPr>
      <w:rFonts w:ascii="微软雅黑" w:eastAsia="微软雅黑" w:hAnsi="微软雅黑" w:cs="Times New Roman"/>
      <w:b/>
      <w:bCs/>
      <w:color w:val="31849B"/>
      <w:sz w:val="22"/>
      <w:szCs w:val="32"/>
    </w:rPr>
  </w:style>
  <w:style w:type="character" w:customStyle="1" w:styleId="40">
    <w:name w:val="标题 4 字符"/>
    <w:link w:val="4"/>
    <w:uiPriority w:val="9"/>
    <w:qFormat/>
    <w:rPr>
      <w:rFonts w:ascii="微软雅黑" w:eastAsia="微软雅黑" w:hAnsi="微软雅黑"/>
      <w:b/>
      <w:bCs/>
      <w:color w:val="262626" w:themeColor="text1" w:themeTint="D9"/>
      <w:kern w:val="2"/>
      <w:sz w:val="21"/>
      <w:szCs w:val="28"/>
    </w:rPr>
  </w:style>
  <w:style w:type="character" w:customStyle="1" w:styleId="af7">
    <w:name w:val="批注文字 字符"/>
    <w:uiPriority w:val="99"/>
    <w:qFormat/>
    <w:rPr>
      <w:sz w:val="24"/>
      <w:szCs w:val="24"/>
    </w:rPr>
  </w:style>
  <w:style w:type="character" w:customStyle="1" w:styleId="af8">
    <w:name w:val="标题 字符"/>
    <w:basedOn w:val="a0"/>
    <w:qFormat/>
    <w:rPr>
      <w:rFonts w:ascii="Cambria" w:eastAsia="宋体" w:hAnsi="Cambria"/>
      <w:b/>
      <w:bCs/>
      <w:kern w:val="2"/>
      <w:sz w:val="32"/>
      <w:szCs w:val="32"/>
    </w:rPr>
  </w:style>
  <w:style w:type="character" w:customStyle="1" w:styleId="af9">
    <w:name w:val="列表段落 字符"/>
    <w:basedOn w:val="a0"/>
    <w:uiPriority w:val="34"/>
    <w:qFormat/>
    <w:rPr>
      <w:rFonts w:ascii="微软雅黑" w:eastAsia="微软雅黑" w:hAnsi="微软雅黑"/>
      <w:color w:val="262626"/>
      <w:kern w:val="2"/>
      <w:szCs w:val="22"/>
    </w:rPr>
  </w:style>
  <w:style w:type="character" w:customStyle="1" w:styleId="afa">
    <w:name w:val="世和一级标题 字符"/>
    <w:link w:val="afb"/>
    <w:qFormat/>
    <w:rPr>
      <w:rFonts w:ascii="微软雅黑" w:eastAsia="微软雅黑" w:hAnsi="微软雅黑"/>
      <w:b/>
      <w:smallCaps/>
      <w:color w:val="000000"/>
      <w:sz w:val="28"/>
      <w:szCs w:val="26"/>
    </w:rPr>
  </w:style>
  <w:style w:type="paragraph" w:customStyle="1" w:styleId="afb">
    <w:name w:val="世和一级标题"/>
    <w:next w:val="a"/>
    <w:link w:val="afa"/>
    <w:qFormat/>
    <w:pPr>
      <w:suppressAutoHyphens/>
      <w:snapToGrid w:val="0"/>
      <w:spacing w:after="200" w:line="276" w:lineRule="auto"/>
      <w:contextualSpacing/>
    </w:pPr>
    <w:rPr>
      <w:rFonts w:ascii="微软雅黑" w:eastAsia="微软雅黑" w:hAnsi="微软雅黑"/>
      <w:b/>
      <w:smallCaps/>
      <w:color w:val="000000"/>
      <w:sz w:val="28"/>
      <w:szCs w:val="26"/>
    </w:rPr>
  </w:style>
  <w:style w:type="character" w:customStyle="1" w:styleId="a7">
    <w:name w:val="尾注文本 字符"/>
    <w:basedOn w:val="a0"/>
    <w:link w:val="a6"/>
    <w:uiPriority w:val="99"/>
    <w:semiHidden/>
    <w:qFormat/>
    <w:rPr>
      <w:rFonts w:ascii="微软雅黑" w:eastAsia="微软雅黑" w:hAnsi="微软雅黑"/>
      <w:color w:val="262626"/>
      <w:kern w:val="2"/>
      <w:szCs w:val="22"/>
    </w:rPr>
  </w:style>
  <w:style w:type="character" w:customStyle="1" w:styleId="11">
    <w:name w:val="批注文字 字符1"/>
    <w:basedOn w:val="a0"/>
    <w:link w:val="a4"/>
    <w:uiPriority w:val="99"/>
    <w:qFormat/>
    <w:rPr>
      <w:rFonts w:ascii="等线" w:eastAsia="等线" w:hAnsi="等线"/>
      <w:kern w:val="2"/>
      <w:sz w:val="24"/>
      <w:szCs w:val="24"/>
    </w:rPr>
  </w:style>
  <w:style w:type="character" w:customStyle="1" w:styleId="ae">
    <w:name w:val="批注主题 字符"/>
    <w:basedOn w:val="11"/>
    <w:link w:val="ad"/>
    <w:uiPriority w:val="99"/>
    <w:semiHidden/>
    <w:qFormat/>
    <w:rPr>
      <w:rFonts w:ascii="微软雅黑" w:eastAsia="微软雅黑" w:hAnsi="微软雅黑"/>
      <w:b/>
      <w:bCs/>
      <w:color w:val="262626"/>
      <w:kern w:val="2"/>
      <w:sz w:val="24"/>
      <w:szCs w:val="22"/>
    </w:rPr>
  </w:style>
  <w:style w:type="character" w:customStyle="1" w:styleId="fontstyle01">
    <w:name w:val="fontstyle01"/>
    <w:basedOn w:val="a0"/>
    <w:qFormat/>
    <w:rPr>
      <w:rFonts w:ascii="MicrosoftYaHei" w:hAnsi="MicrosoftYaHei"/>
      <w:color w:val="595959"/>
      <w:sz w:val="16"/>
      <w:szCs w:val="16"/>
    </w:rPr>
  </w:style>
  <w:style w:type="paragraph" w:customStyle="1" w:styleId="afc">
    <w:name w:val="标题样式"/>
    <w:basedOn w:val="a"/>
    <w:next w:val="a5"/>
    <w:qFormat/>
    <w:pPr>
      <w:keepNext/>
      <w:spacing w:before="240" w:after="120"/>
    </w:pPr>
    <w:rPr>
      <w:rFonts w:ascii="Liberation Sans" w:eastAsia="思源黑体 CN Normal" w:hAnsi="Liberation Sans" w:cs="Lucida Sans"/>
      <w:sz w:val="28"/>
      <w:szCs w:val="28"/>
    </w:rPr>
  </w:style>
  <w:style w:type="paragraph" w:customStyle="1" w:styleId="afd">
    <w:name w:val="索引"/>
    <w:basedOn w:val="a"/>
    <w:qFormat/>
    <w:pPr>
      <w:suppressLineNumbers/>
    </w:pPr>
    <w:rPr>
      <w:rFonts w:cs="Lucida Sans"/>
    </w:rPr>
  </w:style>
  <w:style w:type="paragraph" w:customStyle="1" w:styleId="afe">
    <w:name w:val="页眉与页脚"/>
    <w:basedOn w:val="a"/>
    <w:qFormat/>
  </w:style>
  <w:style w:type="paragraph" w:customStyle="1" w:styleId="13">
    <w:name w:val="副标题1"/>
    <w:basedOn w:val="a"/>
    <w:qFormat/>
    <w:pPr>
      <w:jc w:val="center"/>
    </w:pPr>
    <w:rPr>
      <w:b/>
      <w:color w:val="31849B"/>
      <w:sz w:val="28"/>
    </w:rPr>
  </w:style>
  <w:style w:type="paragraph" w:customStyle="1" w:styleId="14">
    <w:name w:val="列表段落1"/>
    <w:basedOn w:val="a"/>
    <w:uiPriority w:val="34"/>
    <w:qFormat/>
    <w:pPr>
      <w:ind w:firstLine="420"/>
    </w:pPr>
  </w:style>
  <w:style w:type="paragraph" w:customStyle="1" w:styleId="15">
    <w:name w:val="样式1"/>
    <w:basedOn w:val="2"/>
    <w:qFormat/>
    <w:pPr>
      <w:spacing w:before="156" w:after="156"/>
    </w:pPr>
  </w:style>
  <w:style w:type="paragraph" w:customStyle="1" w:styleId="16">
    <w:name w:val="无间隔1"/>
    <w:uiPriority w:val="1"/>
    <w:qFormat/>
    <w:pPr>
      <w:widowControl w:val="0"/>
      <w:suppressAutoHyphens/>
      <w:snapToGrid w:val="0"/>
    </w:pPr>
    <w:rPr>
      <w:rFonts w:ascii="微软雅黑" w:eastAsia="微软雅黑" w:hAnsi="微软雅黑"/>
      <w:color w:val="0D0D0D"/>
      <w:kern w:val="2"/>
      <w:szCs w:val="22"/>
    </w:rPr>
  </w:style>
  <w:style w:type="paragraph" w:customStyle="1" w:styleId="aff">
    <w:name w:val="世和一级"/>
    <w:basedOn w:val="a"/>
    <w:qFormat/>
    <w:pPr>
      <w:spacing w:line="360" w:lineRule="auto"/>
    </w:pPr>
    <w:rPr>
      <w:b/>
      <w:sz w:val="28"/>
      <w:szCs w:val="28"/>
      <w:lang w:val="zh-CN"/>
    </w:rPr>
  </w:style>
  <w:style w:type="paragraph" w:customStyle="1" w:styleId="17">
    <w:name w:val="列出段落1"/>
    <w:basedOn w:val="a"/>
    <w:uiPriority w:val="34"/>
    <w:qFormat/>
    <w:pPr>
      <w:ind w:firstLine="420"/>
      <w:jc w:val="both"/>
    </w:pPr>
    <w:rPr>
      <w:rFonts w:asciiTheme="minorHAnsi" w:hAnsiTheme="minorHAnsi" w:cstheme="minorBidi"/>
      <w:sz w:val="21"/>
    </w:rPr>
  </w:style>
  <w:style w:type="paragraph" w:customStyle="1" w:styleId="111">
    <w:name w:val="列出段落111"/>
    <w:basedOn w:val="a"/>
    <w:uiPriority w:val="34"/>
    <w:qFormat/>
    <w:pPr>
      <w:ind w:firstLine="420"/>
      <w:jc w:val="both"/>
    </w:pPr>
    <w:rPr>
      <w:rFonts w:asciiTheme="minorHAnsi" w:hAnsiTheme="minorHAnsi" w:cstheme="minorBidi"/>
      <w:sz w:val="21"/>
    </w:rPr>
  </w:style>
  <w:style w:type="paragraph" w:customStyle="1" w:styleId="110">
    <w:name w:val="列出段落11"/>
    <w:basedOn w:val="a"/>
    <w:uiPriority w:val="34"/>
    <w:qFormat/>
    <w:pPr>
      <w:ind w:firstLine="420"/>
      <w:jc w:val="both"/>
    </w:pPr>
    <w:rPr>
      <w:rFonts w:asciiTheme="minorHAnsi" w:hAnsiTheme="minorHAnsi" w:cstheme="minorBidi"/>
      <w:sz w:val="21"/>
    </w:rPr>
  </w:style>
  <w:style w:type="paragraph" w:customStyle="1" w:styleId="21">
    <w:name w:val="列出段落2"/>
    <w:basedOn w:val="a"/>
    <w:uiPriority w:val="99"/>
    <w:qFormat/>
    <w:pPr>
      <w:ind w:firstLine="420"/>
    </w:pPr>
  </w:style>
  <w:style w:type="paragraph" w:customStyle="1" w:styleId="22">
    <w:name w:val="列表段落2"/>
    <w:basedOn w:val="a"/>
    <w:uiPriority w:val="34"/>
    <w:qFormat/>
    <w:pPr>
      <w:ind w:firstLine="420"/>
    </w:pPr>
  </w:style>
  <w:style w:type="paragraph" w:customStyle="1" w:styleId="31">
    <w:name w:val="列表段落3"/>
    <w:basedOn w:val="a"/>
    <w:uiPriority w:val="34"/>
    <w:qFormat/>
    <w:pPr>
      <w:ind w:firstLine="420"/>
      <w:jc w:val="both"/>
    </w:pPr>
    <w:rPr>
      <w:rFonts w:ascii="Calibri" w:hAnsi="Calibri"/>
      <w:sz w:val="21"/>
    </w:rPr>
  </w:style>
  <w:style w:type="paragraph" w:customStyle="1" w:styleId="41">
    <w:name w:val="列表段落4"/>
    <w:basedOn w:val="a"/>
    <w:uiPriority w:val="34"/>
    <w:qFormat/>
    <w:pPr>
      <w:ind w:firstLine="420"/>
    </w:pPr>
  </w:style>
  <w:style w:type="paragraph" w:customStyle="1" w:styleId="18">
    <w:name w:val="修订1"/>
    <w:uiPriority w:val="99"/>
    <w:semiHidden/>
    <w:qFormat/>
    <w:pPr>
      <w:suppressAutoHyphens/>
    </w:pPr>
    <w:rPr>
      <w:rFonts w:ascii="微软雅黑" w:eastAsia="微软雅黑" w:hAnsi="微软雅黑"/>
      <w:color w:val="262626"/>
      <w:kern w:val="2"/>
      <w:szCs w:val="22"/>
    </w:rPr>
  </w:style>
  <w:style w:type="paragraph" w:styleId="aff0">
    <w:name w:val="List Paragraph"/>
    <w:basedOn w:val="a"/>
    <w:uiPriority w:val="34"/>
    <w:qFormat/>
    <w:pPr>
      <w:spacing w:line="264" w:lineRule="auto"/>
    </w:pPr>
  </w:style>
  <w:style w:type="paragraph" w:customStyle="1" w:styleId="23">
    <w:name w:val="修订2"/>
    <w:uiPriority w:val="99"/>
    <w:semiHidden/>
    <w:qFormat/>
    <w:pPr>
      <w:suppressAutoHyphens/>
    </w:pPr>
    <w:rPr>
      <w:rFonts w:ascii="宋体" w:hAnsi="宋体" w:cs="宋体"/>
      <w:sz w:val="24"/>
      <w:szCs w:val="24"/>
    </w:rPr>
  </w:style>
  <w:style w:type="table" w:customStyle="1" w:styleId="-51">
    <w:name w:val="浅色底纹 - 着色 51"/>
    <w:basedOn w:val="a1"/>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53">
    <w:name w:val="浅色底纹 - 着色 53"/>
    <w:basedOn w:val="a1"/>
    <w:uiPriority w:val="60"/>
    <w:unhideWhenUsed/>
    <w:qFormat/>
    <w:rPr>
      <w:color w:val="2F5496"/>
    </w:rPr>
    <w:tblPr>
      <w:tblBorders>
        <w:top w:val="single" w:sz="8" w:space="0" w:color="4472C4"/>
        <w:bottom w:val="single" w:sz="8" w:space="0" w:color="4472C4"/>
      </w:tblBorders>
    </w:tblPr>
    <w:tblStylePr w:type="firstRow">
      <w:pPr>
        <w:spacing w:beforeLines="0" w:afterLines="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Lines="0" w:afterLines="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19">
    <w:name w:val="网格型1"/>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0">
    <w:name w:val="浅色底纹 - 强调文字颜色 51"/>
    <w:basedOn w:val="a1"/>
    <w:uiPriority w:val="60"/>
    <w:qFormat/>
    <w:rPr>
      <w:color w:val="2F5496"/>
      <w:sz w:val="24"/>
      <w:szCs w:val="24"/>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1-11">
    <w:name w:val="网格表 1 浅色 - 着色 11"/>
    <w:basedOn w:val="a1"/>
    <w:uiPriority w:val="46"/>
    <w:qFormat/>
    <w:rPr>
      <w:szCs w:val="24"/>
    </w:rPr>
    <w:tblP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table" w:customStyle="1" w:styleId="9">
    <w:name w:val="表格9"/>
    <w:basedOn w:val="a1"/>
    <w:uiPriority w:val="99"/>
    <w:qFormat/>
    <w:pPr>
      <w:snapToGrid w:val="0"/>
    </w:pPr>
    <w:tblPr>
      <w:tblBorders>
        <w:top w:val="single" w:sz="12" w:space="0" w:color="31849B"/>
        <w:bottom w:val="single" w:sz="12" w:space="0" w:color="31849B"/>
        <w:insideH w:val="single" w:sz="4" w:space="0" w:color="31849B"/>
      </w:tblBorders>
    </w:tblPr>
    <w:tcPr>
      <w:shd w:val="clear" w:color="auto" w:fill="DAEEF3"/>
      <w:vAlign w:val="center"/>
    </w:tcPr>
    <w:tblStylePr w:type="band1Horz">
      <w:tblPr/>
      <w:tcPr>
        <w:shd w:val="clear" w:color="auto" w:fill="FFFFFF"/>
      </w:tcPr>
    </w:tblStylePr>
  </w:style>
  <w:style w:type="table" w:customStyle="1" w:styleId="7">
    <w:name w:val="表格7"/>
    <w:basedOn w:val="a1"/>
    <w:uiPriority w:val="99"/>
    <w:qFormat/>
    <w:pPr>
      <w:snapToGrid w:val="0"/>
    </w:pPr>
    <w:tblPr>
      <w:tblBorders>
        <w:top w:val="single" w:sz="12" w:space="0" w:color="31849B"/>
        <w:bottom w:val="single" w:sz="12" w:space="0" w:color="31849B"/>
        <w:insideH w:val="single" w:sz="4" w:space="0" w:color="31849B"/>
      </w:tblBorders>
      <w:tblCellMar>
        <w:top w:w="28" w:type="dxa"/>
        <w:bottom w:w="28" w:type="dxa"/>
      </w:tblCellMar>
    </w:tblPr>
    <w:tcPr>
      <w:shd w:val="clear" w:color="auto" w:fill="DAEEF3"/>
    </w:tcPr>
  </w:style>
  <w:style w:type="table" w:customStyle="1" w:styleId="210">
    <w:name w:val="标题 2 字符1"/>
    <w:basedOn w:val="a1"/>
    <w:uiPriority w:val="42"/>
    <w:qFormat/>
    <w:rPr>
      <w:sz w:val="21"/>
      <w:szCs w:val="22"/>
    </w:rPr>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000000" w:themeColor="text1"/>
        </w:tcBorders>
      </w:tcPr>
    </w:tblStylePr>
    <w:tblStylePr w:type="lastRow">
      <w:rPr>
        <w:b/>
        <w:bCs/>
      </w:rPr>
      <w:tblPr/>
      <w:tcPr>
        <w:tcBorders>
          <w:top w:val="single" w:sz="4" w:space="0" w:color="000000" w:themeColor="text1"/>
        </w:tcBorders>
      </w:tcPr>
    </w:tblStylePr>
    <w:tblStylePr w:type="firstCol">
      <w:rPr>
        <w:b/>
        <w:bCs/>
      </w:rPr>
    </w:tblStylePr>
    <w:tblStylePr w:type="lastCol">
      <w:rPr>
        <w:b/>
        <w:bCs/>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aff1">
    <w:name w:val="奇偶条"/>
    <w:basedOn w:val="a1"/>
    <w:uiPriority w:val="99"/>
    <w:qFormat/>
    <w:pPr>
      <w:jc w:val="center"/>
    </w:pPr>
    <w:tblPr>
      <w:tblBorders>
        <w:top w:val="single" w:sz="12" w:space="0" w:color="31849B"/>
        <w:bottom w:val="single" w:sz="12" w:space="0" w:color="31849B"/>
        <w:insideH w:val="single" w:sz="4" w:space="0" w:color="31849B"/>
      </w:tblBorders>
    </w:tblPr>
    <w:tcPr>
      <w:vAlign w:val="center"/>
    </w:tcPr>
    <w:tblStylePr w:type="band1Horz">
      <w:pPr>
        <w:jc w:val="center"/>
      </w:pPr>
      <w:tblPr/>
      <w:tcPr>
        <w:shd w:val="clear" w:color="auto" w:fill="DAEEF3"/>
      </w:tcPr>
    </w:tblStylePr>
    <w:tblStylePr w:type="band2Horz">
      <w:pPr>
        <w:jc w:val="center"/>
      </w:pPr>
    </w:tblStylePr>
  </w:style>
  <w:style w:type="table" w:customStyle="1" w:styleId="1-31">
    <w:name w:val="清单表 1 浅色 - 着色 31"/>
    <w:basedOn w:val="a1"/>
    <w:uiPriority w:val="46"/>
    <w:qFormat/>
    <w:tblPr/>
    <w:tblStylePr w:type="firstRow">
      <w:rPr>
        <w:b/>
        <w:bCs/>
      </w:rPr>
      <w:tblPr/>
      <w:tcPr>
        <w:tcBorders>
          <w:bottom w:val="single" w:sz="4" w:space="0" w:color="A5A5A5" w:themeColor="accent3"/>
        </w:tcBorders>
      </w:tcPr>
    </w:tblStylePr>
    <w:tblStylePr w:type="lastRow">
      <w:rPr>
        <w:b/>
        <w:bCs/>
      </w:rPr>
      <w:tblPr/>
      <w:tcPr>
        <w:tcBorders>
          <w:top w:val="single" w:sz="4" w:space="0" w:color="A5A5A5" w:themeColor="accent3"/>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410">
    <w:name w:val="无格式表格 41"/>
    <w:basedOn w:val="a1"/>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1F1F1"/>
      </w:tcPr>
    </w:tblStylePr>
    <w:tblStylePr w:type="band1Horz">
      <w:tblPr/>
      <w:tcPr>
        <w:shd w:val="clear" w:color="auto" w:fill="F1F1F1"/>
      </w:tcPr>
    </w:tblStylePr>
  </w:style>
  <w:style w:type="table" w:customStyle="1" w:styleId="1110">
    <w:name w:val="网格型111"/>
    <w:basedOn w:val="a1"/>
    <w:uiPriority w:val="39"/>
    <w:qFormat/>
    <w:rPr>
      <w:rFonts w:asciiTheme="minorHAnsi" w:eastAsiaTheme="minorEastAsia" w:hAnsiTheme="minorHAnsi" w:cstheme="minorBidi"/>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
    <w:name w:val="无格式表格 11"/>
    <w:basedOn w:val="a1"/>
    <w:uiPriority w:val="41"/>
    <w:qFormat/>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font81">
    <w:name w:val="font81"/>
    <w:basedOn w:val="a0"/>
    <w:qFormat/>
    <w:rPr>
      <w:rFonts w:ascii="宋体" w:eastAsia="宋体" w:hAnsi="宋体" w:cs="宋体" w:hint="eastAsia"/>
      <w:b/>
      <w:bCs/>
      <w:color w:val="000000"/>
      <w:sz w:val="22"/>
      <w:szCs w:val="22"/>
      <w:u w:val="none"/>
    </w:rPr>
  </w:style>
  <w:style w:type="character" w:customStyle="1" w:styleId="font41">
    <w:name w:val="font41"/>
    <w:basedOn w:val="a0"/>
    <w:qFormat/>
    <w:rPr>
      <w:rFonts w:ascii="宋体" w:eastAsia="宋体" w:hAnsi="宋体" w:cs="宋体" w:hint="eastAsia"/>
      <w:b/>
      <w:bCs/>
      <w:color w:val="000000"/>
      <w:sz w:val="24"/>
      <w:szCs w:val="24"/>
      <w:u w:val="none"/>
    </w:rPr>
  </w:style>
  <w:style w:type="character" w:customStyle="1" w:styleId="font51">
    <w:name w:val="font51"/>
    <w:basedOn w:val="a0"/>
    <w:qFormat/>
    <w:rPr>
      <w:rFonts w:ascii="Times New Roman" w:hAnsi="Times New Roman" w:cs="Times New Roman" w:hint="default"/>
      <w:color w:val="000000"/>
      <w:sz w:val="24"/>
      <w:szCs w:val="24"/>
      <w:u w:val="none"/>
    </w:rPr>
  </w:style>
  <w:style w:type="character" w:customStyle="1" w:styleId="font101">
    <w:name w:val="font101"/>
    <w:basedOn w:val="a0"/>
    <w:qFormat/>
    <w:rPr>
      <w:rFonts w:ascii="宋体" w:eastAsia="宋体" w:hAnsi="宋体" w:cs="宋体" w:hint="eastAsia"/>
      <w:color w:val="000000"/>
      <w:sz w:val="24"/>
      <w:szCs w:val="24"/>
      <w:u w:val="none"/>
    </w:rPr>
  </w:style>
  <w:style w:type="paragraph" w:styleId="aff2">
    <w:name w:val="Revision"/>
    <w:hidden/>
    <w:uiPriority w:val="99"/>
    <w:unhideWhenUsed/>
    <w:rsid w:val="00F349F1"/>
    <w:rPr>
      <w:rFonts w:ascii="宋体" w:hAnsi="宋体" w:cs="宋体"/>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16/09/relationships/commentsIds" Target="commentsIds.xml"/><Relationship Id="rId18" Type="http://schemas.openxmlformats.org/officeDocument/2006/relationships/footer" Target="foot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microsoft.com/office/2011/relationships/commentsExtended" Target="commentsExtended.xml"/><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omments" Target="comments.xml"/><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microsoft.com/office/2018/08/relationships/commentsExtensible" Target="commentsExtensible.xml"/></Relationships>
</file>

<file path=word/_rels/foot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jpeg"/><Relationship Id="rId1" Type="http://schemas.openxmlformats.org/officeDocument/2006/relationships/image" Target="media/image2.jpeg"/><Relationship Id="rId4" Type="http://schemas.openxmlformats.org/officeDocument/2006/relationships/image" Target="media/image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148</TotalTime>
  <Pages>21</Pages>
  <Words>4196</Words>
  <Characters>23918</Characters>
  <Application>Microsoft Office Word</Application>
  <DocSecurity>0</DocSecurity>
  <Lines>199</Lines>
  <Paragraphs>56</Paragraphs>
  <ScaleCrop>false</ScaleCrop>
  <Company/>
  <LinksUpToDate>false</LinksUpToDate>
  <CharactersWithSpaces>28058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123</dc:creator>
  <cp:lastModifiedBy>周蓉</cp:lastModifiedBy>
  <cp:revision>1177</cp:revision>
  <cp:lastPrinted>2022-05-19T10:49:00Z</cp:lastPrinted>
  <dcterms:created xsi:type="dcterms:W3CDTF">2022-06-02T20:03:00Z</dcterms:created>
  <dcterms:modified xsi:type="dcterms:W3CDTF">2026-05-27T09:45:00Z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B4E153EC700D49A791DE3D4DA3D6F10C</vt:lpwstr>
  </property>
  <property fmtid="{D5CDD505-2E9C-101B-9397-08002B2CF9AE}" pid="3" name="KSOProductBuildVer">
    <vt:lpwstr>2052-6.7.1.8828</vt:lpwstr>
  </property>
</Properties>
</file>