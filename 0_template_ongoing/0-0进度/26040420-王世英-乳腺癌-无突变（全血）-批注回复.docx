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69B11" w14:textId="77777777" w:rsidR="0036189C" w:rsidRDefault="00000000">
      <w:pPr>
        <w:pStyle w:val="1"/>
        <w:rPr>
          <w:lang w:eastAsia="zh-CN"/>
        </w:rPr>
      </w:pPr>
      <w:r>
        <w:rPr>
          <w:lang w:eastAsia="zh-CN"/>
        </w:rPr>
        <w:t>基本信息</w:t>
      </w:r>
    </w:p>
    <w:p w14:paraId="19D79FE3" w14:textId="77777777" w:rsidR="0036189C" w:rsidRDefault="00000000">
      <w:pPr>
        <w:pStyle w:val="2"/>
        <w:rPr>
          <w:color w:val="0070C0"/>
          <w:lang w:eastAsia="zh-CN"/>
        </w:rPr>
      </w:pPr>
      <w:r>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842"/>
        <w:gridCol w:w="1275"/>
        <w:gridCol w:w="2046"/>
        <w:gridCol w:w="1210"/>
        <w:gridCol w:w="1804"/>
      </w:tblGrid>
      <w:tr w:rsidR="0036189C" w14:paraId="36D6A080" w14:textId="77777777">
        <w:trPr>
          <w:trHeight w:val="403"/>
          <w:jc w:val="center"/>
        </w:trPr>
        <w:tc>
          <w:tcPr>
            <w:tcW w:w="1595" w:type="dxa"/>
            <w:shd w:val="clear" w:color="auto" w:fill="DAEEF3"/>
            <w:vAlign w:val="center"/>
          </w:tcPr>
          <w:p w14:paraId="001D9099" w14:textId="77777777" w:rsidR="0036189C" w:rsidRDefault="00000000">
            <w:pPr>
              <w:pStyle w:val="a5"/>
              <w:adjustRightInd w:val="0"/>
              <w:snapToGrid w:val="0"/>
              <w:spacing w:line="276" w:lineRule="auto"/>
              <w:jc w:val="both"/>
              <w:rPr>
                <w:rFonts w:ascii="宋体" w:hAnsi="宋体" w:hint="eastAsia"/>
                <w:b/>
                <w:lang w:eastAsia="zh-CN"/>
              </w:rPr>
            </w:pPr>
            <w:r>
              <w:rPr>
                <w:rFonts w:ascii="宋体" w:hAnsi="宋体"/>
                <w:b/>
                <w:lang w:eastAsia="zh-CN"/>
              </w:rPr>
              <w:t>姓名：</w:t>
            </w:r>
          </w:p>
        </w:tc>
        <w:tc>
          <w:tcPr>
            <w:tcW w:w="1886" w:type="dxa"/>
            <w:shd w:val="clear" w:color="auto" w:fill="auto"/>
            <w:vAlign w:val="center"/>
          </w:tcPr>
          <w:p w14:paraId="0940FBDA" w14:textId="77777777" w:rsidR="0036189C" w:rsidRDefault="00000000">
            <w:pPr>
              <w:pStyle w:val="a5"/>
              <w:adjustRightInd w:val="0"/>
              <w:snapToGrid w:val="0"/>
              <w:spacing w:line="276" w:lineRule="auto"/>
              <w:jc w:val="both"/>
              <w:rPr>
                <w:rFonts w:ascii="宋体" w:hAnsi="宋体" w:hint="eastAsia"/>
                <w:color w:val="000000"/>
                <w:lang w:eastAsia="zh-CN"/>
              </w:rPr>
            </w:pPr>
            <w:r>
              <w:rPr>
                <w:rFonts w:ascii="宋体" w:hAnsi="宋体" w:hint="eastAsia"/>
                <w:color w:val="000000"/>
                <w:lang w:eastAsia="zh-CN"/>
              </w:rPr>
              <w:t>王世英</w:t>
            </w:r>
          </w:p>
        </w:tc>
        <w:tc>
          <w:tcPr>
            <w:tcW w:w="1303" w:type="dxa"/>
            <w:shd w:val="clear" w:color="auto" w:fill="DAEEF3"/>
            <w:vAlign w:val="center"/>
          </w:tcPr>
          <w:p w14:paraId="1D0A8B81" w14:textId="77777777" w:rsidR="0036189C" w:rsidRDefault="00000000">
            <w:pPr>
              <w:pStyle w:val="a5"/>
              <w:adjustRightInd w:val="0"/>
              <w:snapToGrid w:val="0"/>
              <w:spacing w:line="276" w:lineRule="auto"/>
              <w:jc w:val="both"/>
              <w:rPr>
                <w:rFonts w:ascii="宋体" w:hAnsi="宋体" w:hint="eastAsia"/>
                <w:b/>
                <w:color w:val="000000"/>
                <w:lang w:eastAsia="zh-CN"/>
              </w:rPr>
            </w:pPr>
            <w:r>
              <w:rPr>
                <w:rFonts w:ascii="宋体" w:hAnsi="宋体"/>
                <w:b/>
                <w:color w:val="000000"/>
                <w:lang w:eastAsia="zh-CN"/>
              </w:rPr>
              <w:t>性别：</w:t>
            </w:r>
          </w:p>
        </w:tc>
        <w:tc>
          <w:tcPr>
            <w:tcW w:w="2095" w:type="dxa"/>
            <w:shd w:val="clear" w:color="auto" w:fill="auto"/>
            <w:vAlign w:val="center"/>
          </w:tcPr>
          <w:p w14:paraId="38968349" w14:textId="77777777" w:rsidR="0036189C" w:rsidRDefault="00000000">
            <w:pPr>
              <w:pStyle w:val="a5"/>
              <w:adjustRightInd w:val="0"/>
              <w:snapToGrid w:val="0"/>
              <w:spacing w:line="276" w:lineRule="auto"/>
              <w:jc w:val="both"/>
              <w:rPr>
                <w:rFonts w:ascii="宋体" w:hAnsi="宋体" w:hint="eastAsia"/>
                <w:color w:val="000000"/>
                <w:lang w:eastAsia="zh-CN"/>
              </w:rPr>
            </w:pPr>
            <w:r>
              <w:rPr>
                <w:rFonts w:ascii="宋体" w:hAnsi="宋体" w:hint="eastAsia"/>
                <w:color w:val="000000"/>
                <w:lang w:eastAsia="zh-CN"/>
              </w:rPr>
              <w:t>女</w:t>
            </w:r>
          </w:p>
        </w:tc>
        <w:tc>
          <w:tcPr>
            <w:tcW w:w="1237" w:type="dxa"/>
            <w:shd w:val="clear" w:color="auto" w:fill="DAEEF3"/>
            <w:vAlign w:val="center"/>
          </w:tcPr>
          <w:p w14:paraId="0137514A" w14:textId="77777777" w:rsidR="0036189C" w:rsidRDefault="00000000">
            <w:pPr>
              <w:pStyle w:val="a5"/>
              <w:adjustRightInd w:val="0"/>
              <w:snapToGrid w:val="0"/>
              <w:spacing w:line="276" w:lineRule="auto"/>
              <w:jc w:val="both"/>
              <w:rPr>
                <w:rFonts w:ascii="宋体" w:hAnsi="宋体" w:hint="eastAsia"/>
                <w:b/>
                <w:color w:val="000000"/>
                <w:lang w:eastAsia="zh-CN"/>
              </w:rPr>
            </w:pPr>
            <w:r>
              <w:rPr>
                <w:rFonts w:ascii="宋体" w:hAnsi="宋体"/>
                <w:b/>
                <w:color w:val="000000"/>
                <w:lang w:eastAsia="zh-CN"/>
              </w:rPr>
              <w:t>年龄：</w:t>
            </w:r>
          </w:p>
        </w:tc>
        <w:tc>
          <w:tcPr>
            <w:tcW w:w="1847" w:type="dxa"/>
            <w:vAlign w:val="center"/>
          </w:tcPr>
          <w:p w14:paraId="423643DF" w14:textId="77777777" w:rsidR="0036189C" w:rsidRDefault="00000000">
            <w:pPr>
              <w:pStyle w:val="a5"/>
              <w:adjustRightInd w:val="0"/>
              <w:snapToGrid w:val="0"/>
              <w:spacing w:line="276" w:lineRule="auto"/>
              <w:jc w:val="both"/>
              <w:rPr>
                <w:rFonts w:ascii="宋体" w:hAnsi="宋体" w:hint="eastAsia"/>
                <w:color w:val="000000"/>
                <w:lang w:eastAsia="zh-CN"/>
              </w:rPr>
            </w:pPr>
            <w:r>
              <w:rPr>
                <w:rFonts w:ascii="宋体" w:hAnsi="宋体" w:hint="eastAsia"/>
                <w:color w:val="000000"/>
                <w:lang w:eastAsia="zh-CN"/>
              </w:rPr>
              <w:t>-</w:t>
            </w:r>
          </w:p>
        </w:tc>
      </w:tr>
      <w:tr w:rsidR="0036189C" w14:paraId="0462C8F0" w14:textId="77777777">
        <w:trPr>
          <w:trHeight w:val="403"/>
          <w:jc w:val="center"/>
        </w:trPr>
        <w:tc>
          <w:tcPr>
            <w:tcW w:w="1595" w:type="dxa"/>
            <w:shd w:val="clear" w:color="auto" w:fill="DAEEF3"/>
            <w:vAlign w:val="center"/>
          </w:tcPr>
          <w:p w14:paraId="62D80F50" w14:textId="77777777" w:rsidR="0036189C" w:rsidRDefault="00000000">
            <w:pPr>
              <w:pStyle w:val="a5"/>
              <w:adjustRightInd w:val="0"/>
              <w:snapToGrid w:val="0"/>
              <w:spacing w:line="276" w:lineRule="auto"/>
              <w:jc w:val="both"/>
              <w:rPr>
                <w:rFonts w:ascii="宋体" w:hAnsi="宋体" w:hint="eastAsia"/>
                <w:b/>
                <w:color w:val="000000"/>
                <w:lang w:eastAsia="zh-CN"/>
              </w:rPr>
            </w:pPr>
            <w:r>
              <w:rPr>
                <w:rFonts w:ascii="宋体" w:hAnsi="宋体"/>
                <w:b/>
                <w:color w:val="000000"/>
                <w:lang w:eastAsia="zh-CN"/>
              </w:rPr>
              <w:t>住院/门诊号：</w:t>
            </w:r>
          </w:p>
        </w:tc>
        <w:tc>
          <w:tcPr>
            <w:tcW w:w="1886" w:type="dxa"/>
            <w:shd w:val="clear" w:color="auto" w:fill="auto"/>
            <w:vAlign w:val="center"/>
          </w:tcPr>
          <w:p w14:paraId="15D04E7A" w14:textId="77777777" w:rsidR="0036189C" w:rsidRDefault="00000000">
            <w:pPr>
              <w:pStyle w:val="a5"/>
              <w:adjustRightInd w:val="0"/>
              <w:snapToGrid w:val="0"/>
              <w:spacing w:line="276" w:lineRule="auto"/>
              <w:jc w:val="both"/>
              <w:rPr>
                <w:rFonts w:ascii="宋体" w:hAnsi="宋体" w:hint="eastAsia"/>
                <w:color w:val="000000"/>
                <w:lang w:eastAsia="zh-CN"/>
              </w:rPr>
            </w:pPr>
            <w:r>
              <w:rPr>
                <w:rFonts w:ascii="宋体" w:hAnsi="宋体" w:hint="eastAsia"/>
                <w:color w:val="000000"/>
                <w:lang w:eastAsia="zh-CN"/>
              </w:rPr>
              <w:t>-</w:t>
            </w:r>
          </w:p>
        </w:tc>
        <w:tc>
          <w:tcPr>
            <w:tcW w:w="1303" w:type="dxa"/>
            <w:shd w:val="clear" w:color="auto" w:fill="DAEEF3"/>
            <w:vAlign w:val="center"/>
          </w:tcPr>
          <w:p w14:paraId="735F4CB3" w14:textId="77777777" w:rsidR="0036189C" w:rsidRDefault="00000000">
            <w:pPr>
              <w:pStyle w:val="a5"/>
              <w:adjustRightInd w:val="0"/>
              <w:snapToGrid w:val="0"/>
              <w:spacing w:line="276" w:lineRule="auto"/>
              <w:jc w:val="both"/>
              <w:rPr>
                <w:rFonts w:ascii="宋体" w:hAnsi="宋体" w:hint="eastAsia"/>
                <w:b/>
                <w:color w:val="000000"/>
                <w:lang w:eastAsia="zh-CN"/>
              </w:rPr>
            </w:pPr>
            <w:r>
              <w:rPr>
                <w:rFonts w:ascii="宋体" w:hAnsi="宋体"/>
                <w:b/>
                <w:color w:val="000000"/>
                <w:lang w:eastAsia="zh-CN"/>
              </w:rPr>
              <w:t>样本编号：</w:t>
            </w:r>
          </w:p>
        </w:tc>
        <w:tc>
          <w:tcPr>
            <w:tcW w:w="2095" w:type="dxa"/>
            <w:shd w:val="clear" w:color="auto" w:fill="auto"/>
            <w:vAlign w:val="center"/>
          </w:tcPr>
          <w:p w14:paraId="2A0E5994" w14:textId="77777777" w:rsidR="0036189C" w:rsidRDefault="00000000">
            <w:pPr>
              <w:rPr>
                <w:rFonts w:ascii="宋体" w:hAnsi="宋体" w:cs="Times New Roman" w:hint="eastAsia"/>
                <w:color w:val="000000"/>
                <w:szCs w:val="21"/>
                <w:lang w:eastAsia="zh-CN"/>
              </w:rPr>
            </w:pPr>
            <w:r>
              <w:rPr>
                <w:rFonts w:ascii="宋体" w:hAnsi="宋体" w:cs="Times New Roman" w:hint="eastAsia"/>
                <w:color w:val="000000"/>
                <w:szCs w:val="21"/>
                <w:lang w:eastAsia="zh-CN"/>
              </w:rPr>
              <w:t>26040420</w:t>
            </w:r>
          </w:p>
        </w:tc>
        <w:tc>
          <w:tcPr>
            <w:tcW w:w="1237" w:type="dxa"/>
            <w:shd w:val="clear" w:color="auto" w:fill="DAEEF3"/>
            <w:vAlign w:val="center"/>
          </w:tcPr>
          <w:p w14:paraId="038F41A2" w14:textId="77777777" w:rsidR="0036189C" w:rsidRDefault="00000000">
            <w:pPr>
              <w:pStyle w:val="a5"/>
              <w:adjustRightInd w:val="0"/>
              <w:snapToGrid w:val="0"/>
              <w:spacing w:line="276" w:lineRule="auto"/>
              <w:jc w:val="both"/>
              <w:rPr>
                <w:rFonts w:ascii="宋体" w:hAnsi="宋体" w:hint="eastAsia"/>
                <w:b/>
                <w:color w:val="000000"/>
                <w:lang w:eastAsia="zh-CN"/>
              </w:rPr>
            </w:pPr>
            <w:r>
              <w:rPr>
                <w:rFonts w:ascii="宋体" w:hAnsi="宋体"/>
                <w:b/>
                <w:color w:val="000000"/>
                <w:lang w:eastAsia="zh-CN"/>
              </w:rPr>
              <w:t>样本类型：</w:t>
            </w:r>
          </w:p>
        </w:tc>
        <w:tc>
          <w:tcPr>
            <w:tcW w:w="1847" w:type="dxa"/>
            <w:vAlign w:val="center"/>
          </w:tcPr>
          <w:p w14:paraId="29D5A68A" w14:textId="77777777" w:rsidR="0036189C" w:rsidRDefault="00000000">
            <w:pPr>
              <w:pStyle w:val="a5"/>
              <w:adjustRightInd w:val="0"/>
              <w:snapToGrid w:val="0"/>
              <w:spacing w:line="276" w:lineRule="auto"/>
              <w:jc w:val="both"/>
              <w:rPr>
                <w:rFonts w:ascii="宋体" w:hAnsi="宋体" w:hint="eastAsia"/>
                <w:color w:val="000000"/>
                <w:lang w:eastAsia="zh-CN"/>
              </w:rPr>
            </w:pPr>
            <w:r>
              <w:rPr>
                <w:rFonts w:ascii="宋体" w:hAnsi="宋体" w:hint="eastAsia"/>
                <w:color w:val="000000"/>
                <w:lang w:eastAsia="zh-CN"/>
              </w:rPr>
              <w:t>全血</w:t>
            </w:r>
          </w:p>
        </w:tc>
      </w:tr>
      <w:tr w:rsidR="0036189C" w14:paraId="7D327319" w14:textId="77777777">
        <w:trPr>
          <w:trHeight w:val="403"/>
          <w:jc w:val="center"/>
        </w:trPr>
        <w:tc>
          <w:tcPr>
            <w:tcW w:w="1595" w:type="dxa"/>
            <w:shd w:val="clear" w:color="auto" w:fill="DAEEF3"/>
            <w:vAlign w:val="center"/>
          </w:tcPr>
          <w:p w14:paraId="5CC359A1" w14:textId="77777777" w:rsidR="0036189C" w:rsidRDefault="00000000">
            <w:pPr>
              <w:pStyle w:val="a5"/>
              <w:adjustRightInd w:val="0"/>
              <w:snapToGrid w:val="0"/>
              <w:spacing w:line="276" w:lineRule="auto"/>
              <w:jc w:val="both"/>
              <w:rPr>
                <w:rFonts w:ascii="宋体" w:hAnsi="宋体" w:hint="eastAsia"/>
                <w:b/>
                <w:color w:val="000000"/>
                <w:lang w:eastAsia="zh-CN"/>
              </w:rPr>
            </w:pPr>
            <w:r>
              <w:rPr>
                <w:rFonts w:ascii="宋体" w:hAnsi="宋体"/>
                <w:b/>
                <w:color w:val="000000"/>
                <w:lang w:eastAsia="zh-CN"/>
              </w:rPr>
              <w:t>送检科室：</w:t>
            </w:r>
          </w:p>
        </w:tc>
        <w:tc>
          <w:tcPr>
            <w:tcW w:w="1886" w:type="dxa"/>
            <w:shd w:val="clear" w:color="auto" w:fill="auto"/>
            <w:vAlign w:val="center"/>
          </w:tcPr>
          <w:p w14:paraId="4D526967" w14:textId="77777777" w:rsidR="0036189C" w:rsidRDefault="00000000">
            <w:pPr>
              <w:pStyle w:val="a5"/>
              <w:adjustRightInd w:val="0"/>
              <w:snapToGrid w:val="0"/>
              <w:spacing w:line="276" w:lineRule="auto"/>
              <w:jc w:val="both"/>
              <w:rPr>
                <w:rFonts w:ascii="宋体" w:hAnsi="宋体" w:hint="eastAsia"/>
                <w:color w:val="000000"/>
                <w:lang w:eastAsia="zh-CN"/>
              </w:rPr>
            </w:pPr>
            <w:r>
              <w:rPr>
                <w:rFonts w:ascii="宋体" w:hAnsi="宋体" w:hint="eastAsia"/>
                <w:color w:val="000000"/>
                <w:lang w:eastAsia="zh-CN"/>
              </w:rPr>
              <w:t>-</w:t>
            </w:r>
          </w:p>
        </w:tc>
        <w:tc>
          <w:tcPr>
            <w:tcW w:w="1303" w:type="dxa"/>
            <w:shd w:val="clear" w:color="auto" w:fill="DAEEF3"/>
            <w:vAlign w:val="center"/>
          </w:tcPr>
          <w:p w14:paraId="6DA26E2E" w14:textId="77777777" w:rsidR="0036189C" w:rsidRDefault="00000000">
            <w:pPr>
              <w:pStyle w:val="a5"/>
              <w:adjustRightInd w:val="0"/>
              <w:snapToGrid w:val="0"/>
              <w:spacing w:line="276" w:lineRule="auto"/>
              <w:jc w:val="both"/>
              <w:rPr>
                <w:rFonts w:ascii="宋体" w:hAnsi="宋体" w:hint="eastAsia"/>
                <w:b/>
                <w:color w:val="000000"/>
                <w:lang w:eastAsia="zh-CN"/>
              </w:rPr>
            </w:pPr>
            <w:r>
              <w:rPr>
                <w:rFonts w:ascii="宋体" w:hAnsi="宋体"/>
                <w:b/>
                <w:color w:val="000000"/>
                <w:lang w:eastAsia="zh-CN"/>
              </w:rPr>
              <w:t>送检医师：</w:t>
            </w:r>
          </w:p>
        </w:tc>
        <w:tc>
          <w:tcPr>
            <w:tcW w:w="2095" w:type="dxa"/>
            <w:shd w:val="clear" w:color="auto" w:fill="auto"/>
            <w:vAlign w:val="center"/>
          </w:tcPr>
          <w:p w14:paraId="0B69CBC8" w14:textId="77777777" w:rsidR="0036189C" w:rsidRDefault="00000000">
            <w:pPr>
              <w:pStyle w:val="a5"/>
              <w:adjustRightInd w:val="0"/>
              <w:snapToGrid w:val="0"/>
              <w:spacing w:line="276" w:lineRule="auto"/>
              <w:jc w:val="both"/>
              <w:rPr>
                <w:rFonts w:ascii="宋体" w:hAnsi="宋体" w:hint="eastAsia"/>
                <w:color w:val="000000"/>
                <w:lang w:eastAsia="zh-CN"/>
              </w:rPr>
            </w:pPr>
            <w:r>
              <w:rPr>
                <w:rFonts w:ascii="宋体" w:hAnsi="宋体" w:hint="eastAsia"/>
                <w:color w:val="000000"/>
                <w:lang w:eastAsia="zh-CN"/>
              </w:rPr>
              <w:t>-</w:t>
            </w:r>
          </w:p>
        </w:tc>
        <w:tc>
          <w:tcPr>
            <w:tcW w:w="1237" w:type="dxa"/>
            <w:shd w:val="clear" w:color="auto" w:fill="DAEEF3"/>
            <w:vAlign w:val="center"/>
          </w:tcPr>
          <w:p w14:paraId="74BB6EE0" w14:textId="77777777" w:rsidR="0036189C" w:rsidRDefault="00000000">
            <w:pPr>
              <w:pStyle w:val="a5"/>
              <w:adjustRightInd w:val="0"/>
              <w:snapToGrid w:val="0"/>
              <w:spacing w:line="276" w:lineRule="auto"/>
              <w:jc w:val="both"/>
              <w:rPr>
                <w:rFonts w:ascii="宋体" w:hAnsi="宋体" w:hint="eastAsia"/>
                <w:b/>
                <w:color w:val="000000"/>
                <w:lang w:eastAsia="zh-CN"/>
              </w:rPr>
            </w:pPr>
            <w:r>
              <w:rPr>
                <w:rFonts w:ascii="宋体" w:hAnsi="宋体"/>
                <w:b/>
                <w:color w:val="000000"/>
                <w:lang w:eastAsia="zh-CN"/>
              </w:rPr>
              <w:t>送检日期：</w:t>
            </w:r>
          </w:p>
        </w:tc>
        <w:tc>
          <w:tcPr>
            <w:tcW w:w="1847" w:type="dxa"/>
            <w:vAlign w:val="center"/>
          </w:tcPr>
          <w:p w14:paraId="5599828E" w14:textId="77777777" w:rsidR="0036189C" w:rsidRDefault="00000000">
            <w:pPr>
              <w:pStyle w:val="a5"/>
              <w:adjustRightInd w:val="0"/>
              <w:snapToGrid w:val="0"/>
              <w:spacing w:line="276" w:lineRule="auto"/>
              <w:jc w:val="both"/>
              <w:rPr>
                <w:rFonts w:ascii="宋体" w:hAnsi="宋体" w:hint="eastAsia"/>
                <w:color w:val="000000"/>
                <w:lang w:eastAsia="zh-CN"/>
              </w:rPr>
            </w:pPr>
            <w:r>
              <w:rPr>
                <w:rFonts w:ascii="宋体" w:hAnsi="宋体"/>
                <w:color w:val="000000"/>
                <w:lang w:eastAsia="zh-CN"/>
              </w:rPr>
              <w:t>2</w:t>
            </w:r>
            <w:r>
              <w:rPr>
                <w:rFonts w:ascii="宋体" w:hAnsi="宋体" w:hint="eastAsia"/>
                <w:color w:val="000000"/>
                <w:lang w:eastAsia="zh-CN"/>
              </w:rPr>
              <w:t>026-04-04</w:t>
            </w:r>
          </w:p>
        </w:tc>
      </w:tr>
      <w:tr w:rsidR="0036189C" w14:paraId="28A5EC8C" w14:textId="77777777">
        <w:trPr>
          <w:trHeight w:val="403"/>
          <w:jc w:val="center"/>
        </w:trPr>
        <w:tc>
          <w:tcPr>
            <w:tcW w:w="1595" w:type="dxa"/>
            <w:shd w:val="clear" w:color="auto" w:fill="DAEEF3"/>
            <w:vAlign w:val="center"/>
          </w:tcPr>
          <w:p w14:paraId="13768D68" w14:textId="77777777" w:rsidR="0036189C" w:rsidRDefault="00000000">
            <w:pPr>
              <w:pStyle w:val="a5"/>
              <w:adjustRightInd w:val="0"/>
              <w:snapToGrid w:val="0"/>
              <w:spacing w:line="276" w:lineRule="auto"/>
              <w:jc w:val="both"/>
              <w:rPr>
                <w:rFonts w:ascii="宋体" w:hAnsi="宋体" w:hint="eastAsia"/>
                <w:b/>
                <w:lang w:eastAsia="zh-CN"/>
              </w:rPr>
            </w:pPr>
            <w:r>
              <w:rPr>
                <w:rFonts w:ascii="宋体" w:hAnsi="宋体"/>
                <w:b/>
                <w:lang w:eastAsia="zh-CN"/>
              </w:rPr>
              <w:t>现病史：</w:t>
            </w:r>
          </w:p>
        </w:tc>
        <w:tc>
          <w:tcPr>
            <w:tcW w:w="8368" w:type="dxa"/>
            <w:gridSpan w:val="5"/>
            <w:vAlign w:val="center"/>
          </w:tcPr>
          <w:p w14:paraId="461B840E" w14:textId="77777777" w:rsidR="0036189C" w:rsidRDefault="00000000">
            <w:pPr>
              <w:pStyle w:val="a5"/>
              <w:adjustRightInd w:val="0"/>
              <w:snapToGrid w:val="0"/>
              <w:spacing w:line="276" w:lineRule="auto"/>
              <w:jc w:val="both"/>
              <w:rPr>
                <w:rFonts w:ascii="宋体" w:hAnsi="宋体" w:hint="eastAsia"/>
                <w:color w:val="000000"/>
                <w:lang w:eastAsia="zh-CN"/>
              </w:rPr>
            </w:pPr>
            <w:r>
              <w:rPr>
                <w:rFonts w:ascii="宋体" w:hAnsi="宋体" w:hint="eastAsia"/>
                <w:color w:val="000000"/>
                <w:lang w:eastAsia="zh-CN"/>
              </w:rPr>
              <w:t>乳腺癌</w:t>
            </w:r>
          </w:p>
        </w:tc>
      </w:tr>
      <w:tr w:rsidR="0036189C" w14:paraId="26866571" w14:textId="77777777">
        <w:trPr>
          <w:trHeight w:val="403"/>
          <w:jc w:val="center"/>
        </w:trPr>
        <w:tc>
          <w:tcPr>
            <w:tcW w:w="1595" w:type="dxa"/>
            <w:shd w:val="clear" w:color="auto" w:fill="DAEEF3"/>
            <w:vAlign w:val="center"/>
          </w:tcPr>
          <w:p w14:paraId="00707A13" w14:textId="77777777" w:rsidR="0036189C" w:rsidRDefault="00000000">
            <w:pPr>
              <w:pStyle w:val="a5"/>
              <w:adjustRightInd w:val="0"/>
              <w:snapToGrid w:val="0"/>
              <w:spacing w:line="276" w:lineRule="auto"/>
              <w:jc w:val="both"/>
              <w:rPr>
                <w:rFonts w:ascii="宋体" w:hAnsi="宋体" w:hint="eastAsia"/>
                <w:b/>
                <w:lang w:eastAsia="zh-CN"/>
              </w:rPr>
            </w:pPr>
            <w:r>
              <w:rPr>
                <w:rFonts w:ascii="宋体" w:hAnsi="宋体"/>
                <w:b/>
                <w:lang w:eastAsia="zh-CN"/>
              </w:rPr>
              <w:t>检测项目：</w:t>
            </w:r>
          </w:p>
        </w:tc>
        <w:tc>
          <w:tcPr>
            <w:tcW w:w="8368" w:type="dxa"/>
            <w:gridSpan w:val="5"/>
            <w:shd w:val="clear" w:color="auto" w:fill="auto"/>
            <w:vAlign w:val="center"/>
          </w:tcPr>
          <w:p w14:paraId="7607DBC1" w14:textId="77777777" w:rsidR="0036189C" w:rsidRDefault="00000000">
            <w:pPr>
              <w:pStyle w:val="a5"/>
              <w:adjustRightInd w:val="0"/>
              <w:snapToGrid w:val="0"/>
              <w:spacing w:line="276" w:lineRule="auto"/>
              <w:jc w:val="both"/>
              <w:rPr>
                <w:rFonts w:ascii="宋体" w:hAnsi="宋体" w:hint="eastAsia"/>
                <w:lang w:eastAsia="zh-CN"/>
              </w:rPr>
            </w:pPr>
            <w:r>
              <w:rPr>
                <w:rFonts w:ascii="宋体" w:hAnsi="宋体" w:hint="eastAsia"/>
                <w:lang w:eastAsia="zh-CN" w:bidi="ar"/>
              </w:rPr>
              <w:t>肿瘤HRR通路基因脱氧核糖核酸(DNA)高通量测序</w:t>
            </w:r>
          </w:p>
        </w:tc>
      </w:tr>
      <w:tr w:rsidR="0036189C" w14:paraId="187E8E08" w14:textId="77777777">
        <w:trPr>
          <w:trHeight w:val="403"/>
          <w:jc w:val="center"/>
        </w:trPr>
        <w:tc>
          <w:tcPr>
            <w:tcW w:w="1595" w:type="dxa"/>
            <w:shd w:val="clear" w:color="auto" w:fill="DAEEF3"/>
            <w:vAlign w:val="center"/>
          </w:tcPr>
          <w:p w14:paraId="0CEE557A" w14:textId="77777777" w:rsidR="0036189C" w:rsidRDefault="00000000">
            <w:pPr>
              <w:pStyle w:val="a5"/>
              <w:adjustRightInd w:val="0"/>
              <w:snapToGrid w:val="0"/>
              <w:spacing w:line="276" w:lineRule="auto"/>
              <w:jc w:val="both"/>
              <w:rPr>
                <w:rFonts w:ascii="宋体" w:hAnsi="宋体" w:hint="eastAsia"/>
                <w:b/>
                <w:lang w:eastAsia="zh-CN"/>
              </w:rPr>
            </w:pPr>
            <w:r>
              <w:rPr>
                <w:rFonts w:ascii="宋体" w:hAnsi="宋体"/>
                <w:b/>
                <w:lang w:eastAsia="zh-CN"/>
              </w:rPr>
              <w:t>检测方法：</w:t>
            </w:r>
          </w:p>
        </w:tc>
        <w:tc>
          <w:tcPr>
            <w:tcW w:w="8368" w:type="dxa"/>
            <w:gridSpan w:val="5"/>
            <w:shd w:val="clear" w:color="auto" w:fill="auto"/>
            <w:vAlign w:val="center"/>
          </w:tcPr>
          <w:p w14:paraId="2E51F05B" w14:textId="77777777" w:rsidR="0036189C" w:rsidRDefault="00000000">
            <w:pPr>
              <w:pStyle w:val="110"/>
              <w:adjustRightInd w:val="0"/>
              <w:snapToGrid w:val="0"/>
              <w:spacing w:before="0" w:line="276" w:lineRule="auto"/>
              <w:ind w:left="0" w:right="0"/>
              <w:jc w:val="both"/>
              <w:outlineLvl w:val="9"/>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eastAsia="zh-CN"/>
              </w:rPr>
              <w:t>肿瘤脱氧核糖核酸(DNA)高通量测序</w:t>
            </w:r>
          </w:p>
        </w:tc>
      </w:tr>
      <w:tr w:rsidR="0036189C" w14:paraId="427B388E" w14:textId="77777777">
        <w:trPr>
          <w:trHeight w:val="403"/>
          <w:jc w:val="center"/>
        </w:trPr>
        <w:tc>
          <w:tcPr>
            <w:tcW w:w="1595" w:type="dxa"/>
            <w:shd w:val="clear" w:color="auto" w:fill="DAEEF3"/>
            <w:vAlign w:val="center"/>
          </w:tcPr>
          <w:p w14:paraId="4A1B7A82" w14:textId="77777777" w:rsidR="0036189C" w:rsidRDefault="00000000">
            <w:pPr>
              <w:pStyle w:val="a5"/>
              <w:adjustRightInd w:val="0"/>
              <w:snapToGrid w:val="0"/>
              <w:spacing w:line="276" w:lineRule="auto"/>
              <w:jc w:val="both"/>
              <w:rPr>
                <w:rFonts w:ascii="宋体" w:hAnsi="宋体" w:hint="eastAsia"/>
                <w:b/>
                <w:lang w:eastAsia="zh-CN"/>
              </w:rPr>
            </w:pPr>
            <w:r>
              <w:rPr>
                <w:rFonts w:ascii="宋体" w:hAnsi="宋体"/>
                <w:b/>
                <w:lang w:eastAsia="zh-CN"/>
              </w:rPr>
              <w:t>检测范围：</w:t>
            </w:r>
          </w:p>
        </w:tc>
        <w:tc>
          <w:tcPr>
            <w:tcW w:w="8368" w:type="dxa"/>
            <w:gridSpan w:val="5"/>
            <w:shd w:val="clear" w:color="auto" w:fill="auto"/>
            <w:vAlign w:val="center"/>
          </w:tcPr>
          <w:p w14:paraId="1B37B082" w14:textId="77777777" w:rsidR="0036189C" w:rsidRDefault="00000000">
            <w:pPr>
              <w:jc w:val="both"/>
              <w:rPr>
                <w:rFonts w:ascii="宋体" w:hAnsi="宋体" w:cs="Times New Roman" w:hint="eastAsia"/>
                <w:szCs w:val="21"/>
                <w:lang w:val="zh-CN" w:eastAsia="zh-CN"/>
              </w:rPr>
            </w:pPr>
            <w:r>
              <w:rPr>
                <w:rFonts w:ascii="宋体" w:hAnsi="宋体" w:cs="Times New Roman" w:hint="eastAsia"/>
                <w:szCs w:val="21"/>
                <w:lang w:eastAsia="zh-CN"/>
              </w:rPr>
              <w:t>同源重组修复通路相关的</w:t>
            </w:r>
            <w:r>
              <w:rPr>
                <w:rFonts w:ascii="宋体" w:hAnsi="宋体" w:cs="Times New Roman" w:hint="eastAsia"/>
                <w:szCs w:val="21"/>
                <w:lang w:val="zh-CN" w:eastAsia="zh-CN"/>
              </w:rPr>
              <w:t>3</w:t>
            </w:r>
            <w:r>
              <w:rPr>
                <w:rFonts w:ascii="宋体" w:hAnsi="宋体" w:cs="Times New Roman" w:hint="eastAsia"/>
                <w:szCs w:val="21"/>
                <w:lang w:eastAsia="zh-CN"/>
              </w:rPr>
              <w:t>4</w:t>
            </w:r>
            <w:r>
              <w:rPr>
                <w:rFonts w:ascii="宋体" w:hAnsi="宋体" w:cs="Times New Roman" w:hint="eastAsia"/>
                <w:szCs w:val="21"/>
                <w:lang w:val="zh-CN" w:eastAsia="zh-CN"/>
              </w:rPr>
              <w:t>个基因的目标区域</w:t>
            </w:r>
            <w:r>
              <w:rPr>
                <w:rFonts w:ascii="宋体" w:hAnsi="宋体" w:hint="eastAsia"/>
                <w:szCs w:val="21"/>
                <w:lang w:eastAsia="zh-CN"/>
              </w:rPr>
              <w:t>（详细检测范围见“附录1”）</w:t>
            </w:r>
            <w:r>
              <w:rPr>
                <w:rFonts w:ascii="宋体" w:hAnsi="宋体" w:cs="Times New Roman" w:hint="eastAsia"/>
                <w:szCs w:val="21"/>
                <w:lang w:val="zh-CN" w:eastAsia="zh-CN"/>
              </w:rPr>
              <w:t>，以及化疗药物代谢相关酶类多态性位点。</w:t>
            </w:r>
          </w:p>
        </w:tc>
      </w:tr>
    </w:tbl>
    <w:p w14:paraId="0C356473" w14:textId="77777777" w:rsidR="0036189C" w:rsidRDefault="00000000">
      <w:pPr>
        <w:pStyle w:val="1"/>
        <w:ind w:left="0" w:firstLine="0"/>
        <w:rPr>
          <w:lang w:eastAsia="zh-CN"/>
        </w:rPr>
      </w:pPr>
      <w:r>
        <w:rPr>
          <w:rFonts w:hint="eastAsia"/>
          <w:lang w:eastAsia="zh-CN"/>
        </w:rPr>
        <w:t>检测结果</w:t>
      </w:r>
    </w:p>
    <w:p w14:paraId="775B407A" w14:textId="77777777" w:rsidR="0036189C" w:rsidRDefault="00000000">
      <w:pPr>
        <w:pStyle w:val="2"/>
        <w:rPr>
          <w:color w:val="0070C0"/>
          <w:lang w:eastAsia="zh-CN"/>
        </w:rPr>
      </w:pPr>
      <w:r>
        <w:rPr>
          <w:rFonts w:hint="eastAsia"/>
          <w:color w:val="0070C0"/>
          <w:lang w:eastAsia="zh-CN"/>
        </w:rPr>
        <w:t>检测结果小结</w:t>
      </w:r>
    </w:p>
    <w:tbl>
      <w:tblPr>
        <w:tblpPr w:leftFromText="181" w:rightFromText="181" w:vertAnchor="page" w:horzAnchor="page" w:tblpX="1024" w:tblpY="14002"/>
        <w:tblOverlap w:val="neve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4"/>
        <w:gridCol w:w="3245"/>
        <w:gridCol w:w="3245"/>
      </w:tblGrid>
      <w:tr w:rsidR="0036189C" w14:paraId="638CBE14" w14:textId="77777777">
        <w:trPr>
          <w:trHeight w:val="555"/>
        </w:trPr>
        <w:tc>
          <w:tcPr>
            <w:tcW w:w="3319" w:type="dxa"/>
          </w:tcPr>
          <w:p w14:paraId="02C58B13" w14:textId="77777777" w:rsidR="0036189C" w:rsidRDefault="00000000">
            <w:pPr>
              <w:pStyle w:val="110"/>
              <w:spacing w:before="0" w:line="276" w:lineRule="auto"/>
              <w:jc w:val="both"/>
              <w:outlineLvl w:val="9"/>
              <w:rPr>
                <w:rFonts w:ascii="等线" w:eastAsia="等线" w:hAnsi="等线" w:cs="等线" w:hint="eastAsia"/>
                <w:lang w:eastAsia="zh-CN"/>
              </w:rPr>
            </w:pPr>
            <w:r>
              <w:rPr>
                <w:rFonts w:ascii="等线" w:eastAsia="等线" w:hAnsi="等线" w:cs="等线" w:hint="eastAsia"/>
                <w:lang w:eastAsia="zh-CN"/>
              </w:rPr>
              <w:t>样本采集日期</w:t>
            </w:r>
            <w:r>
              <w:rPr>
                <w:rFonts w:ascii="Times New Roman" w:eastAsia="等线" w:hAnsi="Times New Roman" w:cs="Times New Roman" w:hint="eastAsia"/>
                <w:lang w:eastAsia="zh-CN"/>
              </w:rPr>
              <w:t>: 2026-04-04</w:t>
            </w:r>
          </w:p>
        </w:tc>
        <w:tc>
          <w:tcPr>
            <w:tcW w:w="3321" w:type="dxa"/>
          </w:tcPr>
          <w:p w14:paraId="6F750A07" w14:textId="77777777" w:rsidR="0036189C" w:rsidRDefault="00000000">
            <w:pPr>
              <w:pStyle w:val="110"/>
              <w:spacing w:before="0" w:line="276" w:lineRule="auto"/>
              <w:jc w:val="both"/>
              <w:outlineLvl w:val="9"/>
              <w:rPr>
                <w:rFonts w:ascii="等线" w:eastAsia="等线" w:hAnsi="等线" w:cs="等线" w:hint="eastAsia"/>
                <w:lang w:eastAsia="zh-CN"/>
              </w:rPr>
            </w:pPr>
            <w:r>
              <w:rPr>
                <w:rFonts w:ascii="等线" w:eastAsia="等线" w:hAnsi="等线" w:cs="等线" w:hint="eastAsia"/>
                <w:lang w:eastAsia="zh-CN"/>
              </w:rPr>
              <w:t>样本送检日期</w:t>
            </w:r>
            <w:r>
              <w:rPr>
                <w:rFonts w:ascii="Times New Roman" w:eastAsia="等线" w:hAnsi="Times New Roman" w:cs="Times New Roman" w:hint="eastAsia"/>
                <w:lang w:eastAsia="zh-CN"/>
              </w:rPr>
              <w:t>: 2026-04-04</w:t>
            </w:r>
          </w:p>
        </w:tc>
        <w:tc>
          <w:tcPr>
            <w:tcW w:w="3321" w:type="dxa"/>
          </w:tcPr>
          <w:p w14:paraId="780E9C3D" w14:textId="77777777" w:rsidR="0036189C" w:rsidRDefault="00000000">
            <w:pPr>
              <w:pStyle w:val="110"/>
              <w:spacing w:before="0" w:line="276" w:lineRule="auto"/>
              <w:jc w:val="both"/>
              <w:outlineLvl w:val="9"/>
              <w:rPr>
                <w:rFonts w:ascii="等线" w:eastAsia="等线" w:hAnsi="等线" w:cs="等线" w:hint="eastAsia"/>
                <w:lang w:eastAsia="zh-CN"/>
              </w:rPr>
            </w:pPr>
            <w:r>
              <w:rPr>
                <w:rFonts w:ascii="等线" w:eastAsia="等线" w:hAnsi="等线" w:cs="等线" w:hint="eastAsia"/>
                <w:lang w:eastAsia="zh-CN"/>
              </w:rPr>
              <w:t>样本报告日期</w:t>
            </w:r>
            <w:r>
              <w:rPr>
                <w:rFonts w:ascii="Times New Roman" w:eastAsia="等线" w:hAnsi="Times New Roman" w:cs="Times New Roman" w:hint="eastAsia"/>
                <w:lang w:eastAsia="zh-CN"/>
              </w:rPr>
              <w:t>:</w:t>
            </w:r>
            <w:r>
              <w:rPr>
                <w:rFonts w:ascii="Times New Roman" w:eastAsia="等线" w:hAnsi="Times New Roman" w:cs="Times New Roman"/>
                <w:lang w:eastAsia="zh-CN"/>
              </w:rPr>
              <w:t xml:space="preserve"> </w:t>
            </w:r>
            <w:r>
              <w:rPr>
                <w:rFonts w:ascii="Times New Roman" w:eastAsia="等线" w:hAnsi="Times New Roman" w:cs="Times New Roman" w:hint="eastAsia"/>
                <w:lang w:eastAsia="zh-CN"/>
              </w:rPr>
              <w:t>2026-04-16</w:t>
            </w:r>
          </w:p>
        </w:tc>
      </w:tr>
      <w:tr w:rsidR="0036189C" w14:paraId="323EDFCB" w14:textId="77777777">
        <w:trPr>
          <w:trHeight w:val="564"/>
        </w:trPr>
        <w:tc>
          <w:tcPr>
            <w:tcW w:w="3319" w:type="dxa"/>
          </w:tcPr>
          <w:p w14:paraId="2964F117" w14:textId="77777777" w:rsidR="0036189C" w:rsidRDefault="00000000">
            <w:pPr>
              <w:pStyle w:val="110"/>
              <w:spacing w:before="0" w:line="276" w:lineRule="auto"/>
              <w:jc w:val="both"/>
              <w:outlineLvl w:val="9"/>
              <w:rPr>
                <w:rFonts w:ascii="等线" w:eastAsia="等线" w:hAnsi="等线" w:cs="等线" w:hint="eastAsia"/>
                <w:lang w:eastAsia="zh-CN"/>
              </w:rPr>
            </w:pPr>
            <w:r>
              <w:rPr>
                <w:rFonts w:ascii="等线" w:eastAsia="等线" w:hAnsi="等线" w:cs="等线" w:hint="eastAsia"/>
                <w:noProof/>
                <w:lang w:eastAsia="zh-CN"/>
              </w:rPr>
              <w:drawing>
                <wp:anchor distT="0" distB="0" distL="114300" distR="114300" simplePos="0" relativeHeight="251663360" behindDoc="0" locked="0" layoutInCell="1" allowOverlap="1" wp14:anchorId="3FBD9DE7" wp14:editId="685F7B49">
                  <wp:simplePos x="0" y="0"/>
                  <wp:positionH relativeFrom="column">
                    <wp:posOffset>736600</wp:posOffset>
                  </wp:positionH>
                  <wp:positionV relativeFrom="paragraph">
                    <wp:posOffset>7620</wp:posOffset>
                  </wp:positionV>
                  <wp:extent cx="828040" cy="431800"/>
                  <wp:effectExtent l="0" t="0" r="10160" b="0"/>
                  <wp:wrapNone/>
                  <wp:docPr id="4" name="图片 4" descr="2b254c4ab50b3ee2db326acedb356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00" cy="432000"/>
                          </a:xfrm>
                          <a:prstGeom prst="rect">
                            <a:avLst/>
                          </a:prstGeom>
                          <a:noFill/>
                          <a:ln>
                            <a:noFill/>
                          </a:ln>
                          <a:effectLst/>
                        </pic:spPr>
                      </pic:pic>
                    </a:graphicData>
                  </a:graphic>
                </wp:anchor>
              </w:drawing>
            </w:r>
            <w:r>
              <w:rPr>
                <w:rFonts w:ascii="等线" w:eastAsia="等线" w:hAnsi="等线" w:cs="等线" w:hint="eastAsia"/>
                <w:lang w:eastAsia="zh-CN"/>
              </w:rPr>
              <w:t>检测者：</w:t>
            </w:r>
          </w:p>
        </w:tc>
        <w:tc>
          <w:tcPr>
            <w:tcW w:w="3321" w:type="dxa"/>
          </w:tcPr>
          <w:p w14:paraId="2081C172" w14:textId="77777777" w:rsidR="0036189C" w:rsidRDefault="00000000">
            <w:pPr>
              <w:pStyle w:val="110"/>
              <w:spacing w:before="0" w:line="276" w:lineRule="auto"/>
              <w:jc w:val="both"/>
              <w:outlineLvl w:val="9"/>
              <w:rPr>
                <w:rFonts w:ascii="等线" w:eastAsia="等线" w:hAnsi="等线" w:cs="等线" w:hint="eastAsia"/>
                <w:lang w:eastAsia="zh-CN"/>
              </w:rPr>
            </w:pPr>
            <w:r>
              <w:rPr>
                <w:noProof/>
              </w:rPr>
              <w:drawing>
                <wp:anchor distT="0" distB="0" distL="114300" distR="114300" simplePos="0" relativeHeight="251662336" behindDoc="0" locked="0" layoutInCell="1" allowOverlap="1" wp14:anchorId="32098D97" wp14:editId="3389AD2D">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347470" cy="640080"/>
                          </a:xfrm>
                          <a:prstGeom prst="rect">
                            <a:avLst/>
                          </a:prstGeom>
                          <a:noFill/>
                          <a:ln>
                            <a:noFill/>
                          </a:ln>
                          <a:effectLst/>
                        </pic:spPr>
                      </pic:pic>
                    </a:graphicData>
                  </a:graphic>
                </wp:anchor>
              </w:drawing>
            </w:r>
            <w:r>
              <w:rPr>
                <w:rFonts w:ascii="等线" w:eastAsia="等线" w:hAnsi="等线" w:cs="等线" w:hint="eastAsia"/>
                <w:lang w:eastAsia="zh-CN"/>
              </w:rPr>
              <w:t>审核者：</w:t>
            </w:r>
          </w:p>
        </w:tc>
        <w:tc>
          <w:tcPr>
            <w:tcW w:w="3321" w:type="dxa"/>
          </w:tcPr>
          <w:p w14:paraId="2CE6EDD5" w14:textId="77777777" w:rsidR="0036189C" w:rsidRDefault="00000000">
            <w:pPr>
              <w:pStyle w:val="110"/>
              <w:spacing w:before="0" w:line="276" w:lineRule="auto"/>
              <w:jc w:val="both"/>
              <w:outlineLvl w:val="9"/>
              <w:rPr>
                <w:rFonts w:ascii="等线" w:eastAsia="等线" w:hAnsi="等线" w:cs="等线" w:hint="eastAsia"/>
                <w:lang w:eastAsia="zh-CN"/>
              </w:rPr>
            </w:pPr>
            <w:r>
              <w:rPr>
                <w:noProof/>
              </w:rPr>
              <w:drawing>
                <wp:anchor distT="0" distB="0" distL="114300" distR="114300" simplePos="0" relativeHeight="251661312" behindDoc="1" locked="0" layoutInCell="1" allowOverlap="1" wp14:anchorId="43C57096" wp14:editId="087D1126">
                  <wp:simplePos x="0" y="0"/>
                  <wp:positionH relativeFrom="column">
                    <wp:posOffset>666115</wp:posOffset>
                  </wp:positionH>
                  <wp:positionV relativeFrom="paragraph">
                    <wp:posOffset>2540</wp:posOffset>
                  </wp:positionV>
                  <wp:extent cx="1009650" cy="438150"/>
                  <wp:effectExtent l="0" t="0" r="6350" b="635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Pr>
                <w:rFonts w:ascii="等线" w:eastAsia="等线" w:hAnsi="等线" w:cs="等线" w:hint="eastAsia"/>
                <w:lang w:eastAsia="zh-CN"/>
              </w:rPr>
              <w:t>医生：</w:t>
            </w:r>
          </w:p>
        </w:tc>
      </w:tr>
    </w:tbl>
    <w:tbl>
      <w:tblPr>
        <w:tblW w:w="99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2631"/>
        <w:gridCol w:w="2268"/>
        <w:gridCol w:w="3573"/>
      </w:tblGrid>
      <w:tr w:rsidR="0036189C" w14:paraId="1F41ED2B" w14:textId="77777777">
        <w:trPr>
          <w:trHeight w:val="629"/>
          <w:jc w:val="center"/>
        </w:trPr>
        <w:tc>
          <w:tcPr>
            <w:tcW w:w="1475" w:type="dxa"/>
            <w:shd w:val="clear" w:color="auto" w:fill="D8ECF1"/>
            <w:vAlign w:val="center"/>
          </w:tcPr>
          <w:p w14:paraId="311C394D" w14:textId="77777777" w:rsidR="0036189C" w:rsidRDefault="00000000">
            <w:pPr>
              <w:pStyle w:val="TableParagraph"/>
              <w:spacing w:line="336" w:lineRule="exact"/>
              <w:ind w:left="98" w:right="100"/>
              <w:jc w:val="center"/>
              <w:rPr>
                <w:rFonts w:ascii="宋体" w:eastAsia="宋体" w:hAnsi="宋体" w:cs="宋体" w:hint="eastAsia"/>
                <w:b/>
                <w:szCs w:val="21"/>
                <w:lang w:eastAsia="zh-CN"/>
              </w:rPr>
            </w:pPr>
            <w:r>
              <w:rPr>
                <w:rFonts w:ascii="宋体" w:eastAsia="宋体" w:hAnsi="宋体" w:cs="宋体" w:hint="eastAsia"/>
                <w:b/>
                <w:szCs w:val="21"/>
                <w:lang w:eastAsia="zh-CN"/>
              </w:rPr>
              <w:t>检测目的</w:t>
            </w:r>
          </w:p>
        </w:tc>
        <w:tc>
          <w:tcPr>
            <w:tcW w:w="2631" w:type="dxa"/>
            <w:shd w:val="clear" w:color="auto" w:fill="D8ECF1"/>
          </w:tcPr>
          <w:p w14:paraId="22CF0E8C" w14:textId="77777777" w:rsidR="0036189C" w:rsidRDefault="00000000">
            <w:pPr>
              <w:pStyle w:val="TableParagraph"/>
              <w:spacing w:before="240"/>
              <w:ind w:left="98" w:right="100"/>
              <w:jc w:val="center"/>
              <w:rPr>
                <w:rFonts w:ascii="宋体" w:eastAsia="宋体" w:hAnsi="宋体" w:cs="宋体" w:hint="eastAsia"/>
                <w:b/>
                <w:szCs w:val="21"/>
                <w:lang w:eastAsia="zh-CN"/>
              </w:rPr>
            </w:pPr>
            <w:r>
              <w:rPr>
                <w:rFonts w:ascii="宋体" w:eastAsia="宋体" w:hAnsi="宋体" w:cs="宋体" w:hint="eastAsia"/>
                <w:b/>
                <w:szCs w:val="21"/>
                <w:lang w:eastAsia="zh-CN"/>
              </w:rPr>
              <w:t>检测内容</w:t>
            </w:r>
          </w:p>
        </w:tc>
        <w:tc>
          <w:tcPr>
            <w:tcW w:w="5841" w:type="dxa"/>
            <w:gridSpan w:val="2"/>
            <w:shd w:val="clear" w:color="auto" w:fill="D8ECF1"/>
          </w:tcPr>
          <w:p w14:paraId="7C6DE6F3" w14:textId="77777777" w:rsidR="0036189C" w:rsidRDefault="00000000">
            <w:pPr>
              <w:pStyle w:val="TableParagraph"/>
              <w:spacing w:before="240"/>
              <w:ind w:left="98" w:right="100"/>
              <w:jc w:val="center"/>
              <w:rPr>
                <w:rFonts w:ascii="宋体" w:eastAsia="宋体" w:hAnsi="宋体" w:cs="宋体" w:hint="eastAsia"/>
                <w:b/>
                <w:szCs w:val="21"/>
                <w:lang w:eastAsia="zh-CN"/>
              </w:rPr>
            </w:pPr>
            <w:r>
              <w:rPr>
                <w:rFonts w:ascii="宋体" w:eastAsia="宋体" w:hAnsi="宋体" w:cs="宋体" w:hint="eastAsia"/>
                <w:b/>
                <w:szCs w:val="21"/>
                <w:lang w:eastAsia="zh-CN"/>
              </w:rPr>
              <w:t>检测结果</w:t>
            </w:r>
          </w:p>
        </w:tc>
      </w:tr>
      <w:tr w:rsidR="0036189C" w14:paraId="2A31DC01" w14:textId="77777777">
        <w:trPr>
          <w:trHeight w:val="501"/>
          <w:jc w:val="center"/>
        </w:trPr>
        <w:tc>
          <w:tcPr>
            <w:tcW w:w="1475" w:type="dxa"/>
            <w:vMerge w:val="restart"/>
            <w:shd w:val="clear" w:color="auto" w:fill="D8ECF1"/>
            <w:vAlign w:val="center"/>
          </w:tcPr>
          <w:p w14:paraId="3F344BE2" w14:textId="77777777" w:rsidR="0036189C" w:rsidRDefault="00000000">
            <w:pPr>
              <w:jc w:val="center"/>
              <w:rPr>
                <w:rFonts w:ascii="宋体" w:hAnsi="宋体" w:hint="eastAsia"/>
                <w:b/>
                <w:bCs/>
                <w:szCs w:val="21"/>
                <w:lang w:eastAsia="zh-CN"/>
              </w:rPr>
            </w:pPr>
            <w:r>
              <w:rPr>
                <w:rFonts w:ascii="宋体" w:hAnsi="宋体" w:hint="eastAsia"/>
                <w:b/>
                <w:bCs/>
                <w:szCs w:val="21"/>
                <w:lang w:eastAsia="zh-CN"/>
              </w:rPr>
              <w:t>检测结果</w:t>
            </w:r>
          </w:p>
        </w:tc>
        <w:tc>
          <w:tcPr>
            <w:tcW w:w="2631" w:type="dxa"/>
            <w:shd w:val="clear" w:color="auto" w:fill="D8ECF1"/>
            <w:vAlign w:val="center"/>
          </w:tcPr>
          <w:p w14:paraId="544FFEF5" w14:textId="77777777" w:rsidR="0036189C" w:rsidRDefault="00000000">
            <w:pPr>
              <w:widowControl/>
              <w:jc w:val="center"/>
              <w:rPr>
                <w:rFonts w:ascii="宋体" w:hAnsi="宋体" w:hint="eastAsia"/>
                <w:b/>
                <w:bCs/>
                <w:szCs w:val="21"/>
              </w:rPr>
            </w:pPr>
            <w:commentRangeStart w:id="0"/>
            <w:commentRangeStart w:id="1"/>
            <w:r>
              <w:rPr>
                <w:rFonts w:ascii="宋体" w:hAnsi="宋体" w:hint="eastAsia"/>
                <w:b/>
                <w:bCs/>
                <w:szCs w:val="21"/>
                <w:lang w:eastAsia="zh-CN"/>
              </w:rPr>
              <w:t>基因</w:t>
            </w:r>
            <w:commentRangeEnd w:id="0"/>
            <w:r>
              <w:rPr>
                <w:rStyle w:val="af"/>
              </w:rPr>
              <w:commentReference w:id="0"/>
            </w:r>
            <w:commentRangeEnd w:id="1"/>
            <w:r>
              <w:commentReference w:id="1"/>
            </w:r>
          </w:p>
        </w:tc>
        <w:tc>
          <w:tcPr>
            <w:tcW w:w="2268" w:type="dxa"/>
            <w:shd w:val="clear" w:color="auto" w:fill="D8ECF1"/>
            <w:vAlign w:val="center"/>
          </w:tcPr>
          <w:p w14:paraId="1BF4DF63" w14:textId="77777777" w:rsidR="0036189C" w:rsidRDefault="00000000">
            <w:pPr>
              <w:widowControl/>
              <w:jc w:val="center"/>
              <w:rPr>
                <w:rFonts w:ascii="宋体" w:hAnsi="宋体" w:hint="eastAsia"/>
                <w:b/>
                <w:bCs/>
                <w:color w:val="000000" w:themeColor="text1"/>
                <w:szCs w:val="21"/>
                <w:lang w:eastAsia="zh-CN"/>
              </w:rPr>
            </w:pPr>
            <w:r>
              <w:rPr>
                <w:rFonts w:ascii="宋体" w:hAnsi="宋体" w:hint="eastAsia"/>
                <w:b/>
                <w:bCs/>
                <w:color w:val="000000" w:themeColor="text1"/>
                <w:szCs w:val="21"/>
                <w:lang w:eastAsia="zh-CN"/>
              </w:rPr>
              <w:t>检测项结果</w:t>
            </w:r>
          </w:p>
        </w:tc>
        <w:tc>
          <w:tcPr>
            <w:tcW w:w="3573" w:type="dxa"/>
            <w:shd w:val="clear" w:color="auto" w:fill="D8ECF1"/>
            <w:vAlign w:val="center"/>
          </w:tcPr>
          <w:p w14:paraId="1C2A9F66" w14:textId="77777777" w:rsidR="0036189C" w:rsidRDefault="00000000">
            <w:pPr>
              <w:widowControl/>
              <w:rPr>
                <w:rFonts w:ascii="宋体" w:hAnsi="宋体" w:hint="eastAsia"/>
                <w:color w:val="000000" w:themeColor="text1"/>
                <w:szCs w:val="21"/>
                <w:lang w:eastAsia="zh-CN"/>
              </w:rPr>
            </w:pPr>
            <w:r>
              <w:rPr>
                <w:rFonts w:ascii="宋体" w:hAnsi="宋体" w:cs="Times New Roman" w:hint="eastAsia"/>
                <w:b/>
                <w:bCs/>
                <w:iCs/>
                <w:kern w:val="2"/>
                <w:szCs w:val="21"/>
                <w:lang w:eastAsia="zh-CN" w:bidi="ar"/>
              </w:rPr>
              <w:t>临床提示（敏感/耐药，证据等级）</w:t>
            </w:r>
          </w:p>
        </w:tc>
      </w:tr>
      <w:tr w:rsidR="0036189C" w14:paraId="244D765C" w14:textId="77777777">
        <w:trPr>
          <w:trHeight w:val="501"/>
          <w:jc w:val="center"/>
        </w:trPr>
        <w:tc>
          <w:tcPr>
            <w:tcW w:w="1475" w:type="dxa"/>
            <w:vMerge/>
            <w:shd w:val="clear" w:color="auto" w:fill="D8ECF1"/>
            <w:vAlign w:val="center"/>
          </w:tcPr>
          <w:p w14:paraId="55D1E4EF" w14:textId="77777777" w:rsidR="0036189C" w:rsidRDefault="0036189C">
            <w:pPr>
              <w:jc w:val="center"/>
              <w:rPr>
                <w:rFonts w:ascii="宋体" w:hAnsi="宋体" w:hint="eastAsia"/>
                <w:b/>
                <w:bCs/>
                <w:szCs w:val="21"/>
                <w:lang w:eastAsia="zh-CN"/>
              </w:rPr>
            </w:pPr>
          </w:p>
        </w:tc>
        <w:tc>
          <w:tcPr>
            <w:tcW w:w="2631" w:type="dxa"/>
            <w:shd w:val="clear" w:color="auto" w:fill="FFFFFF" w:themeFill="background1"/>
            <w:vAlign w:val="center"/>
          </w:tcPr>
          <w:p w14:paraId="7048851B" w14:textId="77777777" w:rsidR="0036189C" w:rsidRDefault="00000000">
            <w:pPr>
              <w:widowControl/>
              <w:jc w:val="center"/>
              <w:rPr>
                <w:rFonts w:ascii="宋体" w:hAnsi="宋体" w:cs="Times New Roman" w:hint="eastAsia"/>
                <w:b/>
                <w:bCs/>
                <w:kern w:val="2"/>
                <w:szCs w:val="21"/>
                <w:lang w:eastAsia="zh-CN" w:bidi="ar"/>
              </w:rPr>
            </w:pPr>
            <w:r>
              <w:rPr>
                <w:rFonts w:ascii="宋体" w:hAnsi="宋体" w:cs="Times New Roman" w:hint="eastAsia"/>
                <w:iCs/>
                <w:kern w:val="2"/>
                <w:szCs w:val="21"/>
                <w:lang w:eastAsia="zh-CN" w:bidi="ar"/>
              </w:rPr>
              <w:t>BRCA1</w:t>
            </w:r>
          </w:p>
        </w:tc>
        <w:tc>
          <w:tcPr>
            <w:tcW w:w="2268" w:type="dxa"/>
            <w:shd w:val="clear" w:color="auto" w:fill="FFFFFF" w:themeFill="background1"/>
            <w:vAlign w:val="center"/>
          </w:tcPr>
          <w:p w14:paraId="2927464F" w14:textId="77777777" w:rsidR="0036189C" w:rsidRDefault="0036189C">
            <w:pPr>
              <w:widowControl/>
              <w:rPr>
                <w:rFonts w:ascii="宋体" w:hAnsi="宋体" w:hint="eastAsia"/>
                <w:color w:val="000000" w:themeColor="text1"/>
                <w:szCs w:val="21"/>
              </w:rPr>
            </w:pPr>
          </w:p>
        </w:tc>
        <w:tc>
          <w:tcPr>
            <w:tcW w:w="3573" w:type="dxa"/>
            <w:shd w:val="clear" w:color="auto" w:fill="FFFFFF" w:themeFill="background1"/>
            <w:vAlign w:val="center"/>
          </w:tcPr>
          <w:p w14:paraId="62C114F2" w14:textId="77777777" w:rsidR="0036189C" w:rsidRDefault="0036189C">
            <w:pPr>
              <w:widowControl/>
              <w:rPr>
                <w:rFonts w:ascii="宋体" w:hAnsi="宋体" w:cs="思源黑体 CN Light" w:hint="eastAsia"/>
                <w:bCs/>
                <w:iCs/>
                <w:color w:val="000000"/>
                <w:szCs w:val="21"/>
                <w:lang w:eastAsia="zh-CN"/>
              </w:rPr>
            </w:pPr>
          </w:p>
        </w:tc>
      </w:tr>
      <w:tr w:rsidR="0036189C" w14:paraId="04D10FF5" w14:textId="77777777">
        <w:trPr>
          <w:trHeight w:val="501"/>
          <w:jc w:val="center"/>
        </w:trPr>
        <w:tc>
          <w:tcPr>
            <w:tcW w:w="1475" w:type="dxa"/>
            <w:vMerge/>
            <w:shd w:val="clear" w:color="auto" w:fill="D8ECF1"/>
            <w:vAlign w:val="center"/>
          </w:tcPr>
          <w:p w14:paraId="4AC27738" w14:textId="77777777" w:rsidR="0036189C" w:rsidRDefault="0036189C">
            <w:pPr>
              <w:widowControl/>
              <w:rPr>
                <w:rFonts w:ascii="宋体" w:hAnsi="宋体" w:hint="eastAsia"/>
                <w:b/>
                <w:bCs/>
                <w:szCs w:val="21"/>
                <w:lang w:eastAsia="zh-CN"/>
              </w:rPr>
            </w:pPr>
          </w:p>
        </w:tc>
        <w:tc>
          <w:tcPr>
            <w:tcW w:w="2631" w:type="dxa"/>
            <w:shd w:val="clear" w:color="auto" w:fill="FFFFFF" w:themeFill="background1"/>
            <w:vAlign w:val="center"/>
          </w:tcPr>
          <w:p w14:paraId="21648A58" w14:textId="77777777" w:rsidR="0036189C" w:rsidRDefault="00000000">
            <w:pPr>
              <w:widowControl/>
              <w:jc w:val="center"/>
              <w:rPr>
                <w:rFonts w:ascii="宋体" w:hAnsi="宋体" w:cs="Times New Roman" w:hint="eastAsia"/>
                <w:b/>
                <w:bCs/>
                <w:kern w:val="2"/>
                <w:szCs w:val="21"/>
                <w:lang w:eastAsia="zh-CN" w:bidi="ar"/>
              </w:rPr>
            </w:pPr>
            <w:r>
              <w:rPr>
                <w:rFonts w:ascii="宋体" w:hAnsi="宋体" w:cs="Times New Roman" w:hint="eastAsia"/>
                <w:iCs/>
                <w:kern w:val="2"/>
                <w:szCs w:val="21"/>
                <w:lang w:eastAsia="zh-CN" w:bidi="ar"/>
              </w:rPr>
              <w:t>TP53</w:t>
            </w:r>
          </w:p>
        </w:tc>
        <w:tc>
          <w:tcPr>
            <w:tcW w:w="2268" w:type="dxa"/>
            <w:shd w:val="clear" w:color="auto" w:fill="FFFFFF" w:themeFill="background1"/>
            <w:vAlign w:val="center"/>
          </w:tcPr>
          <w:p w14:paraId="291C1422" w14:textId="77777777" w:rsidR="0036189C" w:rsidRDefault="0036189C">
            <w:pPr>
              <w:widowControl/>
              <w:jc w:val="center"/>
              <w:rPr>
                <w:rFonts w:ascii="宋体" w:hAnsi="宋体" w:hint="eastAsia"/>
                <w:color w:val="000000" w:themeColor="text1"/>
                <w:szCs w:val="21"/>
                <w:lang w:eastAsia="zh-CN"/>
              </w:rPr>
            </w:pPr>
          </w:p>
        </w:tc>
        <w:tc>
          <w:tcPr>
            <w:tcW w:w="3573" w:type="dxa"/>
            <w:shd w:val="clear" w:color="auto" w:fill="FFFFFF" w:themeFill="background1"/>
            <w:vAlign w:val="center"/>
          </w:tcPr>
          <w:p w14:paraId="353D1EBD" w14:textId="77777777" w:rsidR="0036189C" w:rsidRDefault="0036189C">
            <w:pPr>
              <w:widowControl/>
              <w:jc w:val="center"/>
              <w:rPr>
                <w:rFonts w:ascii="宋体" w:hAnsi="宋体" w:cs="Times New Roman" w:hint="eastAsia"/>
                <w:b/>
                <w:bCs/>
                <w:iCs/>
                <w:kern w:val="2"/>
                <w:szCs w:val="21"/>
                <w:lang w:eastAsia="zh-CN" w:bidi="ar"/>
              </w:rPr>
            </w:pPr>
          </w:p>
        </w:tc>
      </w:tr>
      <w:tr w:rsidR="0036189C" w14:paraId="4704517E" w14:textId="77777777">
        <w:trPr>
          <w:trHeight w:val="501"/>
          <w:jc w:val="center"/>
        </w:trPr>
        <w:tc>
          <w:tcPr>
            <w:tcW w:w="1475" w:type="dxa"/>
            <w:vMerge/>
            <w:shd w:val="clear" w:color="auto" w:fill="D8ECF1"/>
            <w:vAlign w:val="center"/>
          </w:tcPr>
          <w:p w14:paraId="635DCE91" w14:textId="77777777" w:rsidR="0036189C" w:rsidRDefault="0036189C">
            <w:pPr>
              <w:rPr>
                <w:rFonts w:ascii="宋体" w:hAnsi="宋体" w:hint="eastAsia"/>
                <w:b/>
                <w:bCs/>
                <w:szCs w:val="21"/>
                <w:lang w:eastAsia="zh-CN"/>
              </w:rPr>
            </w:pPr>
          </w:p>
        </w:tc>
        <w:tc>
          <w:tcPr>
            <w:tcW w:w="8472" w:type="dxa"/>
            <w:gridSpan w:val="3"/>
            <w:shd w:val="clear" w:color="auto" w:fill="D8ECF1"/>
            <w:vAlign w:val="center"/>
          </w:tcPr>
          <w:p w14:paraId="20CA8318" w14:textId="77777777" w:rsidR="0036189C" w:rsidRDefault="00000000">
            <w:pPr>
              <w:pStyle w:val="af6"/>
              <w:widowControl/>
              <w:numPr>
                <w:ilvl w:val="0"/>
                <w:numId w:val="2"/>
              </w:numPr>
              <w:ind w:left="0" w:firstLine="0"/>
              <w:rPr>
                <w:rFonts w:ascii="宋体" w:eastAsia="宋体" w:hAnsi="宋体" w:hint="eastAsia"/>
                <w:b/>
                <w:bCs/>
                <w:iCs/>
                <w:lang w:bidi="ar"/>
              </w:rPr>
            </w:pPr>
            <w:r>
              <w:rPr>
                <w:rFonts w:ascii="宋体" w:eastAsia="宋体" w:hAnsi="宋体" w:hint="eastAsia"/>
                <w:b/>
                <w:bCs/>
                <w:iCs/>
                <w:lang w:bidi="ar"/>
              </w:rPr>
              <w:t>奥拉帕利，鲁卡帕尼，尼拉帕利+醋酸阿比特龙+泼尼松，Saruparib，他拉唑帕利+恩扎卢胺，C级推荐，可能敏感，请结合临床。</w:t>
            </w:r>
          </w:p>
          <w:p w14:paraId="1413F136" w14:textId="77777777" w:rsidR="0036189C" w:rsidRDefault="00000000">
            <w:pPr>
              <w:pStyle w:val="af6"/>
              <w:widowControl/>
              <w:numPr>
                <w:ilvl w:val="0"/>
                <w:numId w:val="2"/>
              </w:numPr>
              <w:ind w:left="0" w:firstLine="0"/>
              <w:rPr>
                <w:rFonts w:ascii="宋体" w:eastAsia="宋体" w:hAnsi="宋体" w:hint="eastAsia"/>
                <w:b/>
                <w:bCs/>
                <w:iCs/>
                <w:lang w:bidi="ar"/>
              </w:rPr>
            </w:pPr>
            <w:r>
              <w:rPr>
                <w:rFonts w:ascii="宋体" w:eastAsia="宋体" w:hAnsi="宋体" w:hint="eastAsia"/>
                <w:b/>
                <w:bCs/>
                <w:iCs/>
                <w:lang w:bidi="ar"/>
              </w:rPr>
              <w:t>CC-115+恩扎卢胺，卡匹色替+氟维司群，卡匹色替+紫杉醇，Sapanisertib+二甲双胍，C级推荐，可能敏感，请结合临床。</w:t>
            </w:r>
          </w:p>
          <w:p w14:paraId="5C194EA7" w14:textId="77777777" w:rsidR="0036189C" w:rsidRDefault="00000000">
            <w:pPr>
              <w:pStyle w:val="af6"/>
              <w:widowControl/>
              <w:numPr>
                <w:ilvl w:val="0"/>
                <w:numId w:val="2"/>
              </w:numPr>
              <w:ind w:left="0" w:firstLine="0"/>
              <w:rPr>
                <w:rFonts w:ascii="宋体" w:eastAsia="宋体" w:hAnsi="宋体" w:hint="eastAsia"/>
                <w:b/>
                <w:bCs/>
                <w:iCs/>
                <w:lang w:bidi="ar"/>
              </w:rPr>
            </w:pPr>
            <w:r>
              <w:rPr>
                <w:rFonts w:ascii="宋体" w:eastAsia="宋体" w:hAnsi="宋体" w:hint="eastAsia"/>
                <w:b/>
                <w:bCs/>
                <w:iCs/>
                <w:lang w:bidi="ar"/>
              </w:rPr>
              <w:t>CC-115+恩扎卢胺，卡匹色替+氟维司群，卡匹色替+紫杉醇，Sapanisertib+二甲双胍，C级推荐，可能敏感，请结合临床。</w:t>
            </w:r>
          </w:p>
          <w:p w14:paraId="51EB32AF" w14:textId="77777777" w:rsidR="0036189C" w:rsidRDefault="00000000">
            <w:pPr>
              <w:widowControl/>
              <w:rPr>
                <w:rFonts w:cs="Times New Roman"/>
                <w:b/>
                <w:bCs/>
                <w:iCs/>
                <w:kern w:val="2"/>
                <w:szCs w:val="21"/>
                <w:lang w:eastAsia="zh-CN" w:bidi="ar"/>
              </w:rPr>
            </w:pPr>
            <w:r>
              <w:rPr>
                <w:rFonts w:ascii="宋体" w:hAnsi="宋体" w:cs="Times New Roman"/>
                <w:b/>
                <w:bCs/>
                <w:iCs/>
                <w:kern w:val="2"/>
                <w:szCs w:val="21"/>
                <w:lang w:eastAsia="zh-CN" w:bidi="ar"/>
              </w:rPr>
              <w:t>具体详情见「</w:t>
            </w:r>
            <w:ins w:id="2" w:author="肖惠玲" w:date="2026-05-12T14:23:00Z">
              <w:r>
                <w:rPr>
                  <w:rFonts w:ascii="宋体" w:hAnsi="宋体" w:cs="Times New Roman" w:hint="eastAsia"/>
                  <w:b/>
                  <w:bCs/>
                  <w:iCs/>
                  <w:kern w:val="2"/>
                  <w:szCs w:val="21"/>
                  <w:lang w:eastAsia="zh-CN" w:bidi="ar"/>
                </w:rPr>
                <w:t>变异</w:t>
              </w:r>
            </w:ins>
            <w:del w:id="3" w:author="肖惠玲" w:date="2026-05-12T14:16:00Z">
              <w:r>
                <w:rPr>
                  <w:rFonts w:ascii="宋体" w:hAnsi="宋体" w:cs="Times New Roman" w:hint="eastAsia"/>
                  <w:b/>
                  <w:bCs/>
                  <w:iCs/>
                  <w:kern w:val="2"/>
                  <w:szCs w:val="21"/>
                  <w:lang w:eastAsia="zh-CN" w:bidi="ar"/>
                </w:rPr>
                <w:delText>其他基因检测结果</w:delText>
              </w:r>
            </w:del>
            <w:ins w:id="4" w:author="肖惠玲" w:date="2026-05-12T14:16:00Z">
              <w:r>
                <w:rPr>
                  <w:rFonts w:ascii="宋体" w:hAnsi="宋体" w:cs="Times New Roman" w:hint="eastAsia"/>
                  <w:b/>
                  <w:bCs/>
                  <w:iCs/>
                  <w:kern w:val="2"/>
                  <w:szCs w:val="21"/>
                  <w:lang w:eastAsia="zh-CN" w:bidi="ar"/>
                </w:rPr>
                <w:t>检测结果</w:t>
              </w:r>
            </w:ins>
            <w:commentRangeStart w:id="5"/>
            <w:commentRangeStart w:id="6"/>
            <w:r>
              <w:rPr>
                <w:rFonts w:ascii="宋体" w:hAnsi="宋体" w:cs="Times New Roman"/>
                <w:b/>
                <w:bCs/>
                <w:iCs/>
                <w:kern w:val="2"/>
                <w:szCs w:val="21"/>
                <w:lang w:eastAsia="zh-CN" w:bidi="ar"/>
              </w:rPr>
              <w:t>」</w:t>
            </w:r>
            <w:commentRangeEnd w:id="5"/>
            <w:r>
              <w:rPr>
                <w:rStyle w:val="af"/>
              </w:rPr>
              <w:commentReference w:id="5"/>
            </w:r>
            <w:commentRangeEnd w:id="6"/>
            <w:r>
              <w:commentReference w:id="6"/>
            </w:r>
            <w:r>
              <w:rPr>
                <w:rFonts w:ascii="宋体" w:hAnsi="宋体" w:cs="Times New Roman"/>
                <w:b/>
                <w:bCs/>
                <w:iCs/>
                <w:kern w:val="2"/>
                <w:szCs w:val="21"/>
                <w:lang w:eastAsia="zh-CN" w:bidi="ar"/>
              </w:rPr>
              <w:t>模块。</w:t>
            </w:r>
          </w:p>
        </w:tc>
      </w:tr>
    </w:tbl>
    <w:p w14:paraId="0BB73A86" w14:textId="77777777" w:rsidR="0036189C" w:rsidRDefault="00000000">
      <w:pPr>
        <w:rPr>
          <w:lang w:eastAsia="zh-CN"/>
        </w:rPr>
      </w:pPr>
      <w:r>
        <w:rPr>
          <w:lang w:eastAsia="zh-CN"/>
        </w:rPr>
        <w:br w:type="page"/>
      </w:r>
    </w:p>
    <w:p w14:paraId="0F4CE1CD" w14:textId="77777777" w:rsidR="0036189C" w:rsidRDefault="00000000">
      <w:pPr>
        <w:pStyle w:val="2"/>
        <w:rPr>
          <w:color w:val="0070C0"/>
          <w:lang w:eastAsia="zh-CN"/>
        </w:rPr>
      </w:pPr>
      <w:r>
        <w:rPr>
          <w:rFonts w:hint="eastAsia"/>
          <w:color w:val="0070C0"/>
          <w:lang w:eastAsia="zh-CN"/>
        </w:rPr>
        <w:lastRenderedPageBreak/>
        <w:t>变异检测结果</w:t>
      </w:r>
    </w:p>
    <w:p w14:paraId="137F3504" w14:textId="77777777" w:rsidR="0036189C" w:rsidRDefault="00000000">
      <w:pPr>
        <w:pStyle w:val="3"/>
        <w:rPr>
          <w:color w:val="0070C0"/>
          <w:lang w:eastAsia="zh-CN"/>
        </w:rPr>
      </w:pPr>
      <w:r>
        <w:rPr>
          <w:rFonts w:hint="eastAsia"/>
          <w:color w:val="0070C0"/>
          <w:lang w:eastAsia="zh-CN"/>
        </w:rPr>
        <w:t>致病性、疑似致病性胚系变异</w:t>
      </w:r>
    </w:p>
    <w:tbl>
      <w:tblPr>
        <w:tblW w:w="51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52"/>
        <w:gridCol w:w="2554"/>
        <w:gridCol w:w="1134"/>
        <w:gridCol w:w="1415"/>
        <w:gridCol w:w="1142"/>
        <w:gridCol w:w="2843"/>
      </w:tblGrid>
      <w:tr w:rsidR="0036189C" w14:paraId="777812B2" w14:textId="77777777">
        <w:trPr>
          <w:trHeight w:val="533"/>
          <w:jc w:val="center"/>
        </w:trPr>
        <w:tc>
          <w:tcPr>
            <w:tcW w:w="853" w:type="dxa"/>
            <w:shd w:val="clear" w:color="auto" w:fill="DAEEF3"/>
            <w:vAlign w:val="center"/>
          </w:tcPr>
          <w:p w14:paraId="12218F21" w14:textId="77777777" w:rsidR="0036189C" w:rsidRDefault="00000000">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2557" w:type="dxa"/>
            <w:shd w:val="clear" w:color="auto" w:fill="DAEEF3"/>
            <w:vAlign w:val="center"/>
          </w:tcPr>
          <w:p w14:paraId="2C7CB311" w14:textId="77777777" w:rsidR="0036189C" w:rsidRDefault="00000000">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135" w:type="dxa"/>
            <w:shd w:val="clear" w:color="auto" w:fill="DAEEF3"/>
            <w:vAlign w:val="center"/>
          </w:tcPr>
          <w:p w14:paraId="46EE50FE" w14:textId="77777777" w:rsidR="0036189C" w:rsidRDefault="00000000">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417" w:type="dxa"/>
            <w:shd w:val="clear" w:color="auto" w:fill="DAEEF3"/>
            <w:vAlign w:val="center"/>
          </w:tcPr>
          <w:p w14:paraId="3FA5F47E" w14:textId="77777777" w:rsidR="0036189C"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COSMIC ID</w:t>
            </w:r>
          </w:p>
        </w:tc>
        <w:tc>
          <w:tcPr>
            <w:tcW w:w="1143" w:type="dxa"/>
            <w:shd w:val="clear" w:color="auto" w:fill="DAEEF3"/>
            <w:vAlign w:val="center"/>
          </w:tcPr>
          <w:p w14:paraId="5CA165E8" w14:textId="77777777" w:rsidR="0036189C" w:rsidRDefault="00000000">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2846" w:type="dxa"/>
            <w:shd w:val="clear" w:color="auto" w:fill="DAEEF3"/>
            <w:vAlign w:val="center"/>
          </w:tcPr>
          <w:p w14:paraId="36CF50D8" w14:textId="77777777" w:rsidR="0036189C" w:rsidRDefault="00000000">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4A5D46F5" w14:textId="77777777" w:rsidR="0036189C" w:rsidRDefault="00000000">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36189C" w14:paraId="2FC4CCDE" w14:textId="77777777">
        <w:trPr>
          <w:trHeight w:val="403"/>
          <w:jc w:val="center"/>
        </w:trPr>
        <w:tc>
          <w:tcPr>
            <w:tcW w:w="853" w:type="dxa"/>
            <w:shd w:val="clear" w:color="auto" w:fill="auto"/>
            <w:vAlign w:val="center"/>
          </w:tcPr>
          <w:p w14:paraId="547233DE" w14:textId="77777777" w:rsidR="0036189C"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w:t>
            </w:r>
          </w:p>
        </w:tc>
        <w:tc>
          <w:tcPr>
            <w:tcW w:w="2557" w:type="dxa"/>
            <w:shd w:val="clear" w:color="auto" w:fill="auto"/>
            <w:vAlign w:val="center"/>
          </w:tcPr>
          <w:p w14:paraId="3C3CB992" w14:textId="77777777" w:rsidR="0036189C"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w:t>
            </w:r>
          </w:p>
        </w:tc>
        <w:tc>
          <w:tcPr>
            <w:tcW w:w="1135" w:type="dxa"/>
            <w:shd w:val="clear" w:color="auto" w:fill="auto"/>
            <w:vAlign w:val="center"/>
          </w:tcPr>
          <w:p w14:paraId="00A7DB6D" w14:textId="77777777" w:rsidR="0036189C"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w:t>
            </w:r>
          </w:p>
        </w:tc>
        <w:tc>
          <w:tcPr>
            <w:tcW w:w="1417" w:type="dxa"/>
            <w:shd w:val="clear" w:color="auto" w:fill="auto"/>
            <w:vAlign w:val="center"/>
          </w:tcPr>
          <w:p w14:paraId="42999FB7" w14:textId="77777777" w:rsidR="0036189C"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w:t>
            </w:r>
          </w:p>
        </w:tc>
        <w:tc>
          <w:tcPr>
            <w:tcW w:w="1143" w:type="dxa"/>
            <w:shd w:val="clear" w:color="auto" w:fill="auto"/>
            <w:vAlign w:val="center"/>
          </w:tcPr>
          <w:p w14:paraId="1A911563" w14:textId="77777777" w:rsidR="0036189C"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w:t>
            </w:r>
          </w:p>
        </w:tc>
        <w:tc>
          <w:tcPr>
            <w:tcW w:w="2846" w:type="dxa"/>
            <w:shd w:val="clear" w:color="auto" w:fill="auto"/>
            <w:vAlign w:val="center"/>
          </w:tcPr>
          <w:p w14:paraId="4AEE371A" w14:textId="77777777" w:rsidR="0036189C"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w:t>
            </w:r>
          </w:p>
        </w:tc>
      </w:tr>
    </w:tbl>
    <w:p w14:paraId="2BF4341F" w14:textId="77777777" w:rsidR="0036189C" w:rsidRDefault="0036189C">
      <w:pPr>
        <w:rPr>
          <w:lang w:eastAsia="zh-CN"/>
        </w:rPr>
      </w:pPr>
    </w:p>
    <w:p w14:paraId="52804A13" w14:textId="77777777" w:rsidR="0036189C" w:rsidRDefault="00000000">
      <w:pPr>
        <w:pStyle w:val="3"/>
        <w:rPr>
          <w:color w:val="0070C0"/>
          <w:lang w:eastAsia="zh-CN"/>
        </w:rPr>
      </w:pPr>
      <w:r>
        <w:rPr>
          <w:rFonts w:hint="eastAsia"/>
          <w:color w:val="0070C0"/>
          <w:lang w:eastAsia="zh-CN"/>
        </w:rPr>
        <w:t>临床意义不明变异</w:t>
      </w:r>
    </w:p>
    <w:tbl>
      <w:tblPr>
        <w:tblW w:w="51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76"/>
        <w:gridCol w:w="5091"/>
        <w:gridCol w:w="2595"/>
      </w:tblGrid>
      <w:tr w:rsidR="0036189C" w14:paraId="5D6BAFD4" w14:textId="77777777">
        <w:trPr>
          <w:trHeight w:val="403"/>
          <w:jc w:val="center"/>
        </w:trPr>
        <w:tc>
          <w:tcPr>
            <w:tcW w:w="2278" w:type="dxa"/>
            <w:shd w:val="clear" w:color="auto" w:fill="DAEEF3"/>
            <w:vAlign w:val="center"/>
          </w:tcPr>
          <w:p w14:paraId="1EA69950" w14:textId="77777777" w:rsidR="0036189C" w:rsidRDefault="00000000">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5097" w:type="dxa"/>
            <w:shd w:val="clear" w:color="auto" w:fill="DAEEF3"/>
            <w:vAlign w:val="center"/>
          </w:tcPr>
          <w:p w14:paraId="785466CE" w14:textId="77777777" w:rsidR="0036189C"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检测结果</w:t>
            </w:r>
          </w:p>
        </w:tc>
        <w:tc>
          <w:tcPr>
            <w:tcW w:w="2598" w:type="dxa"/>
            <w:shd w:val="clear" w:color="auto" w:fill="DAEEF3"/>
            <w:vAlign w:val="center"/>
          </w:tcPr>
          <w:p w14:paraId="58F8D762" w14:textId="77777777" w:rsidR="0036189C" w:rsidRDefault="00000000">
            <w:pPr>
              <w:pStyle w:val="TableParagraph"/>
              <w:spacing w:line="336" w:lineRule="exact"/>
              <w:ind w:right="100"/>
              <w:jc w:val="center"/>
              <w:rPr>
                <w:rFonts w:eastAsia="宋体"/>
                <w:b/>
                <w:szCs w:val="21"/>
                <w:lang w:eastAsia="zh-CN"/>
              </w:rPr>
            </w:pPr>
            <w:r>
              <w:rPr>
                <w:rFonts w:eastAsia="宋体" w:hint="eastAsia"/>
                <w:b/>
                <w:szCs w:val="21"/>
                <w:lang w:eastAsia="zh-CN"/>
              </w:rPr>
              <w:t>基因型</w:t>
            </w:r>
          </w:p>
        </w:tc>
      </w:tr>
      <w:tr w:rsidR="0036189C" w14:paraId="027EE60B" w14:textId="77777777">
        <w:trPr>
          <w:trHeight w:val="403"/>
          <w:jc w:val="center"/>
        </w:trPr>
        <w:tc>
          <w:tcPr>
            <w:tcW w:w="2278" w:type="dxa"/>
            <w:shd w:val="clear" w:color="auto" w:fill="auto"/>
            <w:vAlign w:val="center"/>
          </w:tcPr>
          <w:p w14:paraId="07454112" w14:textId="77777777" w:rsidR="0036189C" w:rsidRDefault="00000000">
            <w:pPr>
              <w:jc w:val="center"/>
              <w:rPr>
                <w:rFonts w:ascii="宋体" w:hAnsi="宋体" w:hint="eastAsia"/>
                <w:szCs w:val="21"/>
                <w:lang w:eastAsia="zh-CN"/>
              </w:rPr>
            </w:pPr>
            <w:r>
              <w:rPr>
                <w:rFonts w:ascii="宋体" w:hAnsi="宋体" w:hint="eastAsia"/>
                <w:iCs/>
                <w:color w:val="000000" w:themeColor="text1"/>
                <w:szCs w:val="21"/>
              </w:rPr>
              <w:t>FANCA</w:t>
            </w:r>
          </w:p>
        </w:tc>
        <w:tc>
          <w:tcPr>
            <w:tcW w:w="5097" w:type="dxa"/>
            <w:shd w:val="clear" w:color="auto" w:fill="auto"/>
            <w:vAlign w:val="center"/>
          </w:tcPr>
          <w:p w14:paraId="06DDF5FB" w14:textId="77777777" w:rsidR="0036189C" w:rsidRDefault="00000000">
            <w:pPr>
              <w:jc w:val="center"/>
              <w:rPr>
                <w:rFonts w:ascii="宋体" w:hAnsi="宋体" w:hint="eastAsia"/>
                <w:szCs w:val="21"/>
                <w:lang w:eastAsia="zh-CN"/>
              </w:rPr>
            </w:pPr>
            <w:r>
              <w:rPr>
                <w:rFonts w:ascii="宋体" w:hAnsi="宋体" w:hint="eastAsia"/>
                <w:color w:val="000000" w:themeColor="text1"/>
                <w:szCs w:val="21"/>
              </w:rPr>
              <w:t>exon31 c.3031C&gt;T p.(R1011C)</w:t>
            </w:r>
            <w:r>
              <w:rPr>
                <w:rFonts w:ascii="宋体" w:hAnsi="宋体" w:hint="eastAsia"/>
                <w:color w:val="000000" w:themeColor="text1"/>
                <w:szCs w:val="21"/>
              </w:rPr>
              <w:br/>
              <w:t>NM_000135.4</w:t>
            </w:r>
          </w:p>
        </w:tc>
        <w:tc>
          <w:tcPr>
            <w:tcW w:w="2598" w:type="dxa"/>
            <w:shd w:val="clear" w:color="auto" w:fill="auto"/>
            <w:vAlign w:val="center"/>
          </w:tcPr>
          <w:p w14:paraId="0C3258A2" w14:textId="77777777" w:rsidR="0036189C" w:rsidRDefault="00000000">
            <w:pPr>
              <w:jc w:val="center"/>
              <w:rPr>
                <w:rFonts w:ascii="宋体" w:hAnsi="宋体" w:hint="eastAsia"/>
                <w:szCs w:val="21"/>
                <w:lang w:eastAsia="zh-CN"/>
              </w:rPr>
            </w:pPr>
            <w:r>
              <w:rPr>
                <w:rFonts w:ascii="宋体" w:hAnsi="宋体" w:hint="eastAsia"/>
                <w:color w:val="000000" w:themeColor="text1"/>
                <w:szCs w:val="21"/>
              </w:rPr>
              <w:t>杂合</w:t>
            </w:r>
          </w:p>
        </w:tc>
      </w:tr>
    </w:tbl>
    <w:p w14:paraId="594BE765" w14:textId="77777777" w:rsidR="0036189C" w:rsidRDefault="0036189C">
      <w:pPr>
        <w:rPr>
          <w:lang w:eastAsia="zh-CN"/>
        </w:rPr>
      </w:pPr>
    </w:p>
    <w:p w14:paraId="4FF8FEC3" w14:textId="77777777" w:rsidR="0036189C" w:rsidRDefault="00000000">
      <w:pPr>
        <w:rPr>
          <w:lang w:eastAsia="zh-CN"/>
        </w:rPr>
      </w:pPr>
      <w:r>
        <w:rPr>
          <w:rFonts w:hint="eastAsia"/>
          <w:lang w:eastAsia="zh-CN"/>
        </w:rPr>
        <w:t>注：</w:t>
      </w:r>
    </w:p>
    <w:p w14:paraId="1E524CFE" w14:textId="77777777" w:rsidR="0036189C" w:rsidRDefault="00000000">
      <w:pPr>
        <w:numPr>
          <w:ilvl w:val="0"/>
          <w:numId w:val="3"/>
        </w:numPr>
        <w:rPr>
          <w:lang w:eastAsia="zh-CN"/>
        </w:rPr>
      </w:pPr>
      <w:bookmarkStart w:id="7" w:name="_Hlk111055644"/>
      <w:r>
        <w:rPr>
          <w:rFonts w:hint="eastAsia"/>
          <w:lang w:eastAsia="zh-CN"/>
        </w:rPr>
        <w:t>对于致病性或疑似致病性的胚系变异，根据美国病理</w:t>
      </w:r>
      <w:ins w:id="8" w:author="肖惠玲" w:date="2026-05-12T14:25:00Z">
        <w:r>
          <w:rPr>
            <w:rFonts w:hint="eastAsia"/>
            <w:lang w:eastAsia="zh-CN"/>
          </w:rPr>
          <w:t>协</w:t>
        </w:r>
      </w:ins>
      <w:del w:id="9" w:author="肖惠玲" w:date="2026-05-12T14:25:00Z">
        <w:r>
          <w:rPr>
            <w:rFonts w:hint="eastAsia"/>
            <w:lang w:eastAsia="zh-CN"/>
          </w:rPr>
          <w:delText>学</w:delText>
        </w:r>
      </w:del>
      <w:r>
        <w:rPr>
          <w:rFonts w:hint="eastAsia"/>
          <w:lang w:eastAsia="zh-CN"/>
        </w:rPr>
        <w:t>会（</w:t>
      </w:r>
      <w:r>
        <w:rPr>
          <w:rFonts w:hint="eastAsia"/>
          <w:lang w:eastAsia="zh-CN"/>
        </w:rPr>
        <w:t>AMP</w:t>
      </w:r>
      <w:r>
        <w:rPr>
          <w:rFonts w:hint="eastAsia"/>
          <w:lang w:eastAsia="zh-CN"/>
        </w:rPr>
        <w:t>）、美国临床肿瘤学会（</w:t>
      </w:r>
      <w:r>
        <w:rPr>
          <w:rFonts w:hint="eastAsia"/>
          <w:lang w:eastAsia="zh-CN"/>
        </w:rPr>
        <w:t>ASCO</w:t>
      </w:r>
      <w:r>
        <w:rPr>
          <w:rFonts w:hint="eastAsia"/>
          <w:lang w:eastAsia="zh-CN"/>
        </w:rPr>
        <w:t>）和美国病理学家</w:t>
      </w:r>
      <w:ins w:id="10" w:author="肖惠玲" w:date="2026-05-12T14:25:00Z">
        <w:r>
          <w:rPr>
            <w:rFonts w:hint="eastAsia"/>
            <w:lang w:eastAsia="zh-CN"/>
          </w:rPr>
          <w:t>协</w:t>
        </w:r>
      </w:ins>
      <w:del w:id="11" w:author="肖惠玲" w:date="2026-05-12T14:25:00Z">
        <w:r>
          <w:rPr>
            <w:rFonts w:hint="eastAsia"/>
            <w:lang w:eastAsia="zh-CN"/>
          </w:rPr>
          <w:delText>学</w:delText>
        </w:r>
      </w:del>
      <w:r>
        <w:rPr>
          <w:rFonts w:hint="eastAsia"/>
          <w:lang w:eastAsia="zh-CN"/>
        </w:rPr>
        <w:t>会（</w:t>
      </w:r>
      <w:r>
        <w:rPr>
          <w:rFonts w:hint="eastAsia"/>
          <w:lang w:eastAsia="zh-CN"/>
        </w:rPr>
        <w:t>CAP</w:t>
      </w:r>
      <w:r>
        <w:rPr>
          <w:rFonts w:hint="eastAsia"/>
          <w:lang w:eastAsia="zh-CN"/>
        </w:rPr>
        <w:t>）共同参与制定的《肿瘤变异解读及报告指南（</w:t>
      </w:r>
      <w:r>
        <w:rPr>
          <w:rFonts w:hint="eastAsia"/>
          <w:lang w:eastAsia="zh-CN"/>
        </w:rPr>
        <w:t>2017</w:t>
      </w:r>
      <w:r>
        <w:rPr>
          <w:rFonts w:hint="eastAsia"/>
          <w:lang w:eastAsia="zh-CN"/>
        </w:rPr>
        <w:t>年版）》（</w:t>
      </w:r>
      <w:r>
        <w:rPr>
          <w:rFonts w:hint="eastAsia"/>
          <w:lang w:eastAsia="zh-CN"/>
        </w:rPr>
        <w:t>PMID: 27993330</w:t>
      </w:r>
      <w:r>
        <w:rPr>
          <w:rFonts w:hint="eastAsia"/>
          <w:lang w:eastAsia="zh-CN"/>
        </w:rPr>
        <w:t>）与中国专家共识《肿瘤二代测序临床报告解读共识》，根据变异在不同癌种中对应的药物敏感性、诊断及预后证据分为四个等级：</w:t>
      </w:r>
      <w:r>
        <w:rPr>
          <w:rFonts w:hint="eastAsia"/>
          <w:lang w:eastAsia="zh-CN"/>
        </w:rPr>
        <w:t>A</w:t>
      </w:r>
      <w:r>
        <w:rPr>
          <w:rFonts w:hint="eastAsia"/>
          <w:lang w:eastAsia="zh-CN"/>
        </w:rPr>
        <w:t>级、</w:t>
      </w:r>
      <w:r>
        <w:rPr>
          <w:rFonts w:hint="eastAsia"/>
          <w:lang w:eastAsia="zh-CN"/>
        </w:rPr>
        <w:t>B</w:t>
      </w:r>
      <w:r>
        <w:rPr>
          <w:rFonts w:hint="eastAsia"/>
          <w:lang w:eastAsia="zh-CN"/>
        </w:rPr>
        <w:t>级、</w:t>
      </w:r>
      <w:r>
        <w:rPr>
          <w:rFonts w:hint="eastAsia"/>
          <w:lang w:eastAsia="zh-CN"/>
        </w:rPr>
        <w:t>C</w:t>
      </w:r>
      <w:r>
        <w:rPr>
          <w:rFonts w:hint="eastAsia"/>
          <w:lang w:eastAsia="zh-CN"/>
        </w:rPr>
        <w:t>级、</w:t>
      </w:r>
      <w:r>
        <w:rPr>
          <w:rFonts w:hint="eastAsia"/>
          <w:lang w:eastAsia="zh-CN"/>
        </w:rPr>
        <w:t>D</w:t>
      </w:r>
      <w:r>
        <w:rPr>
          <w:rFonts w:hint="eastAsia"/>
          <w:lang w:eastAsia="zh-CN"/>
        </w:rPr>
        <w:t>级。</w:t>
      </w:r>
    </w:p>
    <w:p w14:paraId="5660710E" w14:textId="77777777" w:rsidR="0036189C" w:rsidRDefault="00000000">
      <w:pPr>
        <w:numPr>
          <w:ilvl w:val="0"/>
          <w:numId w:val="3"/>
        </w:numPr>
        <w:rPr>
          <w:lang w:eastAsia="zh-CN"/>
        </w:rPr>
      </w:pPr>
      <w:r>
        <w:rPr>
          <w:rFonts w:hint="eastAsia"/>
          <w:lang w:eastAsia="zh-CN"/>
        </w:rPr>
        <w:t>检测结果与临床意义相关性的证据等级分为</w:t>
      </w:r>
      <w:r>
        <w:rPr>
          <w:rFonts w:hint="eastAsia"/>
          <w:lang w:eastAsia="zh-CN"/>
        </w:rPr>
        <w:t>A</w:t>
      </w:r>
      <w:r>
        <w:rPr>
          <w:rFonts w:hint="eastAsia"/>
          <w:lang w:eastAsia="zh-CN"/>
        </w:rPr>
        <w:t>级、</w:t>
      </w:r>
      <w:r>
        <w:rPr>
          <w:rFonts w:hint="eastAsia"/>
          <w:lang w:eastAsia="zh-CN"/>
        </w:rPr>
        <w:t>B</w:t>
      </w:r>
      <w:r>
        <w:rPr>
          <w:rFonts w:hint="eastAsia"/>
          <w:lang w:eastAsia="zh-CN"/>
        </w:rPr>
        <w:t>级、</w:t>
      </w:r>
      <w:r>
        <w:rPr>
          <w:rFonts w:hint="eastAsia"/>
          <w:lang w:eastAsia="zh-CN"/>
        </w:rPr>
        <w:t>C</w:t>
      </w:r>
      <w:r>
        <w:rPr>
          <w:rFonts w:hint="eastAsia"/>
          <w:lang w:eastAsia="zh-CN"/>
        </w:rPr>
        <w:t>级、</w:t>
      </w:r>
      <w:r>
        <w:rPr>
          <w:rFonts w:hint="eastAsia"/>
          <w:lang w:eastAsia="zh-CN"/>
        </w:rPr>
        <w:t>D</w:t>
      </w:r>
      <w:r>
        <w:rPr>
          <w:rFonts w:hint="eastAsia"/>
          <w:lang w:eastAsia="zh-CN"/>
        </w:rPr>
        <w:t>级：</w:t>
      </w:r>
    </w:p>
    <w:p w14:paraId="4CDE1C8C" w14:textId="77777777" w:rsidR="0036189C" w:rsidRDefault="00000000">
      <w:pPr>
        <w:ind w:firstLine="420"/>
        <w:rPr>
          <w:lang w:eastAsia="zh-CN"/>
        </w:rPr>
      </w:pPr>
      <w:r>
        <w:rPr>
          <w:rFonts w:hint="eastAsia"/>
          <w:lang w:eastAsia="zh-CN"/>
        </w:rPr>
        <w:t>A</w:t>
      </w:r>
      <w:r>
        <w:rPr>
          <w:rFonts w:hint="eastAsia"/>
          <w:lang w:eastAsia="zh-CN"/>
        </w:rPr>
        <w:t>级：对应癌种中</w:t>
      </w:r>
      <w:r>
        <w:rPr>
          <w:rFonts w:hint="eastAsia"/>
          <w:lang w:eastAsia="zh-CN"/>
        </w:rPr>
        <w:t>FDA/NMPA</w:t>
      </w:r>
      <w:r>
        <w:rPr>
          <w:rFonts w:hint="eastAsia"/>
          <w:lang w:eastAsia="zh-CN"/>
        </w:rPr>
        <w:t>批准或指南推荐的治疗、诊断、预后的相关标志物；</w:t>
      </w:r>
    </w:p>
    <w:p w14:paraId="7FFA075D" w14:textId="77777777" w:rsidR="0036189C" w:rsidRDefault="00000000">
      <w:pPr>
        <w:ind w:firstLine="420"/>
        <w:rPr>
          <w:lang w:eastAsia="zh-CN"/>
        </w:rPr>
      </w:pPr>
      <w:r>
        <w:rPr>
          <w:rFonts w:hint="eastAsia"/>
          <w:lang w:eastAsia="zh-CN"/>
        </w:rPr>
        <w:t>B</w:t>
      </w:r>
      <w:r>
        <w:rPr>
          <w:rFonts w:hint="eastAsia"/>
          <w:lang w:eastAsia="zh-CN"/>
        </w:rPr>
        <w:t>级：对应癌种中，领域内专家共识的有力研究证明的疗法、诊断、预后相关的标志物；</w:t>
      </w:r>
    </w:p>
    <w:p w14:paraId="35F97931" w14:textId="77777777" w:rsidR="0036189C" w:rsidRDefault="00000000">
      <w:pPr>
        <w:ind w:firstLine="420"/>
        <w:rPr>
          <w:lang w:eastAsia="zh-CN"/>
        </w:rPr>
      </w:pPr>
      <w:r>
        <w:rPr>
          <w:rFonts w:hint="eastAsia"/>
          <w:lang w:eastAsia="zh-CN"/>
        </w:rPr>
        <w:t>C</w:t>
      </w:r>
      <w:r>
        <w:rPr>
          <w:rFonts w:hint="eastAsia"/>
          <w:lang w:eastAsia="zh-CN"/>
        </w:rPr>
        <w:t>级：</w:t>
      </w:r>
      <w:r>
        <w:rPr>
          <w:rFonts w:hint="eastAsia"/>
          <w:lang w:eastAsia="zh-CN"/>
        </w:rPr>
        <w:t>FDA/NMPA</w:t>
      </w:r>
      <w:r>
        <w:rPr>
          <w:rFonts w:hint="eastAsia"/>
          <w:lang w:eastAsia="zh-CN"/>
        </w:rPr>
        <w:t>批准或专家推荐的其他癌种敏感或耐药的疗法的标志物，或者是作为临床试验入组标准的标志物，或者是多个小型研究结果证实具有诊断或预后意义的标志物；</w:t>
      </w:r>
    </w:p>
    <w:p w14:paraId="3EAB10C3" w14:textId="77777777" w:rsidR="0036189C" w:rsidRDefault="00000000">
      <w:pPr>
        <w:ind w:firstLine="420"/>
        <w:rPr>
          <w:lang w:eastAsia="zh-CN"/>
        </w:rPr>
      </w:pPr>
      <w:r>
        <w:rPr>
          <w:rFonts w:hint="eastAsia"/>
          <w:lang w:eastAsia="zh-CN"/>
        </w:rPr>
        <w:t>D</w:t>
      </w:r>
      <w:r>
        <w:rPr>
          <w:rFonts w:hint="eastAsia"/>
          <w:lang w:eastAsia="zh-CN"/>
        </w:rPr>
        <w:t>级：临床前研究证实有潜在的治疗意义，或基于多个小型研究或多个案例报告的可能可以辅助疾病诊断或预后的标志物。</w:t>
      </w:r>
    </w:p>
    <w:p w14:paraId="43AED903" w14:textId="77777777" w:rsidR="0036189C" w:rsidRDefault="00000000">
      <w:pPr>
        <w:numPr>
          <w:ilvl w:val="0"/>
          <w:numId w:val="3"/>
        </w:numPr>
        <w:rPr>
          <w:lang w:eastAsia="zh-CN"/>
        </w:rPr>
      </w:pPr>
      <w:r>
        <w:rPr>
          <w:rFonts w:hint="eastAsia"/>
          <w:lang w:eastAsia="zh-CN"/>
        </w:rPr>
        <w:t>“致病性、疑似致病性胚系变异”仅列出解读为致病性、疑似致病性的胚系变异。</w:t>
      </w:r>
    </w:p>
    <w:p w14:paraId="25C82F91" w14:textId="77777777" w:rsidR="0036189C" w:rsidRDefault="00000000">
      <w:pPr>
        <w:ind w:firstLine="420"/>
        <w:rPr>
          <w:lang w:eastAsia="zh-CN"/>
        </w:rPr>
      </w:pPr>
      <w:r>
        <w:rPr>
          <w:rFonts w:hint="eastAsia"/>
          <w:lang w:eastAsia="zh-CN"/>
        </w:rPr>
        <w:t>“意义不明确胚系变异”仅列出解读为意义不明确的胚系变异。</w:t>
      </w:r>
      <w:bookmarkEnd w:id="7"/>
    </w:p>
    <w:p w14:paraId="0BD5A199" w14:textId="77777777" w:rsidR="0036189C" w:rsidRDefault="00000000">
      <w:pPr>
        <w:numPr>
          <w:ilvl w:val="0"/>
          <w:numId w:val="3"/>
        </w:numPr>
        <w:rPr>
          <w:lang w:eastAsia="zh-CN"/>
        </w:rPr>
      </w:pPr>
      <w:r>
        <w:rPr>
          <w:rFonts w:ascii="宋体" w:hAnsi="宋体" w:hint="eastAsia"/>
          <w:lang w:eastAsia="zh-CN"/>
        </w:rPr>
        <w:t>本次实验参考基因组为hg19</w:t>
      </w:r>
    </w:p>
    <w:p w14:paraId="1DA52ED8" w14:textId="77777777" w:rsidR="0036189C" w:rsidRDefault="0036189C">
      <w:pPr>
        <w:ind w:firstLine="420"/>
        <w:rPr>
          <w:lang w:eastAsia="zh-CN"/>
        </w:rPr>
      </w:pPr>
    </w:p>
    <w:p w14:paraId="6502DA26" w14:textId="77777777" w:rsidR="0036189C" w:rsidRDefault="0036189C">
      <w:pPr>
        <w:ind w:firstLine="420"/>
        <w:rPr>
          <w:lang w:eastAsia="zh-CN"/>
        </w:rPr>
      </w:pPr>
    </w:p>
    <w:p w14:paraId="3977E129" w14:textId="77777777" w:rsidR="0036189C" w:rsidRDefault="0036189C">
      <w:pPr>
        <w:rPr>
          <w:lang w:eastAsia="zh-CN"/>
        </w:rPr>
      </w:pPr>
    </w:p>
    <w:p w14:paraId="4705B750" w14:textId="77777777" w:rsidR="0036189C" w:rsidRDefault="00000000">
      <w:pPr>
        <w:pStyle w:val="2"/>
        <w:rPr>
          <w:color w:val="0070C0"/>
          <w:lang w:eastAsia="zh-CN"/>
        </w:rPr>
      </w:pPr>
      <w:r>
        <w:rPr>
          <w:rFonts w:hint="eastAsia"/>
          <w:color w:val="0070C0"/>
          <w:lang w:eastAsia="zh-CN"/>
        </w:rPr>
        <w:t>已获批</w:t>
      </w:r>
      <w:r>
        <w:rPr>
          <w:rFonts w:hint="eastAsia"/>
          <w:color w:val="0070C0"/>
          <w:lang w:eastAsia="zh-CN"/>
        </w:rPr>
        <w:t>PARP</w:t>
      </w:r>
      <w:r>
        <w:rPr>
          <w:rFonts w:hint="eastAsia"/>
          <w:color w:val="0070C0"/>
          <w:lang w:eastAsia="zh-CN"/>
        </w:rPr>
        <w:t>抑制剂相关变异检测结果汇总</w:t>
      </w:r>
    </w:p>
    <w:tbl>
      <w:tblPr>
        <w:tblStyle w:val="HRDCompletev3"/>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237"/>
        <w:gridCol w:w="949"/>
        <w:gridCol w:w="1498"/>
      </w:tblGrid>
      <w:tr w:rsidR="0036189C" w14:paraId="79BF6691" w14:textId="77777777" w:rsidTr="0036189C">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bottom w:val="single" w:sz="4" w:space="0" w:color="auto"/>
            </w:tcBorders>
            <w:shd w:val="clear" w:color="auto" w:fill="DAEEF3"/>
          </w:tcPr>
          <w:p w14:paraId="41565499" w14:textId="77777777" w:rsidR="0036189C" w:rsidRDefault="00000000">
            <w:pPr>
              <w:spacing w:line="360" w:lineRule="exact"/>
              <w:rPr>
                <w:rFonts w:ascii="宋体" w:eastAsiaTheme="minorEastAsia" w:hAnsi="宋体" w:hint="eastAsia"/>
                <w:b/>
                <w:bCs/>
                <w:szCs w:val="21"/>
              </w:rPr>
            </w:pPr>
            <w:r>
              <w:rPr>
                <w:rFonts w:ascii="宋体" w:eastAsiaTheme="minorEastAsia" w:hAnsi="宋体" w:hint="eastAsia"/>
                <w:b/>
                <w:bCs/>
                <w:szCs w:val="21"/>
              </w:rPr>
              <w:t>检测内容</w:t>
            </w:r>
          </w:p>
        </w:tc>
        <w:tc>
          <w:tcPr>
            <w:tcW w:w="6237" w:type="dxa"/>
            <w:tcBorders>
              <w:left w:val="single" w:sz="4" w:space="0" w:color="auto"/>
              <w:bottom w:val="single" w:sz="4" w:space="0" w:color="auto"/>
            </w:tcBorders>
            <w:shd w:val="clear" w:color="auto" w:fill="DAEEF3"/>
          </w:tcPr>
          <w:p w14:paraId="27F857F0" w14:textId="77777777" w:rsidR="0036189C" w:rsidRDefault="00000000">
            <w:pPr>
              <w:spacing w:line="360" w:lineRule="exact"/>
              <w:rPr>
                <w:rFonts w:ascii="宋体" w:eastAsiaTheme="minorEastAsia" w:hAnsi="宋体" w:hint="eastAsia"/>
                <w:b/>
                <w:bCs/>
                <w:szCs w:val="21"/>
              </w:rPr>
            </w:pPr>
            <w:r>
              <w:rPr>
                <w:rFonts w:ascii="宋体" w:eastAsiaTheme="minorEastAsia" w:hAnsi="宋体" w:hint="eastAsia"/>
                <w:b/>
                <w:bCs/>
                <w:szCs w:val="21"/>
              </w:rPr>
              <w:t>检测结果</w:t>
            </w:r>
          </w:p>
        </w:tc>
        <w:tc>
          <w:tcPr>
            <w:tcW w:w="949" w:type="dxa"/>
            <w:tcBorders>
              <w:left w:val="single" w:sz="4" w:space="0" w:color="auto"/>
              <w:bottom w:val="single" w:sz="4" w:space="0" w:color="auto"/>
            </w:tcBorders>
            <w:shd w:val="clear" w:color="auto" w:fill="DAEEF3"/>
          </w:tcPr>
          <w:p w14:paraId="7D524A4E" w14:textId="6613A922" w:rsidR="0036189C" w:rsidRDefault="00000000">
            <w:pPr>
              <w:spacing w:line="360" w:lineRule="exact"/>
              <w:rPr>
                <w:rFonts w:ascii="宋体" w:eastAsiaTheme="minorEastAsia" w:hAnsi="宋体" w:hint="eastAsia"/>
                <w:b/>
                <w:bCs/>
                <w:szCs w:val="21"/>
              </w:rPr>
            </w:pPr>
            <w:del w:id="12" w:author="肖惠玲" w:date="2026-05-12T15:19:00Z">
              <w:r w:rsidDel="0057395F">
                <w:rPr>
                  <w:rFonts w:ascii="宋体" w:eastAsiaTheme="minorEastAsia" w:hAnsi="宋体" w:hint="eastAsia"/>
                  <w:b/>
                  <w:bCs/>
                  <w:szCs w:val="21"/>
                  <w:lang w:eastAsia="zh-CN"/>
                </w:rPr>
                <w:delText>丰度</w:delText>
              </w:r>
            </w:del>
            <w:ins w:id="13" w:author="肖惠玲" w:date="2026-05-12T15:19:00Z">
              <w:r w:rsidR="0057395F">
                <w:rPr>
                  <w:rFonts w:ascii="宋体" w:eastAsiaTheme="minorEastAsia" w:hAnsi="宋体" w:hint="eastAsia"/>
                  <w:b/>
                  <w:bCs/>
                  <w:szCs w:val="21"/>
                  <w:lang w:eastAsia="zh-CN"/>
                </w:rPr>
                <w:t>基因型</w:t>
              </w:r>
            </w:ins>
          </w:p>
        </w:tc>
        <w:tc>
          <w:tcPr>
            <w:tcW w:w="1498" w:type="dxa"/>
            <w:tcBorders>
              <w:left w:val="single" w:sz="4" w:space="0" w:color="auto"/>
              <w:bottom w:val="single" w:sz="4" w:space="0" w:color="auto"/>
            </w:tcBorders>
            <w:shd w:val="clear" w:color="auto" w:fill="DAEEF3"/>
          </w:tcPr>
          <w:p w14:paraId="58F99469" w14:textId="77777777" w:rsidR="0036189C" w:rsidRDefault="00000000">
            <w:pPr>
              <w:spacing w:line="360" w:lineRule="exact"/>
              <w:rPr>
                <w:rFonts w:ascii="宋体" w:eastAsiaTheme="minorEastAsia" w:hAnsi="宋体" w:hint="eastAsia"/>
                <w:b/>
                <w:bCs/>
                <w:szCs w:val="21"/>
              </w:rPr>
            </w:pPr>
            <w:r>
              <w:rPr>
                <w:rFonts w:ascii="宋体" w:eastAsiaTheme="minorEastAsia" w:hAnsi="宋体" w:hint="eastAsia"/>
                <w:b/>
                <w:bCs/>
                <w:szCs w:val="21"/>
              </w:rPr>
              <w:t>变异解读</w:t>
            </w:r>
          </w:p>
        </w:tc>
      </w:tr>
      <w:tr w:rsidR="0036189C" w14:paraId="4893DBFD" w14:textId="77777777" w:rsidTr="0036189C">
        <w:trPr>
          <w:trHeight w:val="397"/>
          <w:jc w:val="center"/>
        </w:trPr>
        <w:tc>
          <w:tcPr>
            <w:tcW w:w="1276" w:type="dxa"/>
            <w:tcBorders>
              <w:top w:val="single" w:sz="4" w:space="0" w:color="auto"/>
            </w:tcBorders>
            <w:shd w:val="clear" w:color="auto" w:fill="auto"/>
          </w:tcPr>
          <w:p w14:paraId="3ECED47E" w14:textId="77777777" w:rsidR="0036189C" w:rsidRDefault="00000000">
            <w:pPr>
              <w:rPr>
                <w:rFonts w:ascii="宋体" w:eastAsiaTheme="minorEastAsia" w:hAnsi="宋体" w:hint="eastAsia"/>
                <w:bCs/>
                <w:iCs/>
                <w:color w:val="000000"/>
                <w:szCs w:val="21"/>
              </w:rPr>
            </w:pPr>
            <w:r>
              <w:rPr>
                <w:rFonts w:ascii="宋体" w:eastAsiaTheme="minorEastAsia" w:hAnsi="宋体" w:hint="eastAsia"/>
                <w:bCs/>
                <w:iCs/>
                <w:color w:val="000000"/>
                <w:szCs w:val="21"/>
              </w:rPr>
              <w:t>ATM</w:t>
            </w:r>
          </w:p>
        </w:tc>
        <w:tc>
          <w:tcPr>
            <w:tcW w:w="6237" w:type="dxa"/>
            <w:tcBorders>
              <w:top w:val="single" w:sz="4" w:space="0" w:color="auto"/>
            </w:tcBorders>
            <w:shd w:val="clear" w:color="auto" w:fill="auto"/>
          </w:tcPr>
          <w:p w14:paraId="1FBABD84" w14:textId="77777777" w:rsidR="0036189C" w:rsidRDefault="00000000">
            <w:pPr>
              <w:rPr>
                <w:rFonts w:ascii="宋体" w:eastAsiaTheme="minorEastAsia" w:hAnsi="宋体" w:hint="eastAsia"/>
                <w:bCs/>
                <w:iCs/>
                <w:color w:val="000000"/>
                <w:szCs w:val="21"/>
                <w:lang w:eastAsia="zh-CN"/>
              </w:rPr>
            </w:pPr>
            <w:r>
              <w:rPr>
                <w:rFonts w:ascii="宋体" w:eastAsiaTheme="minorEastAsia" w:hAnsi="宋体" w:hint="eastAsia"/>
                <w:bCs/>
                <w:iCs/>
                <w:color w:val="000000"/>
                <w:szCs w:val="21"/>
                <w:lang w:eastAsia="zh-CN"/>
              </w:rPr>
              <w:t>未检测到致病性、疑似致病性、意义不明确胚系变异</w:t>
            </w:r>
          </w:p>
        </w:tc>
        <w:tc>
          <w:tcPr>
            <w:tcW w:w="949" w:type="dxa"/>
            <w:tcBorders>
              <w:top w:val="single" w:sz="4" w:space="0" w:color="auto"/>
            </w:tcBorders>
            <w:shd w:val="clear" w:color="auto" w:fill="auto"/>
          </w:tcPr>
          <w:p w14:paraId="5A053F54"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c>
          <w:tcPr>
            <w:tcW w:w="1498" w:type="dxa"/>
            <w:tcBorders>
              <w:top w:val="single" w:sz="4" w:space="0" w:color="auto"/>
            </w:tcBorders>
            <w:shd w:val="clear" w:color="auto" w:fill="auto"/>
          </w:tcPr>
          <w:p w14:paraId="165B5335"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r>
      <w:tr w:rsidR="0036189C" w14:paraId="47226F9B" w14:textId="77777777" w:rsidTr="0036189C">
        <w:trPr>
          <w:trHeight w:val="397"/>
          <w:jc w:val="center"/>
        </w:trPr>
        <w:tc>
          <w:tcPr>
            <w:tcW w:w="1276" w:type="dxa"/>
            <w:shd w:val="clear" w:color="auto" w:fill="auto"/>
          </w:tcPr>
          <w:p w14:paraId="6B6B5A8A" w14:textId="77777777" w:rsidR="0036189C" w:rsidRDefault="00000000">
            <w:pPr>
              <w:rPr>
                <w:rFonts w:ascii="宋体" w:eastAsiaTheme="minorEastAsia" w:hAnsi="宋体" w:hint="eastAsia"/>
                <w:bCs/>
                <w:iCs/>
                <w:color w:val="000000"/>
                <w:szCs w:val="21"/>
              </w:rPr>
            </w:pPr>
            <w:r>
              <w:rPr>
                <w:rFonts w:ascii="宋体" w:eastAsiaTheme="minorEastAsia" w:hAnsi="宋体" w:hint="eastAsia"/>
                <w:bCs/>
                <w:iCs/>
                <w:color w:val="000000"/>
                <w:szCs w:val="21"/>
              </w:rPr>
              <w:t>ATR</w:t>
            </w:r>
          </w:p>
        </w:tc>
        <w:tc>
          <w:tcPr>
            <w:tcW w:w="6237" w:type="dxa"/>
            <w:shd w:val="clear" w:color="auto" w:fill="auto"/>
          </w:tcPr>
          <w:p w14:paraId="107D53FA" w14:textId="77777777" w:rsidR="0036189C" w:rsidRDefault="00000000">
            <w:pPr>
              <w:rPr>
                <w:rFonts w:ascii="宋体" w:eastAsiaTheme="minorEastAsia" w:hAnsi="宋体" w:hint="eastAsia"/>
                <w:bCs/>
                <w:iCs/>
                <w:color w:val="000000"/>
                <w:szCs w:val="21"/>
                <w:lang w:eastAsia="zh-CN"/>
              </w:rPr>
            </w:pPr>
            <w:r>
              <w:rPr>
                <w:rFonts w:ascii="宋体" w:eastAsiaTheme="minorEastAsia" w:hAnsi="宋体" w:hint="eastAsia"/>
                <w:bCs/>
                <w:iCs/>
                <w:color w:val="000000"/>
                <w:szCs w:val="21"/>
                <w:lang w:eastAsia="zh-CN"/>
              </w:rPr>
              <w:t>未检测到致病性、疑似致病性、意义不明确胚系变异</w:t>
            </w:r>
          </w:p>
        </w:tc>
        <w:tc>
          <w:tcPr>
            <w:tcW w:w="949" w:type="dxa"/>
          </w:tcPr>
          <w:p w14:paraId="330B4A67"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c>
          <w:tcPr>
            <w:tcW w:w="1498" w:type="dxa"/>
          </w:tcPr>
          <w:p w14:paraId="53322E2E"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r>
      <w:tr w:rsidR="0036189C" w14:paraId="605227CA" w14:textId="77777777" w:rsidTr="0036189C">
        <w:trPr>
          <w:trHeight w:val="397"/>
          <w:jc w:val="center"/>
        </w:trPr>
        <w:tc>
          <w:tcPr>
            <w:tcW w:w="1276" w:type="dxa"/>
            <w:shd w:val="clear" w:color="auto" w:fill="auto"/>
          </w:tcPr>
          <w:p w14:paraId="0F205F6F" w14:textId="77777777" w:rsidR="0036189C" w:rsidRDefault="00000000">
            <w:pPr>
              <w:rPr>
                <w:rFonts w:ascii="宋体" w:eastAsiaTheme="minorEastAsia" w:hAnsi="宋体" w:hint="eastAsia"/>
                <w:bCs/>
                <w:iCs/>
                <w:color w:val="000000"/>
                <w:szCs w:val="21"/>
              </w:rPr>
            </w:pPr>
            <w:r>
              <w:rPr>
                <w:rFonts w:ascii="宋体" w:eastAsiaTheme="minorEastAsia" w:hAnsi="宋体" w:hint="eastAsia"/>
                <w:bCs/>
                <w:iCs/>
                <w:color w:val="000000"/>
                <w:szCs w:val="21"/>
              </w:rPr>
              <w:t>BARD1</w:t>
            </w:r>
          </w:p>
        </w:tc>
        <w:tc>
          <w:tcPr>
            <w:tcW w:w="6237" w:type="dxa"/>
            <w:shd w:val="clear" w:color="auto" w:fill="auto"/>
          </w:tcPr>
          <w:p w14:paraId="67F9DBCC" w14:textId="77777777" w:rsidR="0036189C" w:rsidRDefault="00000000">
            <w:pPr>
              <w:rPr>
                <w:rFonts w:ascii="宋体" w:eastAsiaTheme="minorEastAsia" w:hAnsi="宋体" w:hint="eastAsia"/>
                <w:bCs/>
                <w:iCs/>
                <w:color w:val="000000"/>
                <w:szCs w:val="21"/>
                <w:lang w:eastAsia="zh-CN"/>
              </w:rPr>
            </w:pPr>
            <w:r>
              <w:rPr>
                <w:rFonts w:ascii="宋体" w:eastAsiaTheme="minorEastAsia" w:hAnsi="宋体" w:hint="eastAsia"/>
                <w:bCs/>
                <w:iCs/>
                <w:color w:val="000000"/>
                <w:szCs w:val="21"/>
                <w:lang w:eastAsia="zh-CN"/>
              </w:rPr>
              <w:t>未检测到致病性、疑似致病性、意义不明确胚系变异</w:t>
            </w:r>
          </w:p>
        </w:tc>
        <w:tc>
          <w:tcPr>
            <w:tcW w:w="949" w:type="dxa"/>
          </w:tcPr>
          <w:p w14:paraId="7771FCF8"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c>
          <w:tcPr>
            <w:tcW w:w="1498" w:type="dxa"/>
          </w:tcPr>
          <w:p w14:paraId="6B02AA75"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r>
      <w:tr w:rsidR="0036189C" w14:paraId="70E917B0" w14:textId="77777777" w:rsidTr="0036189C">
        <w:trPr>
          <w:trHeight w:val="397"/>
          <w:jc w:val="center"/>
        </w:trPr>
        <w:tc>
          <w:tcPr>
            <w:tcW w:w="1276" w:type="dxa"/>
            <w:shd w:val="clear" w:color="auto" w:fill="auto"/>
          </w:tcPr>
          <w:p w14:paraId="4ACD4FC4" w14:textId="77777777" w:rsidR="0036189C" w:rsidRDefault="00000000">
            <w:pPr>
              <w:rPr>
                <w:rFonts w:ascii="宋体" w:eastAsiaTheme="minorEastAsia" w:hAnsi="宋体" w:hint="eastAsia"/>
                <w:bCs/>
                <w:iCs/>
                <w:color w:val="000000"/>
                <w:szCs w:val="21"/>
              </w:rPr>
            </w:pPr>
            <w:r>
              <w:rPr>
                <w:rFonts w:ascii="宋体" w:eastAsiaTheme="minorEastAsia" w:hAnsi="宋体" w:hint="eastAsia"/>
                <w:bCs/>
                <w:iCs/>
                <w:color w:val="000000"/>
                <w:szCs w:val="21"/>
              </w:rPr>
              <w:t>BRCA1</w:t>
            </w:r>
          </w:p>
        </w:tc>
        <w:tc>
          <w:tcPr>
            <w:tcW w:w="6237" w:type="dxa"/>
            <w:shd w:val="clear" w:color="auto" w:fill="auto"/>
          </w:tcPr>
          <w:p w14:paraId="4179F4CF" w14:textId="77777777" w:rsidR="0036189C" w:rsidRDefault="00000000">
            <w:pPr>
              <w:rPr>
                <w:rFonts w:ascii="宋体" w:eastAsiaTheme="minorEastAsia" w:hAnsi="宋体" w:hint="eastAsia"/>
                <w:bCs/>
                <w:iCs/>
                <w:color w:val="000000"/>
                <w:szCs w:val="21"/>
                <w:lang w:eastAsia="zh-CN"/>
              </w:rPr>
            </w:pPr>
            <w:r>
              <w:rPr>
                <w:rFonts w:ascii="宋体" w:eastAsiaTheme="minorEastAsia" w:hAnsi="宋体" w:hint="eastAsia"/>
                <w:bCs/>
                <w:iCs/>
                <w:color w:val="000000"/>
                <w:szCs w:val="21"/>
                <w:lang w:eastAsia="zh-CN"/>
              </w:rPr>
              <w:t>未检测到致病性、疑似致病性、意义不明确胚系变异</w:t>
            </w:r>
          </w:p>
        </w:tc>
        <w:tc>
          <w:tcPr>
            <w:tcW w:w="949" w:type="dxa"/>
          </w:tcPr>
          <w:p w14:paraId="7EB18489"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c>
          <w:tcPr>
            <w:tcW w:w="1498" w:type="dxa"/>
          </w:tcPr>
          <w:p w14:paraId="7B3665B7"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r>
      <w:tr w:rsidR="0036189C" w14:paraId="1CE33313" w14:textId="77777777" w:rsidTr="0036189C">
        <w:trPr>
          <w:trHeight w:val="397"/>
          <w:jc w:val="center"/>
        </w:trPr>
        <w:tc>
          <w:tcPr>
            <w:tcW w:w="1276" w:type="dxa"/>
            <w:shd w:val="clear" w:color="auto" w:fill="auto"/>
          </w:tcPr>
          <w:p w14:paraId="393E9EAB" w14:textId="77777777" w:rsidR="0036189C" w:rsidRDefault="00000000">
            <w:pPr>
              <w:rPr>
                <w:rFonts w:ascii="宋体" w:eastAsiaTheme="minorEastAsia" w:hAnsi="宋体" w:hint="eastAsia"/>
                <w:bCs/>
                <w:iCs/>
                <w:color w:val="000000"/>
                <w:szCs w:val="21"/>
              </w:rPr>
            </w:pPr>
            <w:r>
              <w:rPr>
                <w:rFonts w:ascii="宋体" w:eastAsiaTheme="minorEastAsia" w:hAnsi="宋体" w:hint="eastAsia"/>
                <w:bCs/>
                <w:iCs/>
                <w:color w:val="000000"/>
                <w:szCs w:val="21"/>
              </w:rPr>
              <w:t>BRCA2</w:t>
            </w:r>
          </w:p>
        </w:tc>
        <w:tc>
          <w:tcPr>
            <w:tcW w:w="6237" w:type="dxa"/>
            <w:shd w:val="clear" w:color="auto" w:fill="auto"/>
          </w:tcPr>
          <w:p w14:paraId="3259D6F8" w14:textId="77777777" w:rsidR="0036189C" w:rsidRDefault="00000000">
            <w:pPr>
              <w:rPr>
                <w:rFonts w:ascii="宋体" w:eastAsiaTheme="minorEastAsia" w:hAnsi="宋体" w:hint="eastAsia"/>
                <w:bCs/>
                <w:iCs/>
                <w:color w:val="000000"/>
                <w:szCs w:val="21"/>
                <w:lang w:eastAsia="zh-CN"/>
              </w:rPr>
            </w:pPr>
            <w:r>
              <w:rPr>
                <w:rFonts w:ascii="宋体" w:eastAsiaTheme="minorEastAsia" w:hAnsi="宋体" w:hint="eastAsia"/>
                <w:bCs/>
                <w:iCs/>
                <w:color w:val="000000"/>
                <w:szCs w:val="21"/>
                <w:lang w:eastAsia="zh-CN"/>
              </w:rPr>
              <w:t>未检测到致病性、疑似致病性、意义不明确胚系变异</w:t>
            </w:r>
          </w:p>
        </w:tc>
        <w:tc>
          <w:tcPr>
            <w:tcW w:w="949" w:type="dxa"/>
          </w:tcPr>
          <w:p w14:paraId="3B98C18F"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c>
          <w:tcPr>
            <w:tcW w:w="1498" w:type="dxa"/>
          </w:tcPr>
          <w:p w14:paraId="6E466024"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r>
      <w:tr w:rsidR="0036189C" w14:paraId="28827666" w14:textId="77777777" w:rsidTr="0036189C">
        <w:trPr>
          <w:trHeight w:val="397"/>
          <w:jc w:val="center"/>
        </w:trPr>
        <w:tc>
          <w:tcPr>
            <w:tcW w:w="1276" w:type="dxa"/>
            <w:shd w:val="clear" w:color="auto" w:fill="auto"/>
          </w:tcPr>
          <w:p w14:paraId="532B2C41" w14:textId="77777777" w:rsidR="0036189C" w:rsidRDefault="00000000">
            <w:pPr>
              <w:rPr>
                <w:rFonts w:ascii="宋体" w:eastAsiaTheme="minorEastAsia" w:hAnsi="宋体" w:hint="eastAsia"/>
                <w:bCs/>
                <w:iCs/>
                <w:color w:val="000000"/>
                <w:szCs w:val="21"/>
              </w:rPr>
            </w:pPr>
            <w:r>
              <w:rPr>
                <w:rFonts w:ascii="宋体" w:eastAsiaTheme="minorEastAsia" w:hAnsi="宋体" w:hint="eastAsia"/>
                <w:bCs/>
                <w:iCs/>
                <w:color w:val="000000"/>
                <w:szCs w:val="21"/>
              </w:rPr>
              <w:t>BRIP1</w:t>
            </w:r>
          </w:p>
        </w:tc>
        <w:tc>
          <w:tcPr>
            <w:tcW w:w="6237" w:type="dxa"/>
            <w:shd w:val="clear" w:color="auto" w:fill="auto"/>
          </w:tcPr>
          <w:p w14:paraId="3A4D96F9" w14:textId="77777777" w:rsidR="0036189C" w:rsidRDefault="00000000">
            <w:pPr>
              <w:rPr>
                <w:rFonts w:ascii="宋体" w:eastAsiaTheme="minorEastAsia" w:hAnsi="宋体" w:hint="eastAsia"/>
                <w:bCs/>
                <w:iCs/>
                <w:color w:val="000000"/>
                <w:szCs w:val="21"/>
                <w:lang w:eastAsia="zh-CN"/>
              </w:rPr>
            </w:pPr>
            <w:r>
              <w:rPr>
                <w:rFonts w:ascii="宋体" w:eastAsiaTheme="minorEastAsia" w:hAnsi="宋体" w:hint="eastAsia"/>
                <w:bCs/>
                <w:iCs/>
                <w:color w:val="000000"/>
                <w:szCs w:val="21"/>
                <w:lang w:eastAsia="zh-CN"/>
              </w:rPr>
              <w:t>未检测到致病性、疑似致病性、意义不明确胚系变异</w:t>
            </w:r>
          </w:p>
        </w:tc>
        <w:tc>
          <w:tcPr>
            <w:tcW w:w="949" w:type="dxa"/>
          </w:tcPr>
          <w:p w14:paraId="4DA5B4BC"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c>
          <w:tcPr>
            <w:tcW w:w="1498" w:type="dxa"/>
          </w:tcPr>
          <w:p w14:paraId="691367D0"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r>
      <w:tr w:rsidR="0036189C" w14:paraId="55A090E0" w14:textId="77777777" w:rsidTr="0036189C">
        <w:trPr>
          <w:trHeight w:val="397"/>
          <w:jc w:val="center"/>
        </w:trPr>
        <w:tc>
          <w:tcPr>
            <w:tcW w:w="1276" w:type="dxa"/>
            <w:shd w:val="clear" w:color="auto" w:fill="auto"/>
          </w:tcPr>
          <w:p w14:paraId="3004E6BF" w14:textId="77777777" w:rsidR="0036189C" w:rsidRDefault="00000000">
            <w:pPr>
              <w:rPr>
                <w:rFonts w:ascii="宋体" w:eastAsiaTheme="minorEastAsia" w:hAnsi="宋体" w:hint="eastAsia"/>
                <w:bCs/>
                <w:iCs/>
                <w:color w:val="000000"/>
                <w:szCs w:val="21"/>
              </w:rPr>
            </w:pPr>
            <w:r>
              <w:rPr>
                <w:rFonts w:ascii="宋体" w:eastAsiaTheme="minorEastAsia" w:hAnsi="宋体" w:hint="eastAsia"/>
                <w:bCs/>
                <w:iCs/>
                <w:color w:val="000000"/>
                <w:szCs w:val="21"/>
              </w:rPr>
              <w:lastRenderedPageBreak/>
              <w:t>CDK12</w:t>
            </w:r>
          </w:p>
        </w:tc>
        <w:tc>
          <w:tcPr>
            <w:tcW w:w="6237" w:type="dxa"/>
            <w:shd w:val="clear" w:color="auto" w:fill="auto"/>
          </w:tcPr>
          <w:p w14:paraId="4714EFFF" w14:textId="77777777" w:rsidR="0036189C" w:rsidRDefault="00000000">
            <w:pPr>
              <w:rPr>
                <w:rFonts w:ascii="宋体" w:eastAsiaTheme="minorEastAsia" w:hAnsi="宋体" w:hint="eastAsia"/>
                <w:bCs/>
                <w:iCs/>
                <w:color w:val="000000"/>
                <w:szCs w:val="21"/>
                <w:lang w:eastAsia="zh-CN"/>
              </w:rPr>
            </w:pPr>
            <w:r>
              <w:rPr>
                <w:rFonts w:ascii="宋体" w:eastAsiaTheme="minorEastAsia" w:hAnsi="宋体" w:hint="eastAsia"/>
                <w:bCs/>
                <w:iCs/>
                <w:color w:val="000000"/>
                <w:szCs w:val="21"/>
                <w:lang w:eastAsia="zh-CN"/>
              </w:rPr>
              <w:t>未检测到致病性、疑似致病性、意义不明确胚系变异</w:t>
            </w:r>
          </w:p>
        </w:tc>
        <w:tc>
          <w:tcPr>
            <w:tcW w:w="949" w:type="dxa"/>
          </w:tcPr>
          <w:p w14:paraId="0947F5D6"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c>
          <w:tcPr>
            <w:tcW w:w="1498" w:type="dxa"/>
          </w:tcPr>
          <w:p w14:paraId="28AED14F"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r>
      <w:tr w:rsidR="0036189C" w14:paraId="6908FA92" w14:textId="77777777" w:rsidTr="0036189C">
        <w:trPr>
          <w:trHeight w:val="397"/>
          <w:jc w:val="center"/>
        </w:trPr>
        <w:tc>
          <w:tcPr>
            <w:tcW w:w="1276" w:type="dxa"/>
            <w:shd w:val="clear" w:color="auto" w:fill="auto"/>
          </w:tcPr>
          <w:p w14:paraId="0BE2BEAA" w14:textId="77777777" w:rsidR="0036189C" w:rsidRDefault="00000000">
            <w:pPr>
              <w:rPr>
                <w:rFonts w:ascii="宋体" w:eastAsiaTheme="minorEastAsia" w:hAnsi="宋体" w:hint="eastAsia"/>
                <w:bCs/>
                <w:iCs/>
                <w:color w:val="000000"/>
                <w:szCs w:val="21"/>
              </w:rPr>
            </w:pPr>
            <w:r>
              <w:rPr>
                <w:rFonts w:ascii="宋体" w:eastAsiaTheme="minorEastAsia" w:hAnsi="宋体" w:hint="eastAsia"/>
                <w:bCs/>
                <w:iCs/>
                <w:color w:val="000000"/>
                <w:szCs w:val="21"/>
              </w:rPr>
              <w:t>CHEK1</w:t>
            </w:r>
          </w:p>
        </w:tc>
        <w:tc>
          <w:tcPr>
            <w:tcW w:w="6237" w:type="dxa"/>
            <w:shd w:val="clear" w:color="auto" w:fill="auto"/>
          </w:tcPr>
          <w:p w14:paraId="14B938B5" w14:textId="77777777" w:rsidR="0036189C" w:rsidRDefault="00000000">
            <w:pPr>
              <w:rPr>
                <w:rFonts w:ascii="宋体" w:eastAsiaTheme="minorEastAsia" w:hAnsi="宋体" w:hint="eastAsia"/>
                <w:bCs/>
                <w:iCs/>
                <w:color w:val="000000"/>
                <w:szCs w:val="21"/>
                <w:lang w:eastAsia="zh-CN"/>
              </w:rPr>
            </w:pPr>
            <w:r>
              <w:rPr>
                <w:rFonts w:ascii="宋体" w:eastAsiaTheme="minorEastAsia" w:hAnsi="宋体" w:hint="eastAsia"/>
                <w:bCs/>
                <w:iCs/>
                <w:color w:val="000000"/>
                <w:szCs w:val="21"/>
                <w:lang w:eastAsia="zh-CN"/>
              </w:rPr>
              <w:t>未检测到致病性、疑似致病性、意义不明确胚系变异</w:t>
            </w:r>
          </w:p>
        </w:tc>
        <w:tc>
          <w:tcPr>
            <w:tcW w:w="949" w:type="dxa"/>
          </w:tcPr>
          <w:p w14:paraId="20C12D08"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c>
          <w:tcPr>
            <w:tcW w:w="1498" w:type="dxa"/>
          </w:tcPr>
          <w:p w14:paraId="2DE94501"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r>
      <w:tr w:rsidR="0036189C" w14:paraId="40182467" w14:textId="77777777" w:rsidTr="0036189C">
        <w:trPr>
          <w:trHeight w:val="397"/>
          <w:jc w:val="center"/>
        </w:trPr>
        <w:tc>
          <w:tcPr>
            <w:tcW w:w="1276" w:type="dxa"/>
            <w:shd w:val="clear" w:color="auto" w:fill="auto"/>
          </w:tcPr>
          <w:p w14:paraId="1881B09F" w14:textId="77777777" w:rsidR="0036189C" w:rsidRDefault="00000000">
            <w:pPr>
              <w:rPr>
                <w:rFonts w:ascii="宋体" w:eastAsiaTheme="minorEastAsia" w:hAnsi="宋体" w:hint="eastAsia"/>
                <w:bCs/>
                <w:iCs/>
                <w:color w:val="000000"/>
                <w:szCs w:val="21"/>
              </w:rPr>
            </w:pPr>
            <w:r>
              <w:rPr>
                <w:rFonts w:ascii="宋体" w:eastAsiaTheme="minorEastAsia" w:hAnsi="宋体" w:hint="eastAsia"/>
                <w:bCs/>
                <w:iCs/>
                <w:color w:val="000000"/>
                <w:szCs w:val="21"/>
              </w:rPr>
              <w:t>CHEK2</w:t>
            </w:r>
          </w:p>
        </w:tc>
        <w:tc>
          <w:tcPr>
            <w:tcW w:w="6237" w:type="dxa"/>
            <w:shd w:val="clear" w:color="auto" w:fill="auto"/>
          </w:tcPr>
          <w:p w14:paraId="426187B9" w14:textId="77777777" w:rsidR="0036189C" w:rsidRDefault="00000000">
            <w:pPr>
              <w:rPr>
                <w:rFonts w:ascii="宋体" w:eastAsiaTheme="minorEastAsia" w:hAnsi="宋体" w:hint="eastAsia"/>
                <w:bCs/>
                <w:iCs/>
                <w:color w:val="000000"/>
                <w:szCs w:val="21"/>
                <w:lang w:eastAsia="zh-CN"/>
              </w:rPr>
            </w:pPr>
            <w:r>
              <w:rPr>
                <w:rFonts w:ascii="宋体" w:eastAsiaTheme="minorEastAsia" w:hAnsi="宋体" w:hint="eastAsia"/>
                <w:bCs/>
                <w:iCs/>
                <w:color w:val="000000"/>
                <w:szCs w:val="21"/>
                <w:lang w:eastAsia="zh-CN"/>
              </w:rPr>
              <w:t>未检测到致病性、疑似致病性、意义不明确胚系变异</w:t>
            </w:r>
          </w:p>
        </w:tc>
        <w:tc>
          <w:tcPr>
            <w:tcW w:w="949" w:type="dxa"/>
          </w:tcPr>
          <w:p w14:paraId="32A09462"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c>
          <w:tcPr>
            <w:tcW w:w="1498" w:type="dxa"/>
          </w:tcPr>
          <w:p w14:paraId="556934B7"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r>
      <w:tr w:rsidR="0036189C" w14:paraId="0D898918" w14:textId="77777777" w:rsidTr="0036189C">
        <w:trPr>
          <w:trHeight w:val="397"/>
          <w:jc w:val="center"/>
        </w:trPr>
        <w:tc>
          <w:tcPr>
            <w:tcW w:w="1276" w:type="dxa"/>
            <w:shd w:val="clear" w:color="auto" w:fill="auto"/>
          </w:tcPr>
          <w:p w14:paraId="793947AD" w14:textId="77777777" w:rsidR="0036189C" w:rsidRDefault="00000000">
            <w:pPr>
              <w:rPr>
                <w:rFonts w:ascii="宋体" w:eastAsiaTheme="minorEastAsia" w:hAnsi="宋体" w:hint="eastAsia"/>
                <w:bCs/>
                <w:iCs/>
                <w:color w:val="000000"/>
                <w:szCs w:val="21"/>
              </w:rPr>
            </w:pPr>
            <w:r>
              <w:rPr>
                <w:rFonts w:ascii="宋体" w:eastAsiaTheme="minorEastAsia" w:hAnsi="宋体" w:hint="eastAsia"/>
                <w:bCs/>
                <w:iCs/>
                <w:color w:val="000000"/>
                <w:szCs w:val="21"/>
              </w:rPr>
              <w:t>FANCA</w:t>
            </w:r>
          </w:p>
        </w:tc>
        <w:tc>
          <w:tcPr>
            <w:tcW w:w="6237" w:type="dxa"/>
            <w:shd w:val="clear" w:color="auto" w:fill="auto"/>
          </w:tcPr>
          <w:p w14:paraId="257FA3E5" w14:textId="77777777" w:rsidR="0036189C" w:rsidRDefault="00000000">
            <w:pPr>
              <w:rPr>
                <w:rFonts w:ascii="宋体" w:eastAsiaTheme="minorEastAsia" w:hAnsi="宋体" w:hint="eastAsia"/>
                <w:bCs/>
                <w:iCs/>
                <w:color w:val="000000"/>
                <w:szCs w:val="21"/>
                <w:lang w:eastAsia="zh-CN"/>
              </w:rPr>
            </w:pPr>
            <w:r>
              <w:rPr>
                <w:rFonts w:ascii="宋体" w:eastAsiaTheme="minorEastAsia" w:hAnsi="宋体" w:hint="eastAsia"/>
                <w:bCs/>
                <w:iCs/>
                <w:color w:val="000000"/>
                <w:szCs w:val="21"/>
              </w:rPr>
              <w:t>exon31 c.3031C&gt;T p.(R1011C)</w:t>
            </w:r>
            <w:r>
              <w:rPr>
                <w:rFonts w:ascii="宋体" w:eastAsiaTheme="minorEastAsia" w:hAnsi="宋体" w:hint="eastAsia"/>
                <w:bCs/>
                <w:iCs/>
                <w:color w:val="000000"/>
                <w:szCs w:val="21"/>
              </w:rPr>
              <w:br/>
              <w:t>NM_000135.4</w:t>
            </w:r>
          </w:p>
        </w:tc>
        <w:tc>
          <w:tcPr>
            <w:tcW w:w="949" w:type="dxa"/>
          </w:tcPr>
          <w:p w14:paraId="2CBF5F56" w14:textId="77777777" w:rsidR="0036189C" w:rsidRDefault="00000000">
            <w:pPr>
              <w:rPr>
                <w:rFonts w:ascii="宋体" w:eastAsiaTheme="minorEastAsia" w:hAnsi="宋体" w:hint="eastAsia"/>
                <w:szCs w:val="21"/>
                <w:lang w:eastAsia="zh-CN"/>
              </w:rPr>
            </w:pPr>
            <w:r>
              <w:rPr>
                <w:rFonts w:ascii="宋体" w:eastAsiaTheme="minorEastAsia" w:hAnsi="宋体" w:hint="eastAsia"/>
                <w:szCs w:val="21"/>
                <w:lang w:eastAsia="zh-CN"/>
              </w:rPr>
              <w:t>杂合</w:t>
            </w:r>
          </w:p>
        </w:tc>
        <w:tc>
          <w:tcPr>
            <w:tcW w:w="1498" w:type="dxa"/>
          </w:tcPr>
          <w:p w14:paraId="44B9233C" w14:textId="77777777" w:rsidR="0036189C" w:rsidRDefault="00000000">
            <w:pPr>
              <w:rPr>
                <w:rFonts w:ascii="宋体" w:eastAsiaTheme="minorEastAsia" w:hAnsi="宋体" w:hint="eastAsia"/>
                <w:szCs w:val="21"/>
                <w:lang w:eastAsia="zh-CN"/>
              </w:rPr>
            </w:pPr>
            <w:r>
              <w:rPr>
                <w:rFonts w:ascii="宋体" w:eastAsiaTheme="minorEastAsia" w:hAnsi="宋体" w:hint="eastAsia"/>
                <w:szCs w:val="21"/>
                <w:lang w:eastAsia="zh-CN"/>
              </w:rPr>
              <w:t>意义不明确</w:t>
            </w:r>
          </w:p>
        </w:tc>
      </w:tr>
      <w:tr w:rsidR="0036189C" w14:paraId="40F5C8B9" w14:textId="77777777" w:rsidTr="0036189C">
        <w:trPr>
          <w:trHeight w:val="397"/>
          <w:jc w:val="center"/>
        </w:trPr>
        <w:tc>
          <w:tcPr>
            <w:tcW w:w="1276" w:type="dxa"/>
            <w:shd w:val="clear" w:color="auto" w:fill="auto"/>
          </w:tcPr>
          <w:p w14:paraId="705D1E74" w14:textId="77777777" w:rsidR="0036189C" w:rsidRDefault="00000000">
            <w:pPr>
              <w:rPr>
                <w:rFonts w:ascii="宋体" w:eastAsiaTheme="minorEastAsia" w:hAnsi="宋体" w:hint="eastAsia"/>
                <w:bCs/>
                <w:iCs/>
                <w:color w:val="000000"/>
                <w:szCs w:val="21"/>
              </w:rPr>
            </w:pPr>
            <w:r>
              <w:rPr>
                <w:rFonts w:ascii="宋体" w:eastAsiaTheme="minorEastAsia" w:hAnsi="宋体" w:hint="eastAsia"/>
                <w:bCs/>
                <w:iCs/>
                <w:color w:val="000000"/>
                <w:szCs w:val="21"/>
              </w:rPr>
              <w:t>FANCL</w:t>
            </w:r>
          </w:p>
        </w:tc>
        <w:tc>
          <w:tcPr>
            <w:tcW w:w="6237" w:type="dxa"/>
            <w:shd w:val="clear" w:color="auto" w:fill="auto"/>
          </w:tcPr>
          <w:p w14:paraId="3F6645F2" w14:textId="77777777" w:rsidR="0036189C" w:rsidRDefault="00000000">
            <w:pPr>
              <w:rPr>
                <w:rFonts w:ascii="宋体" w:eastAsiaTheme="minorEastAsia" w:hAnsi="宋体" w:hint="eastAsia"/>
                <w:bCs/>
                <w:iCs/>
                <w:color w:val="000000"/>
                <w:szCs w:val="21"/>
                <w:lang w:eastAsia="zh-CN"/>
              </w:rPr>
            </w:pPr>
            <w:r>
              <w:rPr>
                <w:rFonts w:ascii="宋体" w:eastAsiaTheme="minorEastAsia" w:hAnsi="宋体" w:hint="eastAsia"/>
                <w:bCs/>
                <w:iCs/>
                <w:color w:val="000000"/>
                <w:szCs w:val="21"/>
                <w:lang w:eastAsia="zh-CN"/>
              </w:rPr>
              <w:t>未检测到致病性、疑似致病性、意义不明确胚系变异</w:t>
            </w:r>
          </w:p>
        </w:tc>
        <w:tc>
          <w:tcPr>
            <w:tcW w:w="949" w:type="dxa"/>
          </w:tcPr>
          <w:p w14:paraId="51962DDA"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c>
          <w:tcPr>
            <w:tcW w:w="1498" w:type="dxa"/>
          </w:tcPr>
          <w:p w14:paraId="0969F557"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r>
      <w:tr w:rsidR="0036189C" w14:paraId="3F6B8E3D" w14:textId="77777777" w:rsidTr="0036189C">
        <w:trPr>
          <w:trHeight w:val="397"/>
          <w:jc w:val="center"/>
          <w:ins w:id="14" w:author="肖惠玲" w:date="2026-05-12T14:26:00Z"/>
        </w:trPr>
        <w:tc>
          <w:tcPr>
            <w:tcW w:w="1276" w:type="dxa"/>
            <w:shd w:val="clear" w:color="auto" w:fill="auto"/>
          </w:tcPr>
          <w:p w14:paraId="0A761481" w14:textId="77777777" w:rsidR="0036189C" w:rsidRDefault="00000000">
            <w:pPr>
              <w:rPr>
                <w:ins w:id="15" w:author="肖惠玲" w:date="2026-05-12T14:26:00Z"/>
                <w:rFonts w:ascii="宋体" w:eastAsiaTheme="minorEastAsia" w:hAnsi="宋体" w:hint="eastAsia"/>
                <w:bCs/>
                <w:iCs/>
                <w:color w:val="000000"/>
                <w:szCs w:val="21"/>
                <w:lang w:eastAsia="zh-CN"/>
              </w:rPr>
            </w:pPr>
            <w:ins w:id="16" w:author="肖惠玲" w:date="2026-05-12T14:26:00Z">
              <w:r>
                <w:rPr>
                  <w:rFonts w:ascii="宋体" w:eastAsiaTheme="minorEastAsia" w:hAnsi="宋体" w:hint="eastAsia"/>
                  <w:bCs/>
                  <w:iCs/>
                  <w:color w:val="000000"/>
                  <w:szCs w:val="21"/>
                  <w:lang w:eastAsia="zh-CN"/>
                </w:rPr>
                <w:t>MLH1</w:t>
              </w:r>
            </w:ins>
          </w:p>
        </w:tc>
        <w:tc>
          <w:tcPr>
            <w:tcW w:w="6237" w:type="dxa"/>
            <w:shd w:val="clear" w:color="auto" w:fill="auto"/>
          </w:tcPr>
          <w:p w14:paraId="6EFD5720" w14:textId="77777777" w:rsidR="0036189C" w:rsidRDefault="00000000">
            <w:pPr>
              <w:rPr>
                <w:ins w:id="17" w:author="肖惠玲" w:date="2026-05-12T14:26:00Z"/>
                <w:rFonts w:ascii="宋体" w:eastAsiaTheme="minorEastAsia" w:hAnsi="宋体" w:hint="eastAsia"/>
                <w:bCs/>
                <w:iCs/>
                <w:color w:val="000000"/>
                <w:szCs w:val="21"/>
                <w:lang w:eastAsia="zh-CN"/>
              </w:rPr>
            </w:pPr>
            <w:ins w:id="18" w:author="肖惠玲" w:date="2026-05-12T14:27:00Z">
              <w:r>
                <w:rPr>
                  <w:rFonts w:ascii="宋体" w:eastAsiaTheme="minorEastAsia" w:hAnsi="宋体" w:hint="eastAsia"/>
                  <w:bCs/>
                  <w:iCs/>
                  <w:color w:val="000000"/>
                  <w:szCs w:val="21"/>
                  <w:lang w:eastAsia="zh-CN"/>
                </w:rPr>
                <w:t>未检测到致病性、疑似致病性、意义不明确胚系变异</w:t>
              </w:r>
            </w:ins>
          </w:p>
        </w:tc>
        <w:tc>
          <w:tcPr>
            <w:tcW w:w="949" w:type="dxa"/>
          </w:tcPr>
          <w:p w14:paraId="080464A8" w14:textId="77777777" w:rsidR="0036189C" w:rsidRDefault="0036189C">
            <w:pPr>
              <w:rPr>
                <w:ins w:id="19" w:author="肖惠玲" w:date="2026-05-12T14:26:00Z"/>
                <w:rFonts w:ascii="宋体" w:eastAsiaTheme="minorEastAsia" w:hAnsi="宋体" w:hint="eastAsia"/>
                <w:szCs w:val="21"/>
                <w:lang w:eastAsia="zh-CN"/>
              </w:rPr>
            </w:pPr>
          </w:p>
        </w:tc>
        <w:tc>
          <w:tcPr>
            <w:tcW w:w="1498" w:type="dxa"/>
          </w:tcPr>
          <w:p w14:paraId="2B964897" w14:textId="77777777" w:rsidR="0036189C" w:rsidRDefault="0036189C">
            <w:pPr>
              <w:rPr>
                <w:ins w:id="20" w:author="肖惠玲" w:date="2026-05-12T14:26:00Z"/>
                <w:rFonts w:ascii="宋体" w:eastAsiaTheme="minorEastAsia" w:hAnsi="宋体" w:hint="eastAsia"/>
                <w:szCs w:val="21"/>
                <w:lang w:eastAsia="zh-CN"/>
              </w:rPr>
            </w:pPr>
          </w:p>
        </w:tc>
      </w:tr>
      <w:tr w:rsidR="0036189C" w14:paraId="2873772A" w14:textId="77777777" w:rsidTr="0036189C">
        <w:trPr>
          <w:trHeight w:val="397"/>
          <w:jc w:val="center"/>
        </w:trPr>
        <w:tc>
          <w:tcPr>
            <w:tcW w:w="1276" w:type="dxa"/>
            <w:shd w:val="clear" w:color="auto" w:fill="auto"/>
          </w:tcPr>
          <w:p w14:paraId="30222AF0" w14:textId="77777777" w:rsidR="0036189C" w:rsidRDefault="00000000">
            <w:pPr>
              <w:rPr>
                <w:rFonts w:ascii="宋体" w:eastAsiaTheme="minorEastAsia" w:hAnsi="宋体" w:hint="eastAsia"/>
                <w:bCs/>
                <w:iCs/>
                <w:color w:val="000000"/>
                <w:szCs w:val="21"/>
              </w:rPr>
            </w:pPr>
            <w:r>
              <w:rPr>
                <w:rFonts w:ascii="宋体" w:eastAsiaTheme="minorEastAsia" w:hAnsi="宋体" w:hint="eastAsia"/>
                <w:bCs/>
                <w:iCs/>
                <w:color w:val="000000"/>
                <w:szCs w:val="21"/>
              </w:rPr>
              <w:t>MRE11</w:t>
            </w:r>
          </w:p>
        </w:tc>
        <w:tc>
          <w:tcPr>
            <w:tcW w:w="6237" w:type="dxa"/>
            <w:shd w:val="clear" w:color="auto" w:fill="auto"/>
          </w:tcPr>
          <w:p w14:paraId="29D608D7" w14:textId="77777777" w:rsidR="0036189C" w:rsidRDefault="00000000">
            <w:pPr>
              <w:rPr>
                <w:rFonts w:ascii="宋体" w:eastAsiaTheme="minorEastAsia" w:hAnsi="宋体" w:hint="eastAsia"/>
                <w:bCs/>
                <w:iCs/>
                <w:color w:val="000000"/>
                <w:szCs w:val="21"/>
                <w:lang w:eastAsia="zh-CN"/>
              </w:rPr>
            </w:pPr>
            <w:r>
              <w:rPr>
                <w:rFonts w:ascii="宋体" w:eastAsiaTheme="minorEastAsia" w:hAnsi="宋体" w:hint="eastAsia"/>
                <w:bCs/>
                <w:iCs/>
                <w:color w:val="000000"/>
                <w:szCs w:val="21"/>
                <w:lang w:eastAsia="zh-CN"/>
              </w:rPr>
              <w:t>未检测到致病性、疑似致病性、意义不明确胚系变异</w:t>
            </w:r>
          </w:p>
        </w:tc>
        <w:tc>
          <w:tcPr>
            <w:tcW w:w="949" w:type="dxa"/>
          </w:tcPr>
          <w:p w14:paraId="131DD6CE"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c>
          <w:tcPr>
            <w:tcW w:w="1498" w:type="dxa"/>
          </w:tcPr>
          <w:p w14:paraId="7AC6673D"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r>
      <w:tr w:rsidR="0036189C" w14:paraId="3F5C631B" w14:textId="77777777" w:rsidTr="0036189C">
        <w:trPr>
          <w:trHeight w:val="397"/>
          <w:jc w:val="center"/>
        </w:trPr>
        <w:tc>
          <w:tcPr>
            <w:tcW w:w="1276" w:type="dxa"/>
            <w:shd w:val="clear" w:color="auto" w:fill="auto"/>
          </w:tcPr>
          <w:p w14:paraId="70AF3E3A" w14:textId="77777777" w:rsidR="0036189C" w:rsidRDefault="00000000">
            <w:pPr>
              <w:rPr>
                <w:rFonts w:ascii="宋体" w:eastAsiaTheme="minorEastAsia" w:hAnsi="宋体" w:hint="eastAsia"/>
                <w:bCs/>
                <w:iCs/>
                <w:color w:val="000000"/>
                <w:szCs w:val="21"/>
              </w:rPr>
            </w:pPr>
            <w:r>
              <w:rPr>
                <w:rFonts w:ascii="宋体" w:eastAsiaTheme="minorEastAsia" w:hAnsi="宋体" w:hint="eastAsia"/>
                <w:bCs/>
                <w:iCs/>
                <w:color w:val="000000"/>
                <w:szCs w:val="21"/>
              </w:rPr>
              <w:t>NBN</w:t>
            </w:r>
          </w:p>
        </w:tc>
        <w:tc>
          <w:tcPr>
            <w:tcW w:w="6237" w:type="dxa"/>
            <w:shd w:val="clear" w:color="auto" w:fill="auto"/>
          </w:tcPr>
          <w:p w14:paraId="0DF32B36" w14:textId="77777777" w:rsidR="0036189C" w:rsidRDefault="00000000">
            <w:pPr>
              <w:rPr>
                <w:rFonts w:ascii="宋体" w:eastAsiaTheme="minorEastAsia" w:hAnsi="宋体" w:hint="eastAsia"/>
                <w:bCs/>
                <w:iCs/>
                <w:color w:val="000000"/>
                <w:szCs w:val="21"/>
                <w:lang w:eastAsia="zh-CN"/>
              </w:rPr>
            </w:pPr>
            <w:r>
              <w:rPr>
                <w:rFonts w:ascii="宋体" w:eastAsiaTheme="minorEastAsia" w:hAnsi="宋体" w:hint="eastAsia"/>
                <w:bCs/>
                <w:iCs/>
                <w:color w:val="000000"/>
                <w:szCs w:val="21"/>
                <w:lang w:eastAsia="zh-CN"/>
              </w:rPr>
              <w:t>未检测到致病性、疑似致病性、意义不明确胚系变异</w:t>
            </w:r>
          </w:p>
        </w:tc>
        <w:tc>
          <w:tcPr>
            <w:tcW w:w="949" w:type="dxa"/>
          </w:tcPr>
          <w:p w14:paraId="44CD7F13"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c>
          <w:tcPr>
            <w:tcW w:w="1498" w:type="dxa"/>
          </w:tcPr>
          <w:p w14:paraId="1A90C82F"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r>
      <w:tr w:rsidR="0036189C" w14:paraId="5FAC6BD8" w14:textId="77777777" w:rsidTr="0036189C">
        <w:trPr>
          <w:trHeight w:val="397"/>
          <w:jc w:val="center"/>
        </w:trPr>
        <w:tc>
          <w:tcPr>
            <w:tcW w:w="1276" w:type="dxa"/>
            <w:shd w:val="clear" w:color="auto" w:fill="auto"/>
          </w:tcPr>
          <w:p w14:paraId="5652C6D8" w14:textId="77777777" w:rsidR="0036189C" w:rsidRDefault="00000000">
            <w:pPr>
              <w:rPr>
                <w:rFonts w:ascii="宋体" w:eastAsiaTheme="minorEastAsia" w:hAnsi="宋体" w:hint="eastAsia"/>
                <w:bCs/>
                <w:iCs/>
                <w:color w:val="000000"/>
                <w:szCs w:val="21"/>
              </w:rPr>
            </w:pPr>
            <w:r>
              <w:rPr>
                <w:rFonts w:ascii="宋体" w:eastAsiaTheme="minorEastAsia" w:hAnsi="宋体" w:hint="eastAsia"/>
                <w:bCs/>
                <w:iCs/>
                <w:color w:val="000000"/>
                <w:szCs w:val="21"/>
              </w:rPr>
              <w:t>PALB2</w:t>
            </w:r>
          </w:p>
        </w:tc>
        <w:tc>
          <w:tcPr>
            <w:tcW w:w="6237" w:type="dxa"/>
            <w:shd w:val="clear" w:color="auto" w:fill="auto"/>
          </w:tcPr>
          <w:p w14:paraId="40A3239C" w14:textId="77777777" w:rsidR="0036189C" w:rsidRDefault="00000000">
            <w:pPr>
              <w:rPr>
                <w:rFonts w:ascii="宋体" w:eastAsiaTheme="minorEastAsia" w:hAnsi="宋体" w:hint="eastAsia"/>
                <w:bCs/>
                <w:iCs/>
                <w:color w:val="000000"/>
                <w:szCs w:val="21"/>
                <w:lang w:eastAsia="zh-CN"/>
              </w:rPr>
            </w:pPr>
            <w:r>
              <w:rPr>
                <w:rFonts w:ascii="宋体" w:eastAsiaTheme="minorEastAsia" w:hAnsi="宋体" w:hint="eastAsia"/>
                <w:bCs/>
                <w:iCs/>
                <w:color w:val="000000"/>
                <w:szCs w:val="21"/>
                <w:lang w:eastAsia="zh-CN"/>
              </w:rPr>
              <w:t>未检测到致病性、疑似致病性、意义不明确胚系变异</w:t>
            </w:r>
          </w:p>
        </w:tc>
        <w:tc>
          <w:tcPr>
            <w:tcW w:w="949" w:type="dxa"/>
          </w:tcPr>
          <w:p w14:paraId="4D99FB07"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c>
          <w:tcPr>
            <w:tcW w:w="1498" w:type="dxa"/>
          </w:tcPr>
          <w:p w14:paraId="27400FD7"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r>
      <w:tr w:rsidR="0036189C" w14:paraId="0EEEE70B" w14:textId="77777777" w:rsidTr="0036189C">
        <w:trPr>
          <w:trHeight w:val="397"/>
          <w:jc w:val="center"/>
        </w:trPr>
        <w:tc>
          <w:tcPr>
            <w:tcW w:w="1276" w:type="dxa"/>
            <w:shd w:val="clear" w:color="auto" w:fill="auto"/>
          </w:tcPr>
          <w:p w14:paraId="74B214E8" w14:textId="77777777" w:rsidR="0036189C" w:rsidRDefault="00000000">
            <w:pPr>
              <w:rPr>
                <w:rFonts w:ascii="宋体" w:eastAsiaTheme="minorEastAsia" w:hAnsi="宋体" w:hint="eastAsia"/>
                <w:bCs/>
                <w:iCs/>
                <w:color w:val="000000"/>
                <w:szCs w:val="21"/>
              </w:rPr>
            </w:pPr>
            <w:r>
              <w:rPr>
                <w:rFonts w:ascii="宋体" w:eastAsiaTheme="minorEastAsia" w:hAnsi="宋体" w:hint="eastAsia"/>
                <w:bCs/>
                <w:iCs/>
                <w:color w:val="000000"/>
                <w:szCs w:val="21"/>
              </w:rPr>
              <w:t>RAD51B</w:t>
            </w:r>
          </w:p>
        </w:tc>
        <w:tc>
          <w:tcPr>
            <w:tcW w:w="6237" w:type="dxa"/>
            <w:shd w:val="clear" w:color="auto" w:fill="auto"/>
          </w:tcPr>
          <w:p w14:paraId="6ED90782" w14:textId="77777777" w:rsidR="0036189C" w:rsidRDefault="00000000">
            <w:pPr>
              <w:rPr>
                <w:rFonts w:ascii="宋体" w:eastAsiaTheme="minorEastAsia" w:hAnsi="宋体" w:hint="eastAsia"/>
                <w:bCs/>
                <w:iCs/>
                <w:color w:val="000000"/>
                <w:szCs w:val="21"/>
                <w:lang w:eastAsia="zh-CN"/>
              </w:rPr>
            </w:pPr>
            <w:r>
              <w:rPr>
                <w:rFonts w:ascii="宋体" w:eastAsiaTheme="minorEastAsia" w:hAnsi="宋体" w:hint="eastAsia"/>
                <w:bCs/>
                <w:iCs/>
                <w:color w:val="000000"/>
                <w:szCs w:val="21"/>
                <w:lang w:eastAsia="zh-CN"/>
              </w:rPr>
              <w:t>未检测到致病性、疑似致病性、意义不明确胚系变异</w:t>
            </w:r>
          </w:p>
        </w:tc>
        <w:tc>
          <w:tcPr>
            <w:tcW w:w="949" w:type="dxa"/>
          </w:tcPr>
          <w:p w14:paraId="1701F08D"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c>
          <w:tcPr>
            <w:tcW w:w="1498" w:type="dxa"/>
          </w:tcPr>
          <w:p w14:paraId="40762179"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r>
      <w:tr w:rsidR="0036189C" w14:paraId="0F4A400B" w14:textId="77777777" w:rsidTr="0036189C">
        <w:trPr>
          <w:trHeight w:val="397"/>
          <w:jc w:val="center"/>
        </w:trPr>
        <w:tc>
          <w:tcPr>
            <w:tcW w:w="1276" w:type="dxa"/>
            <w:shd w:val="clear" w:color="auto" w:fill="auto"/>
          </w:tcPr>
          <w:p w14:paraId="7E223A6E" w14:textId="77777777" w:rsidR="0036189C" w:rsidRDefault="00000000">
            <w:pPr>
              <w:rPr>
                <w:rFonts w:ascii="宋体" w:eastAsiaTheme="minorEastAsia" w:hAnsi="宋体" w:hint="eastAsia"/>
                <w:bCs/>
                <w:iCs/>
                <w:color w:val="000000"/>
                <w:szCs w:val="21"/>
              </w:rPr>
            </w:pPr>
            <w:r>
              <w:rPr>
                <w:rFonts w:ascii="宋体" w:eastAsiaTheme="minorEastAsia" w:hAnsi="宋体" w:hint="eastAsia"/>
                <w:bCs/>
                <w:iCs/>
                <w:color w:val="000000"/>
                <w:szCs w:val="21"/>
              </w:rPr>
              <w:t>RAD51C</w:t>
            </w:r>
          </w:p>
        </w:tc>
        <w:tc>
          <w:tcPr>
            <w:tcW w:w="6237" w:type="dxa"/>
            <w:shd w:val="clear" w:color="auto" w:fill="auto"/>
          </w:tcPr>
          <w:p w14:paraId="022878F6" w14:textId="77777777" w:rsidR="0036189C" w:rsidRDefault="00000000">
            <w:pPr>
              <w:rPr>
                <w:rFonts w:ascii="宋体" w:eastAsiaTheme="minorEastAsia" w:hAnsi="宋体" w:hint="eastAsia"/>
                <w:bCs/>
                <w:iCs/>
                <w:color w:val="000000"/>
                <w:szCs w:val="21"/>
                <w:lang w:eastAsia="zh-CN"/>
              </w:rPr>
            </w:pPr>
            <w:r>
              <w:rPr>
                <w:rFonts w:ascii="宋体" w:eastAsiaTheme="minorEastAsia" w:hAnsi="宋体" w:hint="eastAsia"/>
                <w:bCs/>
                <w:iCs/>
                <w:color w:val="000000"/>
                <w:szCs w:val="21"/>
                <w:lang w:eastAsia="zh-CN"/>
              </w:rPr>
              <w:t>未检测到致病性、疑似致病性、意义不明确胚系变异</w:t>
            </w:r>
          </w:p>
        </w:tc>
        <w:tc>
          <w:tcPr>
            <w:tcW w:w="949" w:type="dxa"/>
          </w:tcPr>
          <w:p w14:paraId="65B53787"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c>
          <w:tcPr>
            <w:tcW w:w="1498" w:type="dxa"/>
          </w:tcPr>
          <w:p w14:paraId="74201ECB"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r>
      <w:tr w:rsidR="0036189C" w14:paraId="6809D054" w14:textId="77777777" w:rsidTr="0036189C">
        <w:trPr>
          <w:trHeight w:val="397"/>
          <w:jc w:val="center"/>
        </w:trPr>
        <w:tc>
          <w:tcPr>
            <w:tcW w:w="1276" w:type="dxa"/>
            <w:shd w:val="clear" w:color="auto" w:fill="auto"/>
          </w:tcPr>
          <w:p w14:paraId="2E87A7DC" w14:textId="77777777" w:rsidR="0036189C" w:rsidRDefault="00000000">
            <w:pPr>
              <w:rPr>
                <w:rFonts w:ascii="宋体" w:eastAsiaTheme="minorEastAsia" w:hAnsi="宋体" w:hint="eastAsia"/>
                <w:bCs/>
                <w:iCs/>
                <w:color w:val="000000"/>
                <w:szCs w:val="21"/>
              </w:rPr>
            </w:pPr>
            <w:r>
              <w:rPr>
                <w:rFonts w:ascii="宋体" w:eastAsiaTheme="minorEastAsia" w:hAnsi="宋体" w:hint="eastAsia"/>
                <w:bCs/>
                <w:iCs/>
                <w:color w:val="000000"/>
                <w:szCs w:val="21"/>
              </w:rPr>
              <w:t>RAD51D</w:t>
            </w:r>
          </w:p>
        </w:tc>
        <w:tc>
          <w:tcPr>
            <w:tcW w:w="6237" w:type="dxa"/>
            <w:shd w:val="clear" w:color="auto" w:fill="auto"/>
          </w:tcPr>
          <w:p w14:paraId="253F6FCD" w14:textId="77777777" w:rsidR="0036189C" w:rsidRDefault="00000000">
            <w:pPr>
              <w:rPr>
                <w:rFonts w:ascii="宋体" w:eastAsiaTheme="minorEastAsia" w:hAnsi="宋体" w:hint="eastAsia"/>
                <w:bCs/>
                <w:iCs/>
                <w:color w:val="000000"/>
                <w:szCs w:val="21"/>
                <w:lang w:eastAsia="zh-CN"/>
              </w:rPr>
            </w:pPr>
            <w:r>
              <w:rPr>
                <w:rFonts w:ascii="宋体" w:eastAsiaTheme="minorEastAsia" w:hAnsi="宋体" w:hint="eastAsia"/>
                <w:bCs/>
                <w:iCs/>
                <w:color w:val="000000"/>
                <w:szCs w:val="21"/>
                <w:lang w:eastAsia="zh-CN"/>
              </w:rPr>
              <w:t>未检测到致病性、疑似致病性、意义不明确胚系变异</w:t>
            </w:r>
          </w:p>
        </w:tc>
        <w:tc>
          <w:tcPr>
            <w:tcW w:w="949" w:type="dxa"/>
            <w:shd w:val="clear" w:color="auto" w:fill="auto"/>
          </w:tcPr>
          <w:p w14:paraId="0DB0CCE3"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c>
          <w:tcPr>
            <w:tcW w:w="1498" w:type="dxa"/>
            <w:shd w:val="clear" w:color="auto" w:fill="auto"/>
          </w:tcPr>
          <w:p w14:paraId="52B0E9E5"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r>
      <w:tr w:rsidR="0036189C" w14:paraId="7240781C" w14:textId="77777777" w:rsidTr="0036189C">
        <w:trPr>
          <w:trHeight w:val="397"/>
          <w:jc w:val="center"/>
        </w:trPr>
        <w:tc>
          <w:tcPr>
            <w:tcW w:w="1276" w:type="dxa"/>
            <w:shd w:val="clear" w:color="auto" w:fill="auto"/>
          </w:tcPr>
          <w:p w14:paraId="5B8A140F" w14:textId="77777777" w:rsidR="0036189C" w:rsidRDefault="00000000">
            <w:pPr>
              <w:rPr>
                <w:rFonts w:ascii="宋体" w:eastAsiaTheme="minorEastAsia" w:hAnsi="宋体" w:hint="eastAsia"/>
                <w:bCs/>
                <w:iCs/>
                <w:color w:val="000000"/>
                <w:szCs w:val="21"/>
              </w:rPr>
            </w:pPr>
            <w:r>
              <w:rPr>
                <w:rFonts w:ascii="宋体" w:eastAsiaTheme="minorEastAsia" w:hAnsi="宋体" w:hint="eastAsia"/>
                <w:bCs/>
                <w:iCs/>
                <w:color w:val="000000"/>
                <w:szCs w:val="21"/>
              </w:rPr>
              <w:t>RAD54L</w:t>
            </w:r>
          </w:p>
        </w:tc>
        <w:tc>
          <w:tcPr>
            <w:tcW w:w="6237" w:type="dxa"/>
            <w:shd w:val="clear" w:color="auto" w:fill="auto"/>
          </w:tcPr>
          <w:p w14:paraId="5B3072B7" w14:textId="77777777" w:rsidR="0036189C" w:rsidRDefault="00000000">
            <w:pPr>
              <w:rPr>
                <w:rFonts w:ascii="宋体" w:eastAsiaTheme="minorEastAsia" w:hAnsi="宋体" w:hint="eastAsia"/>
                <w:bCs/>
                <w:iCs/>
                <w:color w:val="000000"/>
                <w:szCs w:val="21"/>
                <w:lang w:eastAsia="zh-CN"/>
              </w:rPr>
            </w:pPr>
            <w:r>
              <w:rPr>
                <w:rFonts w:ascii="宋体" w:eastAsiaTheme="minorEastAsia" w:hAnsi="宋体" w:hint="eastAsia"/>
                <w:bCs/>
                <w:iCs/>
                <w:color w:val="000000"/>
                <w:szCs w:val="21"/>
                <w:lang w:eastAsia="zh-CN"/>
              </w:rPr>
              <w:t>未检测到致病性、疑似致病性、意义不明确胚系变异</w:t>
            </w:r>
          </w:p>
        </w:tc>
        <w:tc>
          <w:tcPr>
            <w:tcW w:w="949" w:type="dxa"/>
            <w:shd w:val="clear" w:color="auto" w:fill="auto"/>
          </w:tcPr>
          <w:p w14:paraId="6CADCC91"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c>
          <w:tcPr>
            <w:tcW w:w="1498" w:type="dxa"/>
            <w:shd w:val="clear" w:color="auto" w:fill="auto"/>
          </w:tcPr>
          <w:p w14:paraId="628DBAB4" w14:textId="77777777" w:rsidR="0036189C" w:rsidRDefault="00000000">
            <w:pPr>
              <w:rPr>
                <w:rFonts w:ascii="宋体" w:eastAsiaTheme="minorEastAsia" w:hAnsi="宋体" w:hint="eastAsia"/>
                <w:szCs w:val="21"/>
              </w:rPr>
            </w:pPr>
            <w:r>
              <w:rPr>
                <w:rFonts w:ascii="宋体" w:eastAsiaTheme="minorEastAsia" w:hAnsi="宋体" w:hint="eastAsia"/>
                <w:szCs w:val="21"/>
              </w:rPr>
              <w:t>-</w:t>
            </w:r>
          </w:p>
        </w:tc>
      </w:tr>
    </w:tbl>
    <w:p w14:paraId="2E4CB984" w14:textId="77777777" w:rsidR="0036189C" w:rsidRDefault="0036189C">
      <w:pPr>
        <w:rPr>
          <w:rFonts w:ascii="宋体" w:hAnsi="宋体" w:hint="eastAsia"/>
          <w:szCs w:val="21"/>
          <w:lang w:eastAsia="zh-CN"/>
        </w:rPr>
      </w:pPr>
    </w:p>
    <w:p w14:paraId="5075D3CB" w14:textId="77777777" w:rsidR="0036189C" w:rsidRDefault="00000000">
      <w:pPr>
        <w:rPr>
          <w:rFonts w:ascii="宋体" w:hAnsi="宋体" w:hint="eastAsia"/>
          <w:szCs w:val="21"/>
          <w:lang w:eastAsia="zh-CN"/>
        </w:rPr>
      </w:pPr>
      <w:r>
        <w:rPr>
          <w:rFonts w:ascii="宋体" w:hAnsi="宋体" w:hint="eastAsia"/>
          <w:szCs w:val="21"/>
          <w:lang w:eastAsia="zh-CN"/>
        </w:rPr>
        <w:t>注：</w:t>
      </w:r>
    </w:p>
    <w:p w14:paraId="534B0097" w14:textId="77777777" w:rsidR="0036189C" w:rsidRDefault="00000000">
      <w:pPr>
        <w:rPr>
          <w:rFonts w:ascii="宋体" w:hAnsi="宋体" w:hint="eastAsia"/>
          <w:szCs w:val="21"/>
          <w:lang w:eastAsia="zh-CN"/>
        </w:rPr>
      </w:pPr>
      <w:r>
        <w:rPr>
          <w:rFonts w:ascii="宋体" w:hAnsi="宋体"/>
          <w:szCs w:val="21"/>
          <w:lang w:eastAsia="zh-CN"/>
        </w:rPr>
        <w:t>当检测结果为“未检测到致病性、疑似致病性、意义不明确胚系变异”时，“基因型”、“变异分类”处填写“-”。</w:t>
      </w:r>
    </w:p>
    <w:p w14:paraId="7F6285A1" w14:textId="77777777" w:rsidR="0036189C" w:rsidRDefault="0036189C">
      <w:pPr>
        <w:rPr>
          <w:rFonts w:ascii="宋体" w:hAnsi="宋体" w:hint="eastAsia"/>
          <w:szCs w:val="21"/>
          <w:lang w:eastAsia="zh-CN"/>
        </w:rPr>
      </w:pPr>
    </w:p>
    <w:p w14:paraId="01AD7D75" w14:textId="77777777" w:rsidR="0036189C" w:rsidRDefault="00000000">
      <w:pPr>
        <w:pStyle w:val="2"/>
        <w:rPr>
          <w:color w:val="0070C0"/>
          <w:lang w:eastAsia="zh-CN"/>
        </w:rPr>
      </w:pPr>
      <w:r>
        <w:rPr>
          <w:rFonts w:hint="eastAsia"/>
          <w:color w:val="0070C0"/>
          <w:lang w:eastAsia="zh-CN"/>
        </w:rPr>
        <w:t>化疗药物相关标志物检测结果</w:t>
      </w:r>
    </w:p>
    <w:tbl>
      <w:tblPr>
        <w:tblW w:w="52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61"/>
        <w:gridCol w:w="1512"/>
        <w:gridCol w:w="1061"/>
        <w:gridCol w:w="4852"/>
        <w:gridCol w:w="1411"/>
      </w:tblGrid>
      <w:tr w:rsidR="0036189C" w14:paraId="52A2493C" w14:textId="77777777">
        <w:trPr>
          <w:trHeight w:val="403"/>
          <w:jc w:val="center"/>
        </w:trPr>
        <w:tc>
          <w:tcPr>
            <w:tcW w:w="1362" w:type="dxa"/>
            <w:shd w:val="clear" w:color="auto" w:fill="DAEEF3"/>
            <w:vAlign w:val="center"/>
          </w:tcPr>
          <w:p w14:paraId="77B2B0AA" w14:textId="77777777" w:rsidR="0036189C"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检测内容</w:t>
            </w:r>
          </w:p>
        </w:tc>
        <w:tc>
          <w:tcPr>
            <w:tcW w:w="1514" w:type="dxa"/>
            <w:shd w:val="clear" w:color="auto" w:fill="DAEEF3"/>
            <w:vAlign w:val="center"/>
          </w:tcPr>
          <w:p w14:paraId="1D306EAF" w14:textId="77777777" w:rsidR="0036189C" w:rsidRDefault="00000000">
            <w:pPr>
              <w:pStyle w:val="TableParagraph"/>
              <w:spacing w:line="336" w:lineRule="exact"/>
              <w:ind w:left="98" w:right="100"/>
              <w:jc w:val="center"/>
              <w:rPr>
                <w:rFonts w:eastAsia="宋体"/>
                <w:b/>
                <w:szCs w:val="21"/>
                <w:lang w:eastAsia="zh-CN"/>
              </w:rPr>
            </w:pPr>
            <w:r>
              <w:rPr>
                <w:rFonts w:eastAsia="宋体"/>
                <w:b/>
                <w:szCs w:val="21"/>
                <w:lang w:eastAsia="zh-CN"/>
              </w:rPr>
              <w:t>检测</w:t>
            </w:r>
            <w:r>
              <w:rPr>
                <w:rFonts w:eastAsia="宋体" w:hint="eastAsia"/>
                <w:b/>
                <w:szCs w:val="21"/>
                <w:lang w:eastAsia="zh-CN"/>
              </w:rPr>
              <w:t>位点</w:t>
            </w:r>
          </w:p>
        </w:tc>
        <w:tc>
          <w:tcPr>
            <w:tcW w:w="1062" w:type="dxa"/>
            <w:shd w:val="clear" w:color="auto" w:fill="DAEEF3"/>
            <w:vAlign w:val="center"/>
          </w:tcPr>
          <w:p w14:paraId="661302F8" w14:textId="77777777" w:rsidR="0036189C" w:rsidRDefault="00000000">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4857" w:type="dxa"/>
            <w:shd w:val="clear" w:color="auto" w:fill="DAEEF3"/>
            <w:vAlign w:val="center"/>
          </w:tcPr>
          <w:p w14:paraId="0265C44E" w14:textId="77777777" w:rsidR="0036189C"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临床意义</w:t>
            </w:r>
          </w:p>
        </w:tc>
        <w:tc>
          <w:tcPr>
            <w:tcW w:w="1413" w:type="dxa"/>
            <w:shd w:val="clear" w:color="auto" w:fill="DAEEF3"/>
            <w:vAlign w:val="center"/>
          </w:tcPr>
          <w:p w14:paraId="1528A082" w14:textId="77777777" w:rsidR="0036189C" w:rsidRDefault="00000000">
            <w:pPr>
              <w:pStyle w:val="TableParagraph"/>
              <w:spacing w:line="336" w:lineRule="exact"/>
              <w:ind w:left="98" w:right="100"/>
              <w:jc w:val="center"/>
              <w:rPr>
                <w:rFonts w:eastAsia="宋体"/>
                <w:b/>
                <w:szCs w:val="21"/>
                <w:lang w:eastAsia="zh-CN"/>
              </w:rPr>
            </w:pPr>
            <w:r>
              <w:rPr>
                <w:rFonts w:eastAsia="宋体" w:hint="eastAsia"/>
                <w:b/>
                <w:szCs w:val="21"/>
                <w:lang w:eastAsia="zh-CN"/>
              </w:rPr>
              <w:t>证据等级</w:t>
            </w:r>
          </w:p>
        </w:tc>
      </w:tr>
      <w:tr w:rsidR="0036189C" w14:paraId="2ADA68D4" w14:textId="77777777">
        <w:trPr>
          <w:trHeight w:val="403"/>
          <w:jc w:val="center"/>
        </w:trPr>
        <w:tc>
          <w:tcPr>
            <w:tcW w:w="1362" w:type="dxa"/>
            <w:shd w:val="clear" w:color="auto" w:fill="auto"/>
            <w:vAlign w:val="center"/>
          </w:tcPr>
          <w:p w14:paraId="36E06182"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ABCB1</w:t>
            </w:r>
          </w:p>
        </w:tc>
        <w:tc>
          <w:tcPr>
            <w:tcW w:w="1514" w:type="dxa"/>
            <w:shd w:val="clear" w:color="auto" w:fill="auto"/>
            <w:vAlign w:val="center"/>
          </w:tcPr>
          <w:p w14:paraId="5909827B"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rs1045642</w:t>
            </w:r>
          </w:p>
        </w:tc>
        <w:tc>
          <w:tcPr>
            <w:tcW w:w="1062" w:type="dxa"/>
            <w:shd w:val="clear" w:color="auto" w:fill="auto"/>
            <w:vAlign w:val="center"/>
          </w:tcPr>
          <w:p w14:paraId="5CDF82BF"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G/G</w:t>
            </w:r>
          </w:p>
        </w:tc>
        <w:tc>
          <w:tcPr>
            <w:tcW w:w="4857" w:type="dxa"/>
            <w:shd w:val="clear" w:color="auto" w:fill="auto"/>
            <w:vAlign w:val="center"/>
          </w:tcPr>
          <w:p w14:paraId="05A7BFF8" w14:textId="77777777" w:rsidR="0036189C" w:rsidRDefault="00000000">
            <w:pPr>
              <w:rPr>
                <w:rFonts w:ascii="宋体" w:hAnsi="宋体" w:hint="eastAsia"/>
                <w:color w:val="000000"/>
                <w:szCs w:val="21"/>
                <w:lang w:eastAsia="zh-CN"/>
              </w:rPr>
            </w:pPr>
            <w:r>
              <w:rPr>
                <w:rFonts w:ascii="宋体" w:hAnsi="宋体" w:hint="eastAsia"/>
                <w:color w:val="000000"/>
                <w:szCs w:val="21"/>
                <w:lang w:eastAsia="zh-CN"/>
              </w:rPr>
              <w:t>与AA基因型患者相比，G/G基因型的患者使用蒽环类药物治疗时疗效较差</w:t>
            </w:r>
          </w:p>
        </w:tc>
        <w:tc>
          <w:tcPr>
            <w:tcW w:w="1413" w:type="dxa"/>
            <w:shd w:val="clear" w:color="auto" w:fill="auto"/>
            <w:vAlign w:val="center"/>
          </w:tcPr>
          <w:p w14:paraId="0F7C33C3"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36189C" w14:paraId="7E960587" w14:textId="77777777">
        <w:trPr>
          <w:trHeight w:val="403"/>
          <w:jc w:val="center"/>
        </w:trPr>
        <w:tc>
          <w:tcPr>
            <w:tcW w:w="1362" w:type="dxa"/>
            <w:shd w:val="clear" w:color="auto" w:fill="auto"/>
            <w:vAlign w:val="center"/>
          </w:tcPr>
          <w:p w14:paraId="17F44E35"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ABCB1</w:t>
            </w:r>
          </w:p>
        </w:tc>
        <w:tc>
          <w:tcPr>
            <w:tcW w:w="1514" w:type="dxa"/>
            <w:shd w:val="clear" w:color="auto" w:fill="auto"/>
            <w:vAlign w:val="center"/>
          </w:tcPr>
          <w:p w14:paraId="1268FBC8"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rs1045642</w:t>
            </w:r>
          </w:p>
        </w:tc>
        <w:tc>
          <w:tcPr>
            <w:tcW w:w="1062" w:type="dxa"/>
            <w:shd w:val="clear" w:color="auto" w:fill="auto"/>
            <w:vAlign w:val="center"/>
          </w:tcPr>
          <w:p w14:paraId="608FE7CB"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G/G</w:t>
            </w:r>
          </w:p>
        </w:tc>
        <w:tc>
          <w:tcPr>
            <w:tcW w:w="4857" w:type="dxa"/>
            <w:shd w:val="clear" w:color="auto" w:fill="auto"/>
            <w:vAlign w:val="center"/>
          </w:tcPr>
          <w:p w14:paraId="0BBC432C" w14:textId="77777777" w:rsidR="0036189C" w:rsidRDefault="00000000">
            <w:pPr>
              <w:rPr>
                <w:rFonts w:ascii="宋体" w:hAnsi="宋体" w:hint="eastAsia"/>
                <w:color w:val="000000"/>
                <w:szCs w:val="21"/>
                <w:lang w:eastAsia="zh-CN"/>
              </w:rPr>
            </w:pPr>
            <w:r>
              <w:rPr>
                <w:rFonts w:ascii="宋体" w:hAnsi="宋体" w:hint="eastAsia"/>
                <w:color w:val="000000"/>
                <w:szCs w:val="21"/>
                <w:lang w:eastAsia="zh-CN"/>
              </w:rPr>
              <w:t>与AA基因型患者相比，G/G基因型的患者使用紫杉烷类药物治疗时疗效较差</w:t>
            </w:r>
          </w:p>
        </w:tc>
        <w:tc>
          <w:tcPr>
            <w:tcW w:w="1413" w:type="dxa"/>
            <w:shd w:val="clear" w:color="auto" w:fill="auto"/>
            <w:vAlign w:val="center"/>
          </w:tcPr>
          <w:p w14:paraId="50699C17"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36189C" w14:paraId="4088809F" w14:textId="77777777">
        <w:trPr>
          <w:trHeight w:val="403"/>
          <w:jc w:val="center"/>
        </w:trPr>
        <w:tc>
          <w:tcPr>
            <w:tcW w:w="1362" w:type="dxa"/>
            <w:shd w:val="clear" w:color="auto" w:fill="auto"/>
            <w:vAlign w:val="center"/>
          </w:tcPr>
          <w:p w14:paraId="5C5F10D1"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ABCB1</w:t>
            </w:r>
          </w:p>
        </w:tc>
        <w:tc>
          <w:tcPr>
            <w:tcW w:w="1514" w:type="dxa"/>
            <w:shd w:val="clear" w:color="auto" w:fill="auto"/>
            <w:vAlign w:val="center"/>
          </w:tcPr>
          <w:p w14:paraId="4614F6AB"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rs1045642</w:t>
            </w:r>
          </w:p>
        </w:tc>
        <w:tc>
          <w:tcPr>
            <w:tcW w:w="1062" w:type="dxa"/>
            <w:shd w:val="clear" w:color="auto" w:fill="auto"/>
            <w:vAlign w:val="center"/>
          </w:tcPr>
          <w:p w14:paraId="2D47E8AC"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G/G</w:t>
            </w:r>
          </w:p>
        </w:tc>
        <w:tc>
          <w:tcPr>
            <w:tcW w:w="4857" w:type="dxa"/>
            <w:shd w:val="clear" w:color="auto" w:fill="auto"/>
            <w:vAlign w:val="center"/>
          </w:tcPr>
          <w:p w14:paraId="3AB5CD33" w14:textId="77777777" w:rsidR="0036189C" w:rsidRDefault="00000000">
            <w:pPr>
              <w:rPr>
                <w:rFonts w:ascii="宋体" w:hAnsi="宋体" w:hint="eastAsia"/>
                <w:color w:val="000000"/>
                <w:szCs w:val="21"/>
                <w:lang w:eastAsia="zh-CN"/>
              </w:rPr>
            </w:pPr>
            <w:r>
              <w:rPr>
                <w:rFonts w:ascii="宋体" w:hAnsi="宋体" w:hint="eastAsia"/>
                <w:color w:val="000000"/>
                <w:szCs w:val="21"/>
                <w:lang w:eastAsia="zh-CN"/>
              </w:rPr>
              <w:t>与AG基因型患者相比，G/G基因型的患者使用他莫昔芬治疗时疗效较好</w:t>
            </w:r>
          </w:p>
        </w:tc>
        <w:tc>
          <w:tcPr>
            <w:tcW w:w="1413" w:type="dxa"/>
            <w:shd w:val="clear" w:color="auto" w:fill="auto"/>
            <w:vAlign w:val="center"/>
          </w:tcPr>
          <w:p w14:paraId="6B8DF8A3"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36189C" w14:paraId="7D5C38B6" w14:textId="77777777">
        <w:trPr>
          <w:trHeight w:val="403"/>
          <w:jc w:val="center"/>
        </w:trPr>
        <w:tc>
          <w:tcPr>
            <w:tcW w:w="1362" w:type="dxa"/>
            <w:shd w:val="clear" w:color="auto" w:fill="auto"/>
            <w:vAlign w:val="center"/>
          </w:tcPr>
          <w:p w14:paraId="4FBB33E5"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ABCB1</w:t>
            </w:r>
          </w:p>
        </w:tc>
        <w:tc>
          <w:tcPr>
            <w:tcW w:w="1514" w:type="dxa"/>
            <w:shd w:val="clear" w:color="auto" w:fill="auto"/>
            <w:vAlign w:val="center"/>
          </w:tcPr>
          <w:p w14:paraId="5BC2B3C1"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rs1045642</w:t>
            </w:r>
          </w:p>
        </w:tc>
        <w:tc>
          <w:tcPr>
            <w:tcW w:w="1062" w:type="dxa"/>
            <w:shd w:val="clear" w:color="auto" w:fill="auto"/>
            <w:vAlign w:val="center"/>
          </w:tcPr>
          <w:p w14:paraId="5776CB9A"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G/G</w:t>
            </w:r>
          </w:p>
        </w:tc>
        <w:tc>
          <w:tcPr>
            <w:tcW w:w="4857" w:type="dxa"/>
            <w:shd w:val="clear" w:color="auto" w:fill="auto"/>
            <w:vAlign w:val="center"/>
          </w:tcPr>
          <w:p w14:paraId="036DC0A5" w14:textId="77777777" w:rsidR="0036189C" w:rsidRDefault="00000000">
            <w:pPr>
              <w:rPr>
                <w:rFonts w:ascii="宋体" w:hAnsi="宋体" w:hint="eastAsia"/>
                <w:color w:val="000000"/>
                <w:szCs w:val="21"/>
                <w:lang w:eastAsia="zh-CN"/>
              </w:rPr>
            </w:pPr>
            <w:r>
              <w:rPr>
                <w:rFonts w:ascii="宋体" w:hAnsi="宋体" w:hint="eastAsia"/>
                <w:color w:val="000000"/>
                <w:szCs w:val="21"/>
                <w:lang w:eastAsia="zh-CN"/>
              </w:rPr>
              <w:t>与AA或AG基因型患者相比，G/G基因型的患者使用环磷酰胺+多柔比星+环磷酰胺治疗时毒性较高</w:t>
            </w:r>
          </w:p>
        </w:tc>
        <w:tc>
          <w:tcPr>
            <w:tcW w:w="1413" w:type="dxa"/>
            <w:shd w:val="clear" w:color="auto" w:fill="auto"/>
            <w:vAlign w:val="center"/>
          </w:tcPr>
          <w:p w14:paraId="24842A6C"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36189C" w14:paraId="4779CD04" w14:textId="77777777">
        <w:trPr>
          <w:trHeight w:val="403"/>
          <w:jc w:val="center"/>
        </w:trPr>
        <w:tc>
          <w:tcPr>
            <w:tcW w:w="1362" w:type="dxa"/>
            <w:shd w:val="clear" w:color="auto" w:fill="auto"/>
            <w:vAlign w:val="center"/>
          </w:tcPr>
          <w:p w14:paraId="55F8A942"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CYP19A1</w:t>
            </w:r>
          </w:p>
        </w:tc>
        <w:tc>
          <w:tcPr>
            <w:tcW w:w="1514" w:type="dxa"/>
            <w:shd w:val="clear" w:color="auto" w:fill="auto"/>
            <w:vAlign w:val="center"/>
          </w:tcPr>
          <w:p w14:paraId="3F822EA8"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rs4646</w:t>
            </w:r>
          </w:p>
        </w:tc>
        <w:tc>
          <w:tcPr>
            <w:tcW w:w="1062" w:type="dxa"/>
            <w:shd w:val="clear" w:color="auto" w:fill="auto"/>
            <w:vAlign w:val="center"/>
          </w:tcPr>
          <w:p w14:paraId="0044A92B"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C/C</w:t>
            </w:r>
          </w:p>
        </w:tc>
        <w:tc>
          <w:tcPr>
            <w:tcW w:w="4857" w:type="dxa"/>
            <w:shd w:val="clear" w:color="auto" w:fill="auto"/>
            <w:vAlign w:val="center"/>
          </w:tcPr>
          <w:p w14:paraId="651A8AB2" w14:textId="77777777" w:rsidR="0036189C" w:rsidRDefault="00000000">
            <w:pPr>
              <w:rPr>
                <w:rFonts w:ascii="宋体" w:hAnsi="宋体" w:hint="eastAsia"/>
                <w:color w:val="000000"/>
                <w:szCs w:val="21"/>
                <w:lang w:eastAsia="zh-CN"/>
              </w:rPr>
            </w:pPr>
            <w:r>
              <w:rPr>
                <w:rFonts w:ascii="宋体" w:hAnsi="宋体" w:hint="eastAsia"/>
                <w:color w:val="000000"/>
                <w:szCs w:val="21"/>
                <w:lang w:eastAsia="zh-CN"/>
              </w:rPr>
              <w:t>与AA或AC基因型患者相比，CC基因型的患者，使用他莫昔芬治疗时，药物疗效较差（绝经前）</w:t>
            </w:r>
          </w:p>
        </w:tc>
        <w:tc>
          <w:tcPr>
            <w:tcW w:w="1413" w:type="dxa"/>
            <w:shd w:val="clear" w:color="auto" w:fill="auto"/>
            <w:vAlign w:val="center"/>
          </w:tcPr>
          <w:p w14:paraId="4647B1B8"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36189C" w14:paraId="04690230" w14:textId="77777777">
        <w:trPr>
          <w:trHeight w:val="403"/>
          <w:jc w:val="center"/>
        </w:trPr>
        <w:tc>
          <w:tcPr>
            <w:tcW w:w="1362" w:type="dxa"/>
            <w:shd w:val="clear" w:color="auto" w:fill="auto"/>
            <w:vAlign w:val="center"/>
          </w:tcPr>
          <w:p w14:paraId="26BADEE2"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CYP19A1</w:t>
            </w:r>
          </w:p>
        </w:tc>
        <w:tc>
          <w:tcPr>
            <w:tcW w:w="1514" w:type="dxa"/>
            <w:shd w:val="clear" w:color="auto" w:fill="auto"/>
            <w:vAlign w:val="center"/>
          </w:tcPr>
          <w:p w14:paraId="6A054211"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rs4646</w:t>
            </w:r>
          </w:p>
        </w:tc>
        <w:tc>
          <w:tcPr>
            <w:tcW w:w="1062" w:type="dxa"/>
            <w:shd w:val="clear" w:color="auto" w:fill="auto"/>
            <w:vAlign w:val="center"/>
          </w:tcPr>
          <w:p w14:paraId="66C46854"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C/C</w:t>
            </w:r>
          </w:p>
        </w:tc>
        <w:tc>
          <w:tcPr>
            <w:tcW w:w="4857" w:type="dxa"/>
            <w:shd w:val="clear" w:color="auto" w:fill="auto"/>
            <w:vAlign w:val="center"/>
          </w:tcPr>
          <w:p w14:paraId="17E35CC6" w14:textId="77777777" w:rsidR="0036189C" w:rsidRDefault="00000000">
            <w:pPr>
              <w:rPr>
                <w:rFonts w:ascii="宋体" w:hAnsi="宋体" w:hint="eastAsia"/>
                <w:color w:val="000000"/>
                <w:szCs w:val="21"/>
                <w:lang w:eastAsia="zh-CN"/>
              </w:rPr>
            </w:pPr>
            <w:r>
              <w:rPr>
                <w:rFonts w:ascii="宋体" w:hAnsi="宋体" w:hint="eastAsia"/>
                <w:color w:val="000000"/>
                <w:szCs w:val="21"/>
                <w:lang w:eastAsia="zh-CN"/>
              </w:rPr>
              <w:t>与AA基因型的患者相比，CC基因型的患者，使用他莫昔芬治疗时，药物疗效较好（绝经后）</w:t>
            </w:r>
          </w:p>
        </w:tc>
        <w:tc>
          <w:tcPr>
            <w:tcW w:w="1413" w:type="dxa"/>
            <w:shd w:val="clear" w:color="auto" w:fill="auto"/>
            <w:vAlign w:val="center"/>
          </w:tcPr>
          <w:p w14:paraId="086ACDE2"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36189C" w14:paraId="087D3F67" w14:textId="77777777">
        <w:trPr>
          <w:trHeight w:val="403"/>
          <w:jc w:val="center"/>
        </w:trPr>
        <w:tc>
          <w:tcPr>
            <w:tcW w:w="1362" w:type="dxa"/>
            <w:shd w:val="clear" w:color="auto" w:fill="auto"/>
            <w:vAlign w:val="center"/>
          </w:tcPr>
          <w:p w14:paraId="4B85AFEC"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ERCC1</w:t>
            </w:r>
          </w:p>
        </w:tc>
        <w:tc>
          <w:tcPr>
            <w:tcW w:w="1514" w:type="dxa"/>
            <w:shd w:val="clear" w:color="auto" w:fill="auto"/>
            <w:vAlign w:val="center"/>
          </w:tcPr>
          <w:p w14:paraId="62BACB52"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rs11615</w:t>
            </w:r>
          </w:p>
        </w:tc>
        <w:tc>
          <w:tcPr>
            <w:tcW w:w="1062" w:type="dxa"/>
            <w:shd w:val="clear" w:color="auto" w:fill="auto"/>
            <w:vAlign w:val="center"/>
          </w:tcPr>
          <w:p w14:paraId="3316F9C8"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G/G</w:t>
            </w:r>
          </w:p>
        </w:tc>
        <w:tc>
          <w:tcPr>
            <w:tcW w:w="4857" w:type="dxa"/>
            <w:shd w:val="clear" w:color="auto" w:fill="auto"/>
            <w:vAlign w:val="center"/>
          </w:tcPr>
          <w:p w14:paraId="13794434" w14:textId="77777777" w:rsidR="0036189C" w:rsidRDefault="00000000">
            <w:pPr>
              <w:rPr>
                <w:rFonts w:ascii="宋体" w:hAnsi="宋体" w:hint="eastAsia"/>
                <w:color w:val="000000"/>
                <w:szCs w:val="21"/>
                <w:lang w:eastAsia="zh-CN"/>
              </w:rPr>
            </w:pPr>
            <w:r>
              <w:rPr>
                <w:rFonts w:ascii="宋体" w:hAnsi="宋体" w:hint="eastAsia"/>
                <w:color w:val="000000"/>
                <w:szCs w:val="21"/>
                <w:lang w:eastAsia="zh-CN"/>
              </w:rPr>
              <w:t>与 AA 或 AG 基因型患者相比，G/G基因型的患者使用铂类治疗时药物毒性较低</w:t>
            </w:r>
          </w:p>
        </w:tc>
        <w:tc>
          <w:tcPr>
            <w:tcW w:w="1413" w:type="dxa"/>
            <w:shd w:val="clear" w:color="auto" w:fill="auto"/>
            <w:vAlign w:val="center"/>
          </w:tcPr>
          <w:p w14:paraId="2E3A2A80"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36189C" w14:paraId="0DD36432" w14:textId="77777777">
        <w:trPr>
          <w:trHeight w:val="403"/>
          <w:jc w:val="center"/>
        </w:trPr>
        <w:tc>
          <w:tcPr>
            <w:tcW w:w="1362" w:type="dxa"/>
            <w:shd w:val="clear" w:color="auto" w:fill="auto"/>
            <w:vAlign w:val="center"/>
          </w:tcPr>
          <w:p w14:paraId="47F61029"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ERCC1</w:t>
            </w:r>
          </w:p>
        </w:tc>
        <w:tc>
          <w:tcPr>
            <w:tcW w:w="1514" w:type="dxa"/>
            <w:shd w:val="clear" w:color="auto" w:fill="auto"/>
            <w:vAlign w:val="center"/>
          </w:tcPr>
          <w:p w14:paraId="45D6C225"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rs11615</w:t>
            </w:r>
          </w:p>
        </w:tc>
        <w:tc>
          <w:tcPr>
            <w:tcW w:w="1062" w:type="dxa"/>
            <w:shd w:val="clear" w:color="auto" w:fill="auto"/>
            <w:vAlign w:val="center"/>
          </w:tcPr>
          <w:p w14:paraId="5AE2E9B2"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G/G</w:t>
            </w:r>
          </w:p>
        </w:tc>
        <w:tc>
          <w:tcPr>
            <w:tcW w:w="4857" w:type="dxa"/>
            <w:shd w:val="clear" w:color="auto" w:fill="auto"/>
            <w:vAlign w:val="center"/>
          </w:tcPr>
          <w:p w14:paraId="4E2C2CDA" w14:textId="77777777" w:rsidR="0036189C" w:rsidRDefault="00000000">
            <w:pPr>
              <w:rPr>
                <w:rFonts w:ascii="宋体" w:hAnsi="宋体" w:hint="eastAsia"/>
                <w:color w:val="000000"/>
                <w:szCs w:val="21"/>
                <w:lang w:eastAsia="zh-CN"/>
              </w:rPr>
            </w:pPr>
            <w:r>
              <w:rPr>
                <w:rFonts w:ascii="宋体" w:hAnsi="宋体" w:hint="eastAsia"/>
                <w:color w:val="000000"/>
                <w:szCs w:val="21"/>
                <w:lang w:eastAsia="zh-CN"/>
              </w:rPr>
              <w:t>与 AA 基因型患者相比，G/G基因型的患者使用多西他赛治疗时药物毒性较低</w:t>
            </w:r>
          </w:p>
        </w:tc>
        <w:tc>
          <w:tcPr>
            <w:tcW w:w="1413" w:type="dxa"/>
            <w:shd w:val="clear" w:color="auto" w:fill="auto"/>
            <w:vAlign w:val="center"/>
          </w:tcPr>
          <w:p w14:paraId="0FC18336"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36189C" w14:paraId="7E9F873C" w14:textId="77777777">
        <w:trPr>
          <w:trHeight w:val="403"/>
          <w:jc w:val="center"/>
        </w:trPr>
        <w:tc>
          <w:tcPr>
            <w:tcW w:w="1362" w:type="dxa"/>
            <w:shd w:val="clear" w:color="auto" w:fill="auto"/>
            <w:vAlign w:val="center"/>
          </w:tcPr>
          <w:p w14:paraId="01B780C6"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lastRenderedPageBreak/>
              <w:t>ERCC1</w:t>
            </w:r>
          </w:p>
        </w:tc>
        <w:tc>
          <w:tcPr>
            <w:tcW w:w="1514" w:type="dxa"/>
            <w:shd w:val="clear" w:color="auto" w:fill="auto"/>
            <w:vAlign w:val="center"/>
          </w:tcPr>
          <w:p w14:paraId="77D3DEA7"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rs11615</w:t>
            </w:r>
          </w:p>
        </w:tc>
        <w:tc>
          <w:tcPr>
            <w:tcW w:w="1062" w:type="dxa"/>
            <w:shd w:val="clear" w:color="auto" w:fill="auto"/>
            <w:vAlign w:val="center"/>
          </w:tcPr>
          <w:p w14:paraId="1611ABC0"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G/G</w:t>
            </w:r>
          </w:p>
        </w:tc>
        <w:tc>
          <w:tcPr>
            <w:tcW w:w="4857" w:type="dxa"/>
            <w:shd w:val="clear" w:color="auto" w:fill="auto"/>
            <w:vAlign w:val="center"/>
          </w:tcPr>
          <w:p w14:paraId="3EF6B1B4" w14:textId="77777777" w:rsidR="0036189C" w:rsidRDefault="00000000">
            <w:pPr>
              <w:rPr>
                <w:rFonts w:ascii="宋体" w:hAnsi="宋体" w:hint="eastAsia"/>
                <w:color w:val="000000"/>
                <w:szCs w:val="21"/>
                <w:lang w:eastAsia="zh-CN"/>
              </w:rPr>
            </w:pPr>
            <w:r>
              <w:rPr>
                <w:rFonts w:ascii="宋体" w:hAnsi="宋体" w:hint="eastAsia"/>
                <w:color w:val="000000"/>
                <w:szCs w:val="21"/>
                <w:lang w:eastAsia="zh-CN"/>
              </w:rPr>
              <w:t>与 AA 基因型患者相比，G/G基因型的患者使用环磷酰胺+多柔比星+氟尿嘧啶治疗时药物毒性较高</w:t>
            </w:r>
          </w:p>
        </w:tc>
        <w:tc>
          <w:tcPr>
            <w:tcW w:w="1413" w:type="dxa"/>
            <w:shd w:val="clear" w:color="auto" w:fill="auto"/>
            <w:vAlign w:val="center"/>
          </w:tcPr>
          <w:p w14:paraId="190C0EC6"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36189C" w14:paraId="651CA429" w14:textId="77777777">
        <w:trPr>
          <w:trHeight w:val="403"/>
          <w:jc w:val="center"/>
        </w:trPr>
        <w:tc>
          <w:tcPr>
            <w:tcW w:w="1362" w:type="dxa"/>
            <w:shd w:val="clear" w:color="auto" w:fill="auto"/>
            <w:vAlign w:val="center"/>
          </w:tcPr>
          <w:p w14:paraId="491409AC"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GSTP1</w:t>
            </w:r>
          </w:p>
        </w:tc>
        <w:tc>
          <w:tcPr>
            <w:tcW w:w="1514" w:type="dxa"/>
            <w:shd w:val="clear" w:color="auto" w:fill="auto"/>
            <w:vAlign w:val="center"/>
          </w:tcPr>
          <w:p w14:paraId="20C3F583"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rs1695</w:t>
            </w:r>
          </w:p>
        </w:tc>
        <w:tc>
          <w:tcPr>
            <w:tcW w:w="1062" w:type="dxa"/>
            <w:shd w:val="clear" w:color="auto" w:fill="auto"/>
            <w:vAlign w:val="center"/>
          </w:tcPr>
          <w:p w14:paraId="18AE56E4"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A/G</w:t>
            </w:r>
          </w:p>
        </w:tc>
        <w:tc>
          <w:tcPr>
            <w:tcW w:w="4857" w:type="dxa"/>
            <w:shd w:val="clear" w:color="auto" w:fill="auto"/>
            <w:vAlign w:val="center"/>
          </w:tcPr>
          <w:p w14:paraId="73483A6C" w14:textId="77777777" w:rsidR="0036189C" w:rsidRDefault="00000000">
            <w:pPr>
              <w:rPr>
                <w:rFonts w:ascii="宋体" w:hAnsi="宋体" w:hint="eastAsia"/>
                <w:color w:val="000000"/>
                <w:szCs w:val="21"/>
                <w:lang w:eastAsia="zh-CN"/>
              </w:rPr>
            </w:pPr>
            <w:r>
              <w:rPr>
                <w:rFonts w:ascii="宋体" w:hAnsi="宋体" w:hint="eastAsia"/>
                <w:color w:val="000000"/>
                <w:szCs w:val="21"/>
                <w:lang w:eastAsia="zh-CN"/>
              </w:rPr>
              <w:t>与 GG 基因型患者相比，A/G基因型的患者使用环磷酰胺+多柔比星+氟尿嘧啶治疗时药物毒性较高</w:t>
            </w:r>
          </w:p>
        </w:tc>
        <w:tc>
          <w:tcPr>
            <w:tcW w:w="1413" w:type="dxa"/>
            <w:shd w:val="clear" w:color="auto" w:fill="auto"/>
            <w:vAlign w:val="center"/>
          </w:tcPr>
          <w:p w14:paraId="34F63A05"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36189C" w14:paraId="51453C35" w14:textId="77777777">
        <w:trPr>
          <w:trHeight w:val="403"/>
          <w:jc w:val="center"/>
        </w:trPr>
        <w:tc>
          <w:tcPr>
            <w:tcW w:w="1362" w:type="dxa"/>
            <w:shd w:val="clear" w:color="auto" w:fill="auto"/>
            <w:vAlign w:val="center"/>
          </w:tcPr>
          <w:p w14:paraId="16D2AAA3"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GSTP1</w:t>
            </w:r>
          </w:p>
        </w:tc>
        <w:tc>
          <w:tcPr>
            <w:tcW w:w="1514" w:type="dxa"/>
            <w:shd w:val="clear" w:color="auto" w:fill="auto"/>
            <w:vAlign w:val="center"/>
          </w:tcPr>
          <w:p w14:paraId="2AE8FEB7"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rs1695</w:t>
            </w:r>
          </w:p>
        </w:tc>
        <w:tc>
          <w:tcPr>
            <w:tcW w:w="1062" w:type="dxa"/>
            <w:shd w:val="clear" w:color="auto" w:fill="auto"/>
            <w:vAlign w:val="center"/>
          </w:tcPr>
          <w:p w14:paraId="4780819B"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A/G</w:t>
            </w:r>
          </w:p>
        </w:tc>
        <w:tc>
          <w:tcPr>
            <w:tcW w:w="4857" w:type="dxa"/>
            <w:shd w:val="clear" w:color="auto" w:fill="auto"/>
            <w:vAlign w:val="center"/>
          </w:tcPr>
          <w:p w14:paraId="27F8E9F5" w14:textId="77777777" w:rsidR="0036189C" w:rsidRDefault="00000000">
            <w:pPr>
              <w:rPr>
                <w:rFonts w:ascii="宋体" w:hAnsi="宋体" w:hint="eastAsia"/>
                <w:color w:val="000000"/>
                <w:szCs w:val="21"/>
                <w:lang w:eastAsia="zh-CN"/>
              </w:rPr>
            </w:pPr>
            <w:r>
              <w:rPr>
                <w:rFonts w:ascii="宋体" w:hAnsi="宋体" w:hint="eastAsia"/>
                <w:color w:val="000000"/>
                <w:szCs w:val="21"/>
                <w:lang w:eastAsia="zh-CN"/>
              </w:rPr>
              <w:t>与GG基因型患者相比，A/G基因型的患者使用铂类治疗时疗效中等</w:t>
            </w:r>
          </w:p>
        </w:tc>
        <w:tc>
          <w:tcPr>
            <w:tcW w:w="1413" w:type="dxa"/>
            <w:shd w:val="clear" w:color="auto" w:fill="auto"/>
            <w:vAlign w:val="center"/>
          </w:tcPr>
          <w:p w14:paraId="13341CE5"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36189C" w14:paraId="6A7250BB" w14:textId="77777777">
        <w:trPr>
          <w:trHeight w:val="403"/>
          <w:jc w:val="center"/>
        </w:trPr>
        <w:tc>
          <w:tcPr>
            <w:tcW w:w="1362" w:type="dxa"/>
            <w:shd w:val="clear" w:color="auto" w:fill="auto"/>
            <w:vAlign w:val="center"/>
          </w:tcPr>
          <w:p w14:paraId="68238DE0"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GSTP1</w:t>
            </w:r>
          </w:p>
        </w:tc>
        <w:tc>
          <w:tcPr>
            <w:tcW w:w="1514" w:type="dxa"/>
            <w:shd w:val="clear" w:color="auto" w:fill="auto"/>
            <w:vAlign w:val="center"/>
          </w:tcPr>
          <w:p w14:paraId="3706B54C"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rs1695</w:t>
            </w:r>
          </w:p>
        </w:tc>
        <w:tc>
          <w:tcPr>
            <w:tcW w:w="1062" w:type="dxa"/>
            <w:shd w:val="clear" w:color="auto" w:fill="auto"/>
            <w:vAlign w:val="center"/>
          </w:tcPr>
          <w:p w14:paraId="1766062B"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A/G</w:t>
            </w:r>
          </w:p>
        </w:tc>
        <w:tc>
          <w:tcPr>
            <w:tcW w:w="4857" w:type="dxa"/>
            <w:shd w:val="clear" w:color="auto" w:fill="auto"/>
            <w:vAlign w:val="center"/>
          </w:tcPr>
          <w:p w14:paraId="40076621" w14:textId="77777777" w:rsidR="0036189C" w:rsidRDefault="00000000">
            <w:pPr>
              <w:rPr>
                <w:rFonts w:ascii="宋体" w:hAnsi="宋体" w:hint="eastAsia"/>
                <w:color w:val="000000"/>
                <w:szCs w:val="21"/>
                <w:lang w:eastAsia="zh-CN"/>
              </w:rPr>
            </w:pPr>
            <w:r>
              <w:rPr>
                <w:rFonts w:ascii="宋体" w:hAnsi="宋体" w:hint="eastAsia"/>
                <w:color w:val="000000"/>
                <w:szCs w:val="21"/>
                <w:lang w:eastAsia="zh-CN"/>
              </w:rPr>
              <w:t>与 AA 或GG基因型患者相比，A/G基因型的患者使用铂类治疗时药物毒性中等</w:t>
            </w:r>
          </w:p>
        </w:tc>
        <w:tc>
          <w:tcPr>
            <w:tcW w:w="1413" w:type="dxa"/>
            <w:shd w:val="clear" w:color="auto" w:fill="auto"/>
            <w:vAlign w:val="center"/>
          </w:tcPr>
          <w:p w14:paraId="76E5D6E7"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36189C" w14:paraId="400662B4" w14:textId="77777777">
        <w:trPr>
          <w:trHeight w:val="403"/>
          <w:jc w:val="center"/>
        </w:trPr>
        <w:tc>
          <w:tcPr>
            <w:tcW w:w="1362" w:type="dxa"/>
            <w:shd w:val="clear" w:color="auto" w:fill="auto"/>
            <w:vAlign w:val="center"/>
          </w:tcPr>
          <w:p w14:paraId="3E8FF6AB"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SOD2</w:t>
            </w:r>
          </w:p>
        </w:tc>
        <w:tc>
          <w:tcPr>
            <w:tcW w:w="1514" w:type="dxa"/>
            <w:shd w:val="clear" w:color="auto" w:fill="auto"/>
            <w:vAlign w:val="center"/>
          </w:tcPr>
          <w:p w14:paraId="33F6C4B4"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rs4880</w:t>
            </w:r>
          </w:p>
        </w:tc>
        <w:tc>
          <w:tcPr>
            <w:tcW w:w="1062" w:type="dxa"/>
            <w:shd w:val="clear" w:color="auto" w:fill="auto"/>
            <w:vAlign w:val="center"/>
          </w:tcPr>
          <w:p w14:paraId="1CE50B47"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A/A</w:t>
            </w:r>
          </w:p>
        </w:tc>
        <w:tc>
          <w:tcPr>
            <w:tcW w:w="4857" w:type="dxa"/>
            <w:shd w:val="clear" w:color="auto" w:fill="auto"/>
            <w:vAlign w:val="center"/>
          </w:tcPr>
          <w:p w14:paraId="19EE6D20" w14:textId="77777777" w:rsidR="0036189C" w:rsidRDefault="00000000">
            <w:pPr>
              <w:rPr>
                <w:rFonts w:ascii="宋体" w:hAnsi="宋体" w:hint="eastAsia"/>
                <w:color w:val="000000"/>
                <w:szCs w:val="21"/>
                <w:lang w:eastAsia="zh-CN"/>
              </w:rPr>
            </w:pPr>
            <w:r>
              <w:rPr>
                <w:rFonts w:ascii="宋体" w:hAnsi="宋体" w:hint="eastAsia"/>
                <w:color w:val="000000"/>
                <w:szCs w:val="21"/>
                <w:lang w:eastAsia="zh-CN"/>
              </w:rPr>
              <w:t>与AG或GG基因型患者相比，A/A基因型的患者使用紫杉醇治疗时药物毒性较高</w:t>
            </w:r>
          </w:p>
        </w:tc>
        <w:tc>
          <w:tcPr>
            <w:tcW w:w="1413" w:type="dxa"/>
            <w:shd w:val="clear" w:color="auto" w:fill="auto"/>
            <w:vAlign w:val="center"/>
          </w:tcPr>
          <w:p w14:paraId="6ADD1F4B"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36189C" w14:paraId="3476F5DC" w14:textId="77777777">
        <w:trPr>
          <w:trHeight w:val="403"/>
          <w:jc w:val="center"/>
        </w:trPr>
        <w:tc>
          <w:tcPr>
            <w:tcW w:w="1362" w:type="dxa"/>
            <w:shd w:val="clear" w:color="auto" w:fill="auto"/>
            <w:vAlign w:val="center"/>
          </w:tcPr>
          <w:p w14:paraId="500560F1"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SOD2</w:t>
            </w:r>
          </w:p>
        </w:tc>
        <w:tc>
          <w:tcPr>
            <w:tcW w:w="1514" w:type="dxa"/>
            <w:shd w:val="clear" w:color="auto" w:fill="auto"/>
            <w:vAlign w:val="center"/>
          </w:tcPr>
          <w:p w14:paraId="7964D750"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rs4880</w:t>
            </w:r>
          </w:p>
        </w:tc>
        <w:tc>
          <w:tcPr>
            <w:tcW w:w="1062" w:type="dxa"/>
            <w:shd w:val="clear" w:color="auto" w:fill="auto"/>
            <w:vAlign w:val="center"/>
          </w:tcPr>
          <w:p w14:paraId="2CA50921"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A/A</w:t>
            </w:r>
          </w:p>
        </w:tc>
        <w:tc>
          <w:tcPr>
            <w:tcW w:w="4857" w:type="dxa"/>
            <w:shd w:val="clear" w:color="auto" w:fill="auto"/>
            <w:vAlign w:val="center"/>
          </w:tcPr>
          <w:p w14:paraId="525C1493" w14:textId="77777777" w:rsidR="0036189C" w:rsidRDefault="00000000">
            <w:pPr>
              <w:rPr>
                <w:rFonts w:ascii="宋体" w:hAnsi="宋体" w:hint="eastAsia"/>
                <w:color w:val="000000"/>
                <w:szCs w:val="21"/>
                <w:lang w:eastAsia="zh-CN"/>
              </w:rPr>
            </w:pPr>
            <w:r>
              <w:rPr>
                <w:rFonts w:ascii="宋体" w:hAnsi="宋体" w:hint="eastAsia"/>
                <w:color w:val="000000"/>
                <w:szCs w:val="21"/>
                <w:lang w:eastAsia="zh-CN"/>
              </w:rPr>
              <w:t>与GG基因型患者相比，A/A基因型的患者使用环磷酰胺治疗时药物疗效较好</w:t>
            </w:r>
          </w:p>
        </w:tc>
        <w:tc>
          <w:tcPr>
            <w:tcW w:w="1413" w:type="dxa"/>
            <w:shd w:val="clear" w:color="auto" w:fill="auto"/>
            <w:vAlign w:val="center"/>
          </w:tcPr>
          <w:p w14:paraId="318E2039"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3</w:t>
            </w:r>
          </w:p>
        </w:tc>
      </w:tr>
      <w:tr w:rsidR="0036189C" w14:paraId="2FFD1BA5" w14:textId="77777777">
        <w:trPr>
          <w:trHeight w:val="403"/>
          <w:jc w:val="center"/>
        </w:trPr>
        <w:tc>
          <w:tcPr>
            <w:tcW w:w="1362" w:type="dxa"/>
            <w:shd w:val="clear" w:color="auto" w:fill="auto"/>
            <w:vAlign w:val="center"/>
          </w:tcPr>
          <w:p w14:paraId="52C2D9E1"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XRCC1</w:t>
            </w:r>
          </w:p>
        </w:tc>
        <w:tc>
          <w:tcPr>
            <w:tcW w:w="1514" w:type="dxa"/>
            <w:shd w:val="clear" w:color="auto" w:fill="auto"/>
            <w:vAlign w:val="center"/>
          </w:tcPr>
          <w:p w14:paraId="182D683A"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rs25487</w:t>
            </w:r>
          </w:p>
        </w:tc>
        <w:tc>
          <w:tcPr>
            <w:tcW w:w="1062" w:type="dxa"/>
            <w:shd w:val="clear" w:color="auto" w:fill="auto"/>
            <w:vAlign w:val="center"/>
          </w:tcPr>
          <w:p w14:paraId="21044A98"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T/C</w:t>
            </w:r>
          </w:p>
        </w:tc>
        <w:tc>
          <w:tcPr>
            <w:tcW w:w="4857" w:type="dxa"/>
            <w:shd w:val="clear" w:color="auto" w:fill="auto"/>
            <w:vAlign w:val="center"/>
          </w:tcPr>
          <w:p w14:paraId="3CAE74AC" w14:textId="77777777" w:rsidR="0036189C" w:rsidRDefault="00000000">
            <w:pPr>
              <w:rPr>
                <w:rFonts w:ascii="宋体" w:hAnsi="宋体" w:hint="eastAsia"/>
                <w:color w:val="000000"/>
                <w:szCs w:val="21"/>
                <w:lang w:eastAsia="zh-CN"/>
              </w:rPr>
            </w:pPr>
            <w:r>
              <w:rPr>
                <w:rFonts w:ascii="宋体" w:hAnsi="宋体" w:hint="eastAsia"/>
                <w:color w:val="000000"/>
                <w:szCs w:val="21"/>
                <w:lang w:eastAsia="zh-CN"/>
              </w:rPr>
              <w:t>与CC基因型患者相比，T/C基因型的患者使用环磷酰胺+多柔比星+氟尿嘧啶（FAC）治疗时药物毒性较高</w:t>
            </w:r>
          </w:p>
        </w:tc>
        <w:tc>
          <w:tcPr>
            <w:tcW w:w="1413" w:type="dxa"/>
            <w:shd w:val="clear" w:color="auto" w:fill="auto"/>
            <w:vAlign w:val="center"/>
          </w:tcPr>
          <w:p w14:paraId="0BBEC0F5" w14:textId="77777777" w:rsidR="0036189C" w:rsidRDefault="00000000">
            <w:pPr>
              <w:jc w:val="center"/>
              <w:rPr>
                <w:rFonts w:ascii="宋体" w:hAnsi="宋体" w:hint="eastAsia"/>
                <w:color w:val="000000"/>
                <w:szCs w:val="21"/>
                <w:lang w:eastAsia="zh-CN"/>
              </w:rPr>
            </w:pPr>
            <w:r>
              <w:rPr>
                <w:rFonts w:ascii="宋体" w:hAnsi="宋体" w:hint="eastAsia"/>
                <w:color w:val="000000"/>
                <w:szCs w:val="21"/>
              </w:rPr>
              <w:t>3</w:t>
            </w:r>
          </w:p>
        </w:tc>
      </w:tr>
    </w:tbl>
    <w:p w14:paraId="1C1A5BF7" w14:textId="77777777" w:rsidR="0036189C" w:rsidRDefault="0036189C">
      <w:pPr>
        <w:rPr>
          <w:lang w:eastAsia="zh-CN"/>
        </w:rPr>
      </w:pPr>
    </w:p>
    <w:p w14:paraId="3A46D019" w14:textId="77777777" w:rsidR="0036189C" w:rsidRDefault="00000000">
      <w:pPr>
        <w:rPr>
          <w:lang w:eastAsia="zh-CN"/>
        </w:rPr>
      </w:pPr>
      <w:r>
        <w:rPr>
          <w:rFonts w:hint="eastAsia"/>
          <w:lang w:eastAsia="zh-CN"/>
        </w:rPr>
        <w:t>注：</w:t>
      </w:r>
    </w:p>
    <w:p w14:paraId="49AA1FDB" w14:textId="77777777" w:rsidR="0036189C" w:rsidRDefault="00000000">
      <w:pPr>
        <w:numPr>
          <w:ilvl w:val="0"/>
          <w:numId w:val="4"/>
        </w:numPr>
        <w:rPr>
          <w:lang w:eastAsia="zh-CN"/>
        </w:rPr>
      </w:pPr>
      <w:r>
        <w:rPr>
          <w:rFonts w:hint="eastAsia"/>
          <w:lang w:eastAsia="zh-CN"/>
        </w:rPr>
        <w:t>化疗药物证据等级划分依据参考</w:t>
      </w:r>
      <w:r>
        <w:rPr>
          <w:rFonts w:hint="eastAsia"/>
          <w:lang w:eastAsia="zh-CN"/>
        </w:rPr>
        <w:t>PharmGKB</w:t>
      </w:r>
      <w:r>
        <w:rPr>
          <w:rFonts w:hint="eastAsia"/>
          <w:lang w:eastAsia="zh-CN"/>
        </w:rPr>
        <w:t>数据库，共分为</w:t>
      </w:r>
      <w:r>
        <w:rPr>
          <w:rFonts w:hint="eastAsia"/>
          <w:lang w:eastAsia="zh-CN"/>
        </w:rPr>
        <w:t>1A/1B/2A/2B/3/4</w:t>
      </w:r>
      <w:r>
        <w:rPr>
          <w:rFonts w:hint="eastAsia"/>
          <w:lang w:eastAsia="zh-CN"/>
        </w:rPr>
        <w:t>这</w:t>
      </w:r>
      <w:r>
        <w:rPr>
          <w:rFonts w:hint="eastAsia"/>
          <w:lang w:eastAsia="zh-CN"/>
        </w:rPr>
        <w:t>6</w:t>
      </w:r>
      <w:r>
        <w:rPr>
          <w:rFonts w:hint="eastAsia"/>
          <w:lang w:eastAsia="zh-CN"/>
        </w:rPr>
        <w:t>个等级：</w:t>
      </w:r>
    </w:p>
    <w:p w14:paraId="1E94E70F" w14:textId="77777777" w:rsidR="0036189C" w:rsidRDefault="00000000">
      <w:pPr>
        <w:ind w:firstLine="420"/>
        <w:rPr>
          <w:lang w:eastAsia="zh-CN"/>
        </w:rPr>
      </w:pPr>
      <w:r>
        <w:rPr>
          <w:rFonts w:hint="eastAsia"/>
          <w:lang w:eastAsia="zh-CN"/>
        </w:rPr>
        <w:t>1A</w:t>
      </w:r>
      <w:r>
        <w:rPr>
          <w:rFonts w:hint="eastAsia"/>
          <w:lang w:eastAsia="zh-CN"/>
        </w:rPr>
        <w:t>级：由临床药物基因组学实施联盟（</w:t>
      </w:r>
      <w:r>
        <w:rPr>
          <w:rFonts w:hint="eastAsia"/>
          <w:lang w:eastAsia="zh-CN"/>
        </w:rPr>
        <w:t>CPIC</w:t>
      </w:r>
      <w:r>
        <w:rPr>
          <w:rFonts w:hint="eastAsia"/>
          <w:lang w:eastAsia="zh-CN"/>
        </w:rPr>
        <w:t>）或遗传药理学指南认可，或者应用于其他主要卫生系统；</w:t>
      </w:r>
    </w:p>
    <w:p w14:paraId="5170DD66" w14:textId="77777777" w:rsidR="0036189C" w:rsidRDefault="00000000">
      <w:pPr>
        <w:ind w:firstLine="420"/>
        <w:rPr>
          <w:lang w:eastAsia="zh-CN"/>
        </w:rPr>
      </w:pPr>
      <w:r>
        <w:rPr>
          <w:rFonts w:hint="eastAsia"/>
          <w:lang w:eastAsia="zh-CN"/>
        </w:rPr>
        <w:t>1B</w:t>
      </w:r>
      <w:r>
        <w:rPr>
          <w:rFonts w:hint="eastAsia"/>
          <w:lang w:eastAsia="zh-CN"/>
        </w:rPr>
        <w:t>级：注释基于多项有统计显著性的研究；</w:t>
      </w:r>
    </w:p>
    <w:p w14:paraId="71EA7FAC" w14:textId="77777777" w:rsidR="0036189C" w:rsidRDefault="00000000">
      <w:pPr>
        <w:ind w:firstLine="420"/>
        <w:rPr>
          <w:lang w:eastAsia="zh-CN"/>
        </w:rPr>
      </w:pPr>
      <w:r>
        <w:rPr>
          <w:rFonts w:hint="eastAsia"/>
          <w:lang w:eastAsia="zh-CN"/>
        </w:rPr>
        <w:t>2A</w:t>
      </w:r>
      <w:r>
        <w:rPr>
          <w:rFonts w:hint="eastAsia"/>
          <w:lang w:eastAsia="zh-CN"/>
        </w:rPr>
        <w:t>级：注释基于多项重复研究，并且该基因为明确的药物代谢基因；</w:t>
      </w:r>
    </w:p>
    <w:p w14:paraId="4C30DFB9" w14:textId="77777777" w:rsidR="0036189C" w:rsidRDefault="00000000">
      <w:pPr>
        <w:ind w:firstLine="420"/>
        <w:rPr>
          <w:lang w:eastAsia="zh-CN"/>
        </w:rPr>
      </w:pPr>
      <w:r>
        <w:rPr>
          <w:rFonts w:hint="eastAsia"/>
          <w:lang w:eastAsia="zh-CN"/>
        </w:rPr>
        <w:t>2B</w:t>
      </w:r>
      <w:r>
        <w:rPr>
          <w:rFonts w:hint="eastAsia"/>
          <w:lang w:eastAsia="zh-CN"/>
        </w:rPr>
        <w:t>级：注释基于多项重复研究，但其中一些研究没有统计学意义或影响较小；</w:t>
      </w:r>
    </w:p>
    <w:p w14:paraId="0A0387F7" w14:textId="77777777" w:rsidR="0036189C" w:rsidRDefault="00000000">
      <w:pPr>
        <w:ind w:firstLine="420"/>
        <w:rPr>
          <w:lang w:eastAsia="zh-CN"/>
        </w:rPr>
      </w:pPr>
      <w:r>
        <w:rPr>
          <w:rFonts w:hint="eastAsia"/>
          <w:lang w:eastAsia="zh-CN"/>
        </w:rPr>
        <w:t>3</w:t>
      </w:r>
      <w:r>
        <w:rPr>
          <w:rFonts w:hint="eastAsia"/>
          <w:lang w:eastAsia="zh-CN"/>
        </w:rPr>
        <w:t>级：注释仅基于一项有显著性差异的研究，或多项研究但缺乏明显药效关联；</w:t>
      </w:r>
    </w:p>
    <w:p w14:paraId="4483B458" w14:textId="77777777" w:rsidR="0036189C" w:rsidRDefault="00000000">
      <w:pPr>
        <w:ind w:firstLine="420"/>
        <w:rPr>
          <w:lang w:eastAsia="zh-CN"/>
        </w:rPr>
      </w:pPr>
      <w:r>
        <w:rPr>
          <w:rFonts w:hint="eastAsia"/>
          <w:lang w:eastAsia="zh-CN"/>
        </w:rPr>
        <w:t>4</w:t>
      </w:r>
      <w:r>
        <w:rPr>
          <w:rFonts w:hint="eastAsia"/>
          <w:lang w:eastAsia="zh-CN"/>
        </w:rPr>
        <w:t>级：注释仅基于病例报告，非权威性研究或体外分子功能研究。</w:t>
      </w:r>
    </w:p>
    <w:p w14:paraId="0BAA74DB" w14:textId="77777777" w:rsidR="0036189C" w:rsidRDefault="00000000">
      <w:pPr>
        <w:numPr>
          <w:ilvl w:val="0"/>
          <w:numId w:val="4"/>
        </w:numPr>
        <w:rPr>
          <w:lang w:eastAsia="zh-CN"/>
        </w:rPr>
      </w:pPr>
      <w:r>
        <w:rPr>
          <w:rFonts w:hint="eastAsia"/>
          <w:lang w:eastAsia="zh-CN"/>
        </w:rPr>
        <w:t>如果同一个药物不同</w:t>
      </w:r>
      <w:r>
        <w:rPr>
          <w:rFonts w:hint="eastAsia"/>
          <w:lang w:eastAsia="zh-CN"/>
        </w:rPr>
        <w:t>SNP</w:t>
      </w:r>
      <w:r>
        <w:rPr>
          <w:rFonts w:hint="eastAsia"/>
          <w:lang w:eastAsia="zh-CN"/>
        </w:rPr>
        <w:t>位点对药物疗效或毒性预测的结论不一致，以证据水平级别高的为准。</w:t>
      </w:r>
    </w:p>
    <w:p w14:paraId="2551A3B7" w14:textId="77777777" w:rsidR="0036189C" w:rsidRDefault="0036189C">
      <w:pPr>
        <w:rPr>
          <w:lang w:eastAsia="zh-CN"/>
        </w:rPr>
      </w:pPr>
    </w:p>
    <w:p w14:paraId="48027920" w14:textId="77777777" w:rsidR="0036189C" w:rsidRDefault="00000000">
      <w:pPr>
        <w:pStyle w:val="1"/>
        <w:pageBreakBefore/>
        <w:rPr>
          <w:lang w:eastAsia="zh-CN"/>
        </w:rPr>
      </w:pPr>
      <w:r>
        <w:rPr>
          <w:lang w:eastAsia="zh-CN"/>
        </w:rPr>
        <w:lastRenderedPageBreak/>
        <w:t>药物解析</w:t>
      </w:r>
    </w:p>
    <w:p w14:paraId="21ED8BB5" w14:textId="77777777" w:rsidR="0036189C" w:rsidRDefault="00000000">
      <w:pPr>
        <w:pStyle w:val="2"/>
        <w:rPr>
          <w:color w:val="0070C0"/>
          <w:lang w:eastAsia="zh-CN"/>
        </w:rPr>
      </w:pPr>
      <w:r>
        <w:rPr>
          <w:rFonts w:hint="eastAsia"/>
          <w:color w:val="0070C0"/>
          <w:lang w:eastAsia="zh-CN"/>
        </w:rPr>
        <w:t>可能获益的</w:t>
      </w:r>
      <w:r>
        <w:rPr>
          <w:color w:val="0070C0"/>
        </w:rPr>
        <w:t>药物</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00"/>
        <w:gridCol w:w="2669"/>
        <w:gridCol w:w="5306"/>
      </w:tblGrid>
      <w:tr w:rsidR="0036189C" w14:paraId="050F8F29" w14:textId="77777777">
        <w:trPr>
          <w:trHeight w:val="359"/>
          <w:jc w:val="center"/>
        </w:trPr>
        <w:tc>
          <w:tcPr>
            <w:tcW w:w="1800" w:type="dxa"/>
            <w:shd w:val="clear" w:color="auto" w:fill="DAEEF3"/>
            <w:vAlign w:val="center"/>
          </w:tcPr>
          <w:p w14:paraId="31155261" w14:textId="77777777" w:rsidR="0036189C" w:rsidRDefault="00000000">
            <w:pPr>
              <w:pStyle w:val="TableParagraph"/>
              <w:adjustRightInd w:val="0"/>
              <w:snapToGrid w:val="0"/>
              <w:jc w:val="center"/>
              <w:rPr>
                <w:rFonts w:eastAsia="宋体"/>
                <w:b/>
                <w:szCs w:val="21"/>
              </w:rPr>
            </w:pPr>
            <w:r>
              <w:rPr>
                <w:rFonts w:eastAsia="宋体"/>
                <w:b/>
                <w:szCs w:val="21"/>
              </w:rPr>
              <w:t>基因变异</w:t>
            </w:r>
          </w:p>
        </w:tc>
        <w:tc>
          <w:tcPr>
            <w:tcW w:w="2669" w:type="dxa"/>
            <w:shd w:val="clear" w:color="auto" w:fill="DAEEF3"/>
            <w:vAlign w:val="center"/>
          </w:tcPr>
          <w:p w14:paraId="1A0632D9" w14:textId="77777777" w:rsidR="0036189C" w:rsidRDefault="00000000">
            <w:pPr>
              <w:pStyle w:val="TableParagraph"/>
              <w:adjustRightInd w:val="0"/>
              <w:snapToGrid w:val="0"/>
              <w:jc w:val="center"/>
              <w:rPr>
                <w:rFonts w:eastAsia="宋体"/>
                <w:b/>
                <w:szCs w:val="21"/>
              </w:rPr>
            </w:pPr>
            <w:r>
              <w:rPr>
                <w:rFonts w:eastAsia="宋体"/>
                <w:b/>
                <w:szCs w:val="21"/>
              </w:rPr>
              <w:t>药物</w:t>
            </w:r>
          </w:p>
        </w:tc>
        <w:tc>
          <w:tcPr>
            <w:tcW w:w="5306" w:type="dxa"/>
            <w:shd w:val="clear" w:color="auto" w:fill="DAEEF3"/>
            <w:vAlign w:val="center"/>
          </w:tcPr>
          <w:p w14:paraId="7AD97FFA" w14:textId="77777777" w:rsidR="0036189C" w:rsidRDefault="00000000">
            <w:pPr>
              <w:pStyle w:val="TableParagraph"/>
              <w:adjustRightInd w:val="0"/>
              <w:snapToGrid w:val="0"/>
              <w:jc w:val="center"/>
              <w:rPr>
                <w:rFonts w:eastAsia="宋体"/>
                <w:b/>
                <w:szCs w:val="21"/>
              </w:rPr>
            </w:pPr>
            <w:r>
              <w:rPr>
                <w:rFonts w:eastAsia="宋体" w:hint="eastAsia"/>
                <w:b/>
                <w:szCs w:val="21"/>
                <w:lang w:eastAsia="zh-CN"/>
              </w:rPr>
              <w:t>详细解析</w:t>
            </w:r>
          </w:p>
        </w:tc>
      </w:tr>
      <w:tr w:rsidR="0036189C" w14:paraId="22481B80" w14:textId="77777777">
        <w:trPr>
          <w:trHeight w:val="90"/>
          <w:jc w:val="center"/>
        </w:trPr>
        <w:tc>
          <w:tcPr>
            <w:tcW w:w="1800" w:type="dxa"/>
            <w:vAlign w:val="center"/>
          </w:tcPr>
          <w:p w14:paraId="40F3DCC1" w14:textId="77777777" w:rsidR="0036189C" w:rsidRDefault="00000000">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6"/>
                <w:szCs w:val="16"/>
              </w:rPr>
              <w:t>-</w:t>
            </w:r>
          </w:p>
        </w:tc>
        <w:tc>
          <w:tcPr>
            <w:tcW w:w="2669" w:type="dxa"/>
            <w:vAlign w:val="center"/>
          </w:tcPr>
          <w:p w14:paraId="6668AF2E" w14:textId="77777777" w:rsidR="0036189C" w:rsidRDefault="00000000">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5306" w:type="dxa"/>
          </w:tcPr>
          <w:p w14:paraId="59155419" w14:textId="77777777" w:rsidR="0036189C" w:rsidRDefault="00000000">
            <w:pPr>
              <w:pStyle w:val="a9"/>
              <w:widowControl w:val="0"/>
              <w:adjustRightInd w:val="0"/>
              <w:snapToGrid w:val="0"/>
              <w:spacing w:before="0" w:beforeAutospacing="0" w:after="0" w:afterAutospacing="0"/>
              <w:ind w:firstLineChars="200" w:firstLine="34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r>
    </w:tbl>
    <w:p w14:paraId="4353BDDD" w14:textId="77777777" w:rsidR="0036189C" w:rsidRDefault="0036189C">
      <w:pPr>
        <w:pStyle w:val="af6"/>
        <w:ind w:left="0" w:firstLine="0"/>
        <w:rPr>
          <w:rFonts w:ascii="宋体" w:eastAsia="宋体" w:hAnsi="宋体" w:cs="宋体" w:hint="eastAsia"/>
        </w:rPr>
      </w:pPr>
    </w:p>
    <w:p w14:paraId="7EA7A23F" w14:textId="77777777" w:rsidR="0036189C" w:rsidRDefault="00000000">
      <w:pPr>
        <w:rPr>
          <w:rFonts w:ascii="宋体" w:hAnsi="宋体" w:hint="eastAsia"/>
          <w:szCs w:val="21"/>
        </w:rPr>
      </w:pPr>
      <w:r>
        <w:rPr>
          <w:rFonts w:ascii="宋体" w:hAnsi="宋体" w:hint="eastAsia"/>
          <w:szCs w:val="21"/>
        </w:rPr>
        <w:t>注：</w:t>
      </w:r>
    </w:p>
    <w:p w14:paraId="0008385C" w14:textId="77777777" w:rsidR="0036189C" w:rsidRDefault="00000000">
      <w:pPr>
        <w:rPr>
          <w:rFonts w:ascii="宋体" w:hAnsi="宋体" w:hint="eastAsia"/>
          <w:szCs w:val="21"/>
        </w:rPr>
      </w:pPr>
      <w:r>
        <w:rPr>
          <w:rFonts w:ascii="宋体" w:hAnsi="宋体" w:hint="eastAsia"/>
          <w:szCs w:val="21"/>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5666E36F" w14:textId="77777777" w:rsidR="0036189C" w:rsidRDefault="0036189C">
      <w:pPr>
        <w:rPr>
          <w:rFonts w:ascii="宋体" w:hAnsi="宋体" w:hint="eastAsia"/>
          <w:szCs w:val="21"/>
        </w:rPr>
      </w:pPr>
    </w:p>
    <w:p w14:paraId="442FF424" w14:textId="77777777" w:rsidR="0036189C" w:rsidRDefault="00000000">
      <w:pPr>
        <w:pStyle w:val="2"/>
        <w:rPr>
          <w:lang w:eastAsia="zh-CN"/>
        </w:rPr>
      </w:pPr>
      <w:bookmarkStart w:id="21" w:name="_Toc26902"/>
      <w:r>
        <w:rPr>
          <w:rFonts w:hint="eastAsia"/>
          <w:color w:val="0070C0"/>
          <w:lang w:eastAsia="zh-CN"/>
        </w:rPr>
        <w:t>可能获益的临床试验</w:t>
      </w:r>
      <w:bookmarkEnd w:id="21"/>
    </w:p>
    <w:tbl>
      <w:tblPr>
        <w:tblW w:w="9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80"/>
        <w:gridCol w:w="2611"/>
        <w:gridCol w:w="5352"/>
      </w:tblGrid>
      <w:tr w:rsidR="0036189C" w14:paraId="2EFBAEB0" w14:textId="77777777">
        <w:trPr>
          <w:trHeight w:val="359"/>
          <w:jc w:val="center"/>
        </w:trPr>
        <w:tc>
          <w:tcPr>
            <w:tcW w:w="1880" w:type="dxa"/>
            <w:tcBorders>
              <w:bottom w:val="single" w:sz="4" w:space="0" w:color="auto"/>
            </w:tcBorders>
            <w:shd w:val="clear" w:color="auto" w:fill="DAEEF3"/>
            <w:vAlign w:val="center"/>
          </w:tcPr>
          <w:p w14:paraId="7EB5CFE2" w14:textId="77777777" w:rsidR="0036189C" w:rsidRDefault="00000000">
            <w:pPr>
              <w:pStyle w:val="TableParagraph"/>
              <w:adjustRightInd w:val="0"/>
              <w:snapToGrid w:val="0"/>
              <w:jc w:val="center"/>
              <w:rPr>
                <w:rFonts w:eastAsia="宋体"/>
                <w:b/>
                <w:color w:val="000000"/>
                <w:szCs w:val="21"/>
              </w:rPr>
            </w:pPr>
            <w:r>
              <w:rPr>
                <w:rFonts w:eastAsia="宋体" w:hint="eastAsia"/>
                <w:b/>
                <w:color w:val="000000"/>
                <w:szCs w:val="21"/>
              </w:rPr>
              <w:t>生物标志物</w:t>
            </w:r>
          </w:p>
        </w:tc>
        <w:tc>
          <w:tcPr>
            <w:tcW w:w="2611" w:type="dxa"/>
            <w:tcBorders>
              <w:bottom w:val="single" w:sz="4" w:space="0" w:color="auto"/>
            </w:tcBorders>
            <w:shd w:val="clear" w:color="auto" w:fill="DAEEF3"/>
            <w:vAlign w:val="center"/>
          </w:tcPr>
          <w:p w14:paraId="1FF503E5" w14:textId="77777777" w:rsidR="0036189C" w:rsidRDefault="00000000">
            <w:pPr>
              <w:pStyle w:val="TableParagraph"/>
              <w:adjustRightInd w:val="0"/>
              <w:snapToGrid w:val="0"/>
              <w:jc w:val="center"/>
              <w:rPr>
                <w:rFonts w:eastAsia="宋体"/>
                <w:b/>
                <w:color w:val="000000"/>
                <w:szCs w:val="21"/>
                <w:lang w:eastAsia="zh-CN"/>
              </w:rPr>
            </w:pPr>
            <w:r>
              <w:rPr>
                <w:rFonts w:eastAsia="宋体"/>
                <w:b/>
                <w:color w:val="000000"/>
                <w:szCs w:val="21"/>
              </w:rPr>
              <w:t>药物</w:t>
            </w:r>
          </w:p>
        </w:tc>
        <w:tc>
          <w:tcPr>
            <w:tcW w:w="5352" w:type="dxa"/>
            <w:tcBorders>
              <w:bottom w:val="single" w:sz="4" w:space="0" w:color="auto"/>
            </w:tcBorders>
            <w:shd w:val="clear" w:color="auto" w:fill="DAEEF3"/>
            <w:vAlign w:val="center"/>
          </w:tcPr>
          <w:p w14:paraId="15A32629" w14:textId="77777777" w:rsidR="0036189C" w:rsidRDefault="00000000">
            <w:pPr>
              <w:pStyle w:val="TableParagraph"/>
              <w:adjustRightInd w:val="0"/>
              <w:snapToGrid w:val="0"/>
              <w:jc w:val="center"/>
              <w:rPr>
                <w:rFonts w:eastAsia="宋体"/>
                <w:b/>
                <w:color w:val="000000"/>
                <w:szCs w:val="21"/>
              </w:rPr>
            </w:pPr>
            <w:r>
              <w:rPr>
                <w:rFonts w:eastAsia="宋体"/>
                <w:b/>
                <w:color w:val="000000"/>
                <w:szCs w:val="21"/>
              </w:rPr>
              <w:t>详细解析</w:t>
            </w:r>
          </w:p>
        </w:tc>
      </w:tr>
      <w:tr w:rsidR="0036189C" w14:paraId="7ED4BD36" w14:textId="77777777">
        <w:trPr>
          <w:trHeight w:val="344"/>
          <w:jc w:val="center"/>
        </w:trPr>
        <w:tc>
          <w:tcPr>
            <w:tcW w:w="1880" w:type="dxa"/>
            <w:shd w:val="clear" w:color="auto" w:fill="auto"/>
            <w:vAlign w:val="center"/>
          </w:tcPr>
          <w:p w14:paraId="08696DD5" w14:textId="77777777" w:rsidR="0036189C" w:rsidRDefault="00000000">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lang w:eastAsia="en-US"/>
              </w:rPr>
            </w:pPr>
            <w:r>
              <w:rPr>
                <w:rFonts w:ascii="思源黑体 CN Normal" w:eastAsia="思源黑体 CN Normal" w:hAnsi="思源黑体 CN Normal" w:hint="eastAsia"/>
                <w:color w:val="000000"/>
                <w:sz w:val="17"/>
                <w:szCs w:val="17"/>
              </w:rPr>
              <w:t>-</w:t>
            </w:r>
          </w:p>
        </w:tc>
        <w:tc>
          <w:tcPr>
            <w:tcW w:w="2611" w:type="dxa"/>
            <w:shd w:val="clear" w:color="auto" w:fill="auto"/>
            <w:vAlign w:val="center"/>
          </w:tcPr>
          <w:p w14:paraId="4FA73A54" w14:textId="77777777" w:rsidR="0036189C" w:rsidRDefault="00000000">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5352" w:type="dxa"/>
            <w:shd w:val="clear" w:color="auto" w:fill="auto"/>
            <w:vAlign w:val="center"/>
          </w:tcPr>
          <w:p w14:paraId="5D7579F6" w14:textId="77777777" w:rsidR="0036189C" w:rsidRDefault="00000000">
            <w:pPr>
              <w:pStyle w:val="a9"/>
              <w:widowControl w:val="0"/>
              <w:adjustRightInd w:val="0"/>
              <w:snapToGrid w:val="0"/>
              <w:spacing w:before="0" w:beforeAutospacing="0" w:after="0" w:afterAutospacing="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r>
    </w:tbl>
    <w:p w14:paraId="426BC192" w14:textId="77777777" w:rsidR="0036189C" w:rsidRDefault="0036189C">
      <w:pPr>
        <w:widowControl/>
        <w:rPr>
          <w:rFonts w:ascii="思源黑体 CN Normal" w:eastAsia="思源黑体 CN Normal" w:hAnsi="思源黑体 CN Normal" w:hint="eastAsia"/>
          <w:sz w:val="16"/>
          <w:szCs w:val="16"/>
        </w:rPr>
      </w:pPr>
    </w:p>
    <w:p w14:paraId="3AEDC8BE" w14:textId="77777777" w:rsidR="0036189C" w:rsidRDefault="00000000">
      <w:pPr>
        <w:rPr>
          <w:rFonts w:ascii="宋体" w:hAnsi="宋体" w:hint="eastAsia"/>
          <w:szCs w:val="21"/>
        </w:rPr>
      </w:pPr>
      <w:r>
        <w:rPr>
          <w:rFonts w:ascii="宋体" w:hAnsi="宋体" w:hint="eastAsia"/>
          <w:szCs w:val="21"/>
        </w:rPr>
        <w:t>注：</w:t>
      </w:r>
    </w:p>
    <w:p w14:paraId="4F3AFE89" w14:textId="77777777" w:rsidR="0036189C" w:rsidRDefault="00000000">
      <w:pPr>
        <w:rPr>
          <w:rFonts w:ascii="宋体" w:hAnsi="宋体" w:hint="eastAsia"/>
          <w:szCs w:val="21"/>
        </w:rPr>
      </w:pPr>
      <w:r>
        <w:rPr>
          <w:rFonts w:ascii="宋体" w:hAnsi="宋体" w:hint="eastAsia"/>
          <w:szCs w:val="21"/>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5439B9F" w14:textId="77777777" w:rsidR="0036189C" w:rsidRDefault="0036189C">
      <w:pPr>
        <w:pStyle w:val="TableParagraph"/>
        <w:adjustRightInd w:val="0"/>
        <w:snapToGrid w:val="0"/>
        <w:jc w:val="center"/>
        <w:rPr>
          <w:rFonts w:ascii="宋体" w:hAnsi="宋体"/>
          <w:szCs w:val="21"/>
        </w:rPr>
      </w:pPr>
    </w:p>
    <w:p w14:paraId="2DB5F20A" w14:textId="77777777" w:rsidR="0036189C" w:rsidRDefault="00000000">
      <w:pPr>
        <w:pStyle w:val="1"/>
        <w:pageBreakBefore/>
        <w:rPr>
          <w:lang w:eastAsia="zh-CN"/>
        </w:rPr>
      </w:pPr>
      <w:r>
        <w:rPr>
          <w:rFonts w:hint="eastAsia"/>
          <w:lang w:eastAsia="zh-CN"/>
        </w:rPr>
        <w:lastRenderedPageBreak/>
        <w:t>检测结果详细解读</w:t>
      </w:r>
    </w:p>
    <w:p w14:paraId="381323DA" w14:textId="77777777" w:rsidR="0036189C" w:rsidRDefault="00000000">
      <w:pPr>
        <w:pStyle w:val="2"/>
        <w:rPr>
          <w:color w:val="0070C0"/>
          <w:lang w:eastAsia="zh-CN"/>
        </w:rPr>
      </w:pPr>
      <w:r>
        <w:rPr>
          <w:rFonts w:hint="eastAsia"/>
          <w:color w:val="0070C0"/>
          <w:lang w:eastAsia="zh-CN"/>
        </w:rPr>
        <w:t>致病性、疑似致病性胚系变异详细解读</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0"/>
        <w:gridCol w:w="8763"/>
      </w:tblGrid>
      <w:tr w:rsidR="0036189C" w14:paraId="01F94E06" w14:textId="77777777">
        <w:trPr>
          <w:trHeight w:val="441"/>
          <w:jc w:val="center"/>
        </w:trPr>
        <w:tc>
          <w:tcPr>
            <w:tcW w:w="9873" w:type="dxa"/>
            <w:gridSpan w:val="2"/>
            <w:shd w:val="clear" w:color="auto" w:fill="DAEEF3"/>
            <w:vAlign w:val="center"/>
          </w:tcPr>
          <w:p w14:paraId="51534134" w14:textId="77777777" w:rsidR="0036189C" w:rsidRDefault="00000000">
            <w:pPr>
              <w:spacing w:line="360" w:lineRule="exact"/>
              <w:jc w:val="center"/>
              <w:rPr>
                <w:rFonts w:ascii="宋体" w:eastAsiaTheme="minorEastAsia" w:hAnsi="宋体" w:hint="eastAsia"/>
                <w:b/>
                <w:bCs/>
                <w:szCs w:val="21"/>
                <w:lang w:eastAsia="zh-CN"/>
              </w:rPr>
            </w:pPr>
            <w:r>
              <w:rPr>
                <w:rFonts w:ascii="宋体" w:eastAsiaTheme="minorEastAsia" w:hAnsi="宋体" w:hint="eastAsia"/>
                <w:b/>
                <w:bCs/>
                <w:szCs w:val="21"/>
                <w:lang w:eastAsia="zh-CN"/>
              </w:rPr>
              <w:t>-</w:t>
            </w:r>
          </w:p>
        </w:tc>
      </w:tr>
      <w:tr w:rsidR="0036189C" w14:paraId="296A1483" w14:textId="77777777">
        <w:trPr>
          <w:trHeight w:val="441"/>
          <w:jc w:val="center"/>
        </w:trPr>
        <w:tc>
          <w:tcPr>
            <w:tcW w:w="1101" w:type="dxa"/>
            <w:vAlign w:val="center"/>
          </w:tcPr>
          <w:p w14:paraId="5432DF65" w14:textId="77777777" w:rsidR="0036189C" w:rsidRDefault="00000000">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72" w:type="dxa"/>
            <w:vAlign w:val="center"/>
          </w:tcPr>
          <w:p w14:paraId="3EB10DC5" w14:textId="77777777" w:rsidR="0036189C" w:rsidRDefault="00000000">
            <w:pPr>
              <w:pStyle w:val="af6"/>
              <w:ind w:left="0" w:firstLine="0"/>
              <w:rPr>
                <w:rFonts w:ascii="宋体" w:eastAsia="宋体" w:hAnsi="宋体" w:cs="宋体" w:hint="eastAsia"/>
                <w:bCs/>
              </w:rPr>
            </w:pPr>
            <w:r>
              <w:rPr>
                <w:rFonts w:ascii="思源黑体 CN Normal" w:eastAsia="思源黑体 CN Normal" w:hAnsi="思源黑体 CN Normal" w:hint="eastAsia"/>
                <w:sz w:val="17"/>
                <w:szCs w:val="17"/>
              </w:rPr>
              <w:t>-</w:t>
            </w:r>
          </w:p>
        </w:tc>
      </w:tr>
      <w:tr w:rsidR="0036189C" w14:paraId="5A88AB16" w14:textId="77777777">
        <w:trPr>
          <w:trHeight w:val="441"/>
          <w:jc w:val="center"/>
        </w:trPr>
        <w:tc>
          <w:tcPr>
            <w:tcW w:w="1101" w:type="dxa"/>
            <w:vAlign w:val="center"/>
          </w:tcPr>
          <w:p w14:paraId="65A1A62D" w14:textId="77777777" w:rsidR="0036189C" w:rsidRDefault="00000000">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72" w:type="dxa"/>
            <w:vAlign w:val="center"/>
          </w:tcPr>
          <w:p w14:paraId="0570FC38" w14:textId="77777777" w:rsidR="0036189C" w:rsidRDefault="00000000">
            <w:pPr>
              <w:rPr>
                <w:rFonts w:ascii="思源黑体 CN Normal" w:eastAsia="思源黑体 CN Normal" w:hAnsi="思源黑体 CN Normal" w:hint="eastAsia"/>
                <w:sz w:val="17"/>
                <w:szCs w:val="17"/>
                <w:lang w:eastAsia="zh-CN"/>
              </w:rPr>
            </w:pPr>
            <w:r>
              <w:rPr>
                <w:rFonts w:ascii="思源黑体 CN Normal" w:eastAsia="思源黑体 CN Normal" w:hAnsi="思源黑体 CN Normal" w:hint="eastAsia"/>
                <w:sz w:val="17"/>
                <w:szCs w:val="17"/>
                <w:lang w:eastAsia="zh-CN"/>
              </w:rPr>
              <w:t>-</w:t>
            </w:r>
          </w:p>
        </w:tc>
      </w:tr>
      <w:tr w:rsidR="0036189C" w14:paraId="78D4E25E" w14:textId="77777777">
        <w:trPr>
          <w:trHeight w:val="441"/>
          <w:jc w:val="center"/>
        </w:trPr>
        <w:tc>
          <w:tcPr>
            <w:tcW w:w="1101" w:type="dxa"/>
            <w:vAlign w:val="center"/>
          </w:tcPr>
          <w:p w14:paraId="4818546B" w14:textId="77777777" w:rsidR="0036189C" w:rsidRDefault="00000000">
            <w:pPr>
              <w:pStyle w:val="TableParagraph"/>
              <w:adjustRightInd w:val="0"/>
              <w:snapToGrid w:val="0"/>
              <w:jc w:val="center"/>
              <w:rPr>
                <w:rFonts w:eastAsia="宋体"/>
                <w:b/>
                <w:szCs w:val="21"/>
                <w:lang w:eastAsia="zh-CN"/>
              </w:rPr>
            </w:pPr>
            <w:r>
              <w:rPr>
                <w:rFonts w:eastAsia="宋体" w:hint="eastAsia"/>
                <w:b/>
                <w:szCs w:val="21"/>
                <w:lang w:eastAsia="zh-CN"/>
              </w:rPr>
              <w:t>治疗策略</w:t>
            </w:r>
          </w:p>
        </w:tc>
        <w:tc>
          <w:tcPr>
            <w:tcW w:w="8772" w:type="dxa"/>
            <w:vAlign w:val="center"/>
          </w:tcPr>
          <w:p w14:paraId="686B5626" w14:textId="77777777" w:rsidR="0036189C" w:rsidRDefault="00000000">
            <w:pPr>
              <w:rPr>
                <w:rFonts w:ascii="思源黑体 CN Normal" w:eastAsia="思源黑体 CN Normal" w:hAnsi="思源黑体 CN Normal" w:hint="eastAsia"/>
                <w:sz w:val="17"/>
                <w:szCs w:val="17"/>
                <w:lang w:eastAsia="zh-CN"/>
              </w:rPr>
            </w:pPr>
            <w:r>
              <w:rPr>
                <w:rFonts w:ascii="思源黑体 CN Normal" w:eastAsia="思源黑体 CN Normal" w:hAnsi="思源黑体 CN Normal" w:hint="eastAsia"/>
                <w:sz w:val="17"/>
                <w:szCs w:val="17"/>
                <w:lang w:eastAsia="zh-CN"/>
              </w:rPr>
              <w:t>-</w:t>
            </w:r>
          </w:p>
        </w:tc>
      </w:tr>
      <w:tr w:rsidR="0036189C" w14:paraId="1F3C76BD" w14:textId="77777777">
        <w:trPr>
          <w:trHeight w:val="441"/>
          <w:jc w:val="center"/>
        </w:trPr>
        <w:tc>
          <w:tcPr>
            <w:tcW w:w="1101" w:type="dxa"/>
            <w:shd w:val="clear" w:color="auto" w:fill="auto"/>
            <w:vAlign w:val="center"/>
          </w:tcPr>
          <w:p w14:paraId="19FD25F0" w14:textId="77777777" w:rsidR="0036189C" w:rsidRDefault="00000000">
            <w:pPr>
              <w:pStyle w:val="TableParagraph"/>
              <w:adjustRightInd w:val="0"/>
              <w:snapToGrid w:val="0"/>
              <w:jc w:val="center"/>
              <w:rPr>
                <w:rFonts w:ascii="思源黑体 CN Bold" w:eastAsia="思源黑体 CN Bold" w:hAnsi="思源黑体 CN Bold" w:cs="宋体" w:hint="eastAsia"/>
                <w:b/>
                <w:bCs/>
                <w:sz w:val="17"/>
                <w:szCs w:val="17"/>
                <w:lang w:eastAsia="zh-CN"/>
              </w:rPr>
            </w:pPr>
            <w:r>
              <w:rPr>
                <w:rFonts w:eastAsia="宋体" w:hint="eastAsia"/>
                <w:b/>
                <w:szCs w:val="21"/>
                <w:lang w:eastAsia="zh-CN"/>
              </w:rPr>
              <w:t>遗传风险</w:t>
            </w:r>
          </w:p>
        </w:tc>
        <w:tc>
          <w:tcPr>
            <w:tcW w:w="8772" w:type="dxa"/>
            <w:shd w:val="clear" w:color="auto" w:fill="auto"/>
            <w:vAlign w:val="center"/>
          </w:tcPr>
          <w:p w14:paraId="1FA53059" w14:textId="77777777" w:rsidR="0036189C" w:rsidRDefault="00000000">
            <w:pPr>
              <w:spacing w:line="240" w:lineRule="exact"/>
              <w:rPr>
                <w:rFonts w:ascii="思源黑体 CN Normal" w:eastAsia="思源黑体 CN Normal" w:hAnsi="思源黑体 CN Normal" w:hint="eastAsia"/>
                <w:sz w:val="17"/>
                <w:szCs w:val="17"/>
                <w:lang w:eastAsia="zh-CN"/>
              </w:rPr>
            </w:pPr>
            <w:r>
              <w:rPr>
                <w:rFonts w:ascii="思源黑体 CN Normal" w:eastAsia="思源黑体 CN Normal" w:hAnsi="思源黑体 CN Normal"/>
                <w:sz w:val="17"/>
                <w:szCs w:val="17"/>
              </w:rPr>
              <w:t>-</w:t>
            </w:r>
          </w:p>
        </w:tc>
      </w:tr>
    </w:tbl>
    <w:p w14:paraId="6DA3F12C" w14:textId="77777777" w:rsidR="0036189C" w:rsidRDefault="0036189C">
      <w:pPr>
        <w:pStyle w:val="af6"/>
        <w:ind w:left="0" w:firstLine="0"/>
        <w:rPr>
          <w:rFonts w:ascii="宋体" w:eastAsia="宋体" w:hAnsi="宋体" w:cs="宋体" w:hint="eastAsia"/>
        </w:rPr>
      </w:pPr>
    </w:p>
    <w:p w14:paraId="45680DE2" w14:textId="77777777" w:rsidR="0036189C" w:rsidRDefault="00000000">
      <w:pPr>
        <w:rPr>
          <w:rFonts w:ascii="宋体" w:hAnsi="宋体" w:hint="eastAsia"/>
          <w:szCs w:val="21"/>
          <w:lang w:eastAsia="zh-CN"/>
        </w:rPr>
      </w:pPr>
      <w:r>
        <w:rPr>
          <w:rFonts w:ascii="宋体" w:hAnsi="宋体" w:hint="eastAsia"/>
          <w:szCs w:val="21"/>
          <w:lang w:eastAsia="zh-CN"/>
        </w:rPr>
        <w:t>注：</w:t>
      </w:r>
    </w:p>
    <w:p w14:paraId="43E97C54" w14:textId="77777777" w:rsidR="0036189C" w:rsidRDefault="00000000">
      <w:pPr>
        <w:rPr>
          <w:rFonts w:ascii="宋体" w:hAnsi="宋体" w:hint="eastAsia"/>
          <w:szCs w:val="21"/>
          <w:lang w:eastAsia="zh-CN"/>
        </w:rPr>
      </w:pPr>
      <w:r>
        <w:rPr>
          <w:rFonts w:ascii="宋体" w:hAnsi="宋体" w:hint="eastAsia"/>
          <w:szCs w:val="21"/>
          <w:lang w:eastAsia="zh-CN"/>
        </w:rPr>
        <w:t>本部分仅对解读为致病性、疑似致病性胚系变异进行详细解读。</w:t>
      </w:r>
    </w:p>
    <w:p w14:paraId="6F538B90" w14:textId="77777777" w:rsidR="0036189C" w:rsidRDefault="0036189C">
      <w:pPr>
        <w:rPr>
          <w:rFonts w:ascii="宋体" w:hAnsi="宋体" w:hint="eastAsia"/>
          <w:szCs w:val="21"/>
          <w:lang w:eastAsia="zh-CN"/>
        </w:rPr>
      </w:pPr>
    </w:p>
    <w:p w14:paraId="731E0679" w14:textId="77777777" w:rsidR="0036189C" w:rsidRDefault="00000000">
      <w:pPr>
        <w:pStyle w:val="2"/>
        <w:rPr>
          <w:color w:val="0070C0"/>
          <w:lang w:eastAsia="zh-CN"/>
        </w:rPr>
      </w:pPr>
      <w:r>
        <w:rPr>
          <w:rFonts w:hint="eastAsia"/>
          <w:color w:val="0070C0"/>
          <w:lang w:eastAsia="zh-CN"/>
        </w:rPr>
        <w:t>意义不明确胚系变异详细解读</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0"/>
        <w:gridCol w:w="8763"/>
      </w:tblGrid>
      <w:tr w:rsidR="0036189C" w14:paraId="1C7D3A7D" w14:textId="77777777">
        <w:trPr>
          <w:trHeight w:val="441"/>
          <w:jc w:val="center"/>
        </w:trPr>
        <w:tc>
          <w:tcPr>
            <w:tcW w:w="9873" w:type="dxa"/>
            <w:gridSpan w:val="2"/>
            <w:shd w:val="clear" w:color="auto" w:fill="DAEEF3"/>
            <w:vAlign w:val="center"/>
          </w:tcPr>
          <w:p w14:paraId="61EB5733" w14:textId="77777777" w:rsidR="0036189C" w:rsidRDefault="00000000">
            <w:pPr>
              <w:spacing w:line="360" w:lineRule="exact"/>
              <w:jc w:val="center"/>
              <w:rPr>
                <w:rFonts w:ascii="宋体" w:eastAsiaTheme="minorEastAsia" w:hAnsi="宋体" w:hint="eastAsia"/>
                <w:b/>
                <w:bCs/>
                <w:szCs w:val="21"/>
                <w:lang w:eastAsia="zh-CN"/>
              </w:rPr>
            </w:pPr>
            <w:r>
              <w:rPr>
                <w:rFonts w:ascii="宋体" w:eastAsiaTheme="minorEastAsia" w:hAnsi="宋体"/>
                <w:b/>
                <w:bCs/>
                <w:szCs w:val="21"/>
                <w:lang w:eastAsia="zh-CN"/>
              </w:rPr>
              <w:t>FANCA exon31 c.3031C&gt;T p.(R1011C)</w:t>
            </w:r>
          </w:p>
        </w:tc>
      </w:tr>
      <w:tr w:rsidR="0036189C" w14:paraId="22ACA410" w14:textId="77777777">
        <w:trPr>
          <w:trHeight w:val="441"/>
          <w:jc w:val="center"/>
        </w:trPr>
        <w:tc>
          <w:tcPr>
            <w:tcW w:w="1101" w:type="dxa"/>
            <w:vAlign w:val="center"/>
          </w:tcPr>
          <w:p w14:paraId="0B3983A9" w14:textId="77777777" w:rsidR="0036189C" w:rsidRDefault="00000000">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72" w:type="dxa"/>
            <w:shd w:val="clear" w:color="auto" w:fill="auto"/>
            <w:vAlign w:val="center"/>
          </w:tcPr>
          <w:p w14:paraId="387CB15A" w14:textId="77777777" w:rsidR="0036189C" w:rsidRDefault="00000000">
            <w:pPr>
              <w:rPr>
                <w:rFonts w:ascii="宋体" w:hAnsi="宋体" w:hint="eastAsia"/>
                <w:szCs w:val="21"/>
              </w:rPr>
            </w:pPr>
            <w:r>
              <w:rPr>
                <w:rFonts w:ascii="宋体" w:hAnsi="宋体" w:hint="eastAsia"/>
                <w:szCs w:val="21"/>
              </w:rPr>
              <w:t>FANCA基因是抑癌基因，编码蛋白是范可尼贫血核复合物的成员，参与DNA修复（PMID: 11673408, PMID: 12509764）。</w:t>
            </w:r>
          </w:p>
        </w:tc>
      </w:tr>
      <w:tr w:rsidR="0036189C" w14:paraId="3050A6B2" w14:textId="77777777">
        <w:trPr>
          <w:trHeight w:val="441"/>
          <w:jc w:val="center"/>
        </w:trPr>
        <w:tc>
          <w:tcPr>
            <w:tcW w:w="1101" w:type="dxa"/>
            <w:vAlign w:val="center"/>
          </w:tcPr>
          <w:p w14:paraId="541EAF89" w14:textId="77777777" w:rsidR="0036189C" w:rsidRDefault="00000000">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72" w:type="dxa"/>
            <w:shd w:val="clear" w:color="auto" w:fill="auto"/>
            <w:vAlign w:val="center"/>
          </w:tcPr>
          <w:p w14:paraId="3840FDAD" w14:textId="77777777" w:rsidR="0036189C" w:rsidRDefault="00000000">
            <w:pPr>
              <w:rPr>
                <w:rFonts w:ascii="宋体" w:hAnsi="宋体" w:hint="eastAsia"/>
                <w:szCs w:val="21"/>
                <w:lang w:eastAsia="zh-CN"/>
              </w:rPr>
            </w:pPr>
            <w:r>
              <w:rPr>
                <w:rFonts w:ascii="宋体" w:hAnsi="宋体" w:hint="eastAsia"/>
                <w:szCs w:val="21"/>
                <w:lang w:eastAsia="zh-CN"/>
              </w:rPr>
              <w:t>该变异为错义突变，导致基因编码蛋白第1011位氨基酸由精氨酸突变为半胱氨酸。该变异在iJGVD数据库人群等位基因频率为0.0004651（57/122548），ExAC、gnomADe、gnomADg数据库EAS人群等位基因频率分别为0.001271（11/8652）、0.0009068（36/39698）、0.0027（14/5186），1000G数据库无记录；ClinVar数据库报道该变异（ID=414834）的胚系突变分类为Benign/Likely benign（可靠度为两颗星）。基于整合预测工具REVEL认为该变异为intermediate，剪接预测软件SpliceAI认为该变异不影响剪接。因此，该变异为意义不明确变异。</w:t>
            </w:r>
          </w:p>
        </w:tc>
      </w:tr>
    </w:tbl>
    <w:p w14:paraId="2117D421" w14:textId="77777777" w:rsidR="0036189C" w:rsidRDefault="0036189C">
      <w:pPr>
        <w:rPr>
          <w:rFonts w:ascii="宋体" w:hAnsi="宋体" w:hint="eastAsia"/>
          <w:szCs w:val="21"/>
          <w:lang w:eastAsia="zh-CN"/>
        </w:rPr>
      </w:pPr>
    </w:p>
    <w:p w14:paraId="2A31CB2F" w14:textId="77777777" w:rsidR="0036189C" w:rsidRDefault="00000000">
      <w:pPr>
        <w:rPr>
          <w:rFonts w:ascii="宋体" w:hAnsi="宋体" w:hint="eastAsia"/>
          <w:szCs w:val="21"/>
          <w:lang w:eastAsia="zh-CN"/>
        </w:rPr>
      </w:pPr>
      <w:r>
        <w:rPr>
          <w:rFonts w:ascii="宋体" w:hAnsi="宋体"/>
          <w:szCs w:val="21"/>
          <w:lang w:eastAsia="zh-CN"/>
        </w:rPr>
        <w:t>注：</w:t>
      </w:r>
    </w:p>
    <w:p w14:paraId="534C91B4" w14:textId="77777777" w:rsidR="0036189C" w:rsidRDefault="00000000">
      <w:pPr>
        <w:rPr>
          <w:rFonts w:ascii="宋体" w:hAnsi="宋体" w:hint="eastAsia"/>
          <w:szCs w:val="21"/>
          <w:lang w:eastAsia="zh-CN"/>
        </w:rPr>
      </w:pPr>
      <w:r>
        <w:rPr>
          <w:rFonts w:ascii="宋体" w:hAnsi="宋体"/>
          <w:szCs w:val="21"/>
          <w:lang w:eastAsia="zh-CN"/>
        </w:rPr>
        <w:t>本部分仅对解读为意义不明确胚系变异进行详细解读。</w:t>
      </w:r>
    </w:p>
    <w:p w14:paraId="3B7E991B" w14:textId="77777777" w:rsidR="0036189C" w:rsidRDefault="0036189C">
      <w:pPr>
        <w:rPr>
          <w:rFonts w:ascii="宋体" w:hAnsi="宋体" w:hint="eastAsia"/>
          <w:szCs w:val="21"/>
          <w:lang w:eastAsia="zh-CN"/>
        </w:rPr>
      </w:pPr>
    </w:p>
    <w:p w14:paraId="02C47E2C" w14:textId="77777777" w:rsidR="0036189C" w:rsidRDefault="0036189C">
      <w:pPr>
        <w:rPr>
          <w:rFonts w:ascii="宋体" w:hAnsi="宋体" w:hint="eastAsia"/>
          <w:szCs w:val="21"/>
          <w:lang w:eastAsia="zh-CN"/>
        </w:rPr>
      </w:pPr>
    </w:p>
    <w:p w14:paraId="47291DE6" w14:textId="77777777" w:rsidR="0036189C" w:rsidRDefault="00000000">
      <w:pPr>
        <w:pStyle w:val="1"/>
        <w:pageBreakBefore/>
        <w:rPr>
          <w:lang w:eastAsia="zh-CN"/>
        </w:rPr>
      </w:pPr>
      <w:r>
        <w:rPr>
          <w:lang w:eastAsia="zh-CN"/>
        </w:rPr>
        <w:lastRenderedPageBreak/>
        <w:t>质控</w:t>
      </w:r>
      <w:r>
        <w:rPr>
          <w:rFonts w:hint="eastAsia"/>
          <w:lang w:eastAsia="zh-CN"/>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3"/>
        <w:gridCol w:w="544"/>
        <w:gridCol w:w="1725"/>
        <w:gridCol w:w="1945"/>
      </w:tblGrid>
      <w:tr w:rsidR="0036189C" w14:paraId="435EADB9" w14:textId="77777777">
        <w:trPr>
          <w:jc w:val="center"/>
        </w:trPr>
        <w:tc>
          <w:tcPr>
            <w:tcW w:w="5522" w:type="dxa"/>
            <w:gridSpan w:val="2"/>
            <w:shd w:val="clear" w:color="auto" w:fill="DAEEF3"/>
            <w:noWrap/>
            <w:vAlign w:val="center"/>
          </w:tcPr>
          <w:p w14:paraId="0F6CD814" w14:textId="77777777" w:rsidR="0036189C" w:rsidRDefault="00000000">
            <w:pPr>
              <w:spacing w:before="72"/>
              <w:jc w:val="center"/>
              <w:rPr>
                <w:b/>
                <w:szCs w:val="21"/>
                <w:lang w:eastAsia="zh-CN"/>
              </w:rPr>
            </w:pPr>
            <w:r>
              <w:rPr>
                <w:rFonts w:hint="eastAsia"/>
              </w:rPr>
              <w:t>质控参数</w:t>
            </w:r>
          </w:p>
        </w:tc>
        <w:tc>
          <w:tcPr>
            <w:tcW w:w="2269" w:type="dxa"/>
            <w:gridSpan w:val="2"/>
            <w:shd w:val="clear" w:color="auto" w:fill="DAEEF3"/>
            <w:vAlign w:val="center"/>
          </w:tcPr>
          <w:p w14:paraId="5DAA2160" w14:textId="77777777" w:rsidR="0036189C" w:rsidRDefault="00000000">
            <w:pPr>
              <w:spacing w:before="72"/>
              <w:jc w:val="center"/>
              <w:rPr>
                <w:b/>
                <w:szCs w:val="21"/>
                <w:lang w:eastAsia="zh-CN"/>
              </w:rPr>
            </w:pPr>
            <w:r>
              <w:rPr>
                <w:rFonts w:hint="eastAsia"/>
              </w:rPr>
              <w:t>质控数值</w:t>
            </w:r>
          </w:p>
        </w:tc>
        <w:tc>
          <w:tcPr>
            <w:tcW w:w="1945" w:type="dxa"/>
            <w:shd w:val="clear" w:color="auto" w:fill="DAEEF3"/>
            <w:vAlign w:val="center"/>
          </w:tcPr>
          <w:p w14:paraId="62CF3CDC" w14:textId="77777777" w:rsidR="0036189C" w:rsidRDefault="00000000">
            <w:pPr>
              <w:spacing w:before="72"/>
              <w:jc w:val="center"/>
              <w:rPr>
                <w:b/>
                <w:szCs w:val="21"/>
                <w:lang w:eastAsia="zh-CN"/>
              </w:rPr>
            </w:pPr>
            <w:r>
              <w:rPr>
                <w:rFonts w:hint="eastAsia"/>
              </w:rPr>
              <w:t>参考值</w:t>
            </w:r>
          </w:p>
        </w:tc>
      </w:tr>
      <w:tr w:rsidR="0036189C" w14:paraId="326EE19B" w14:textId="77777777">
        <w:trPr>
          <w:jc w:val="center"/>
        </w:trPr>
        <w:tc>
          <w:tcPr>
            <w:tcW w:w="2399" w:type="dxa"/>
            <w:shd w:val="clear" w:color="auto" w:fill="DAEEF3"/>
            <w:vAlign w:val="center"/>
          </w:tcPr>
          <w:p w14:paraId="223B57F8" w14:textId="77777777" w:rsidR="0036189C" w:rsidRDefault="00000000">
            <w:pPr>
              <w:pStyle w:val="1b"/>
              <w:ind w:firstLineChars="0" w:firstLine="0"/>
              <w:jc w:val="center"/>
              <w:rPr>
                <w:rFonts w:ascii="宋体" w:hAnsi="宋体" w:hint="eastAsia"/>
                <w:color w:val="000000"/>
              </w:rPr>
            </w:pPr>
            <w:r>
              <w:rPr>
                <w:rFonts w:ascii="宋体" w:hAnsi="宋体" w:hint="eastAsia"/>
              </w:rPr>
              <w:t>病理评估</w:t>
            </w:r>
          </w:p>
        </w:tc>
        <w:tc>
          <w:tcPr>
            <w:tcW w:w="3123" w:type="dxa"/>
            <w:vAlign w:val="center"/>
          </w:tcPr>
          <w:p w14:paraId="59AA7CB0" w14:textId="77777777" w:rsidR="0036189C" w:rsidRDefault="00000000">
            <w:pPr>
              <w:pStyle w:val="1b"/>
              <w:ind w:firstLineChars="0" w:firstLine="0"/>
              <w:jc w:val="center"/>
              <w:rPr>
                <w:rFonts w:ascii="宋体" w:hAnsi="宋体" w:cs="宋体" w:hint="eastAsia"/>
                <w:color w:val="000000"/>
                <w:lang w:bidi="ar"/>
              </w:rPr>
            </w:pPr>
            <w:r>
              <w:rPr>
                <w:rFonts w:ascii="宋体" w:hAnsi="宋体" w:cs="思源黑体 CN Light" w:hint="eastAsia"/>
                <w:kern w:val="0"/>
              </w:rPr>
              <w:t>恶性肿瘤细胞占比</w:t>
            </w:r>
            <w:r>
              <w:rPr>
                <w:rFonts w:ascii="宋体" w:hAnsi="宋体" w:cs="思源黑体 CN Light" w:hint="eastAsia"/>
                <w:kern w:val="0"/>
                <w:vertAlign w:val="superscript"/>
              </w:rPr>
              <w:t>1</w:t>
            </w:r>
          </w:p>
        </w:tc>
        <w:tc>
          <w:tcPr>
            <w:tcW w:w="2269" w:type="dxa"/>
            <w:gridSpan w:val="2"/>
            <w:vAlign w:val="center"/>
          </w:tcPr>
          <w:p w14:paraId="7C7E6398" w14:textId="77777777" w:rsidR="0036189C" w:rsidRDefault="00000000">
            <w:pPr>
              <w:pStyle w:val="1b"/>
              <w:ind w:firstLineChars="0" w:firstLine="0"/>
              <w:jc w:val="center"/>
              <w:rPr>
                <w:rFonts w:ascii="宋体" w:hAnsi="宋体" w:cs="宋体" w:hint="eastAsia"/>
                <w:color w:val="000000"/>
                <w:lang w:bidi="ar"/>
              </w:rPr>
            </w:pPr>
            <w:r>
              <w:rPr>
                <w:rFonts w:ascii="宋体" w:hAnsi="宋体" w:cs="宋体" w:hint="eastAsia"/>
                <w:color w:val="000000"/>
                <w:lang w:bidi="ar"/>
              </w:rPr>
              <w:t>不适用</w:t>
            </w:r>
          </w:p>
        </w:tc>
        <w:tc>
          <w:tcPr>
            <w:tcW w:w="1945" w:type="dxa"/>
            <w:vAlign w:val="center"/>
          </w:tcPr>
          <w:p w14:paraId="17BFC17F" w14:textId="77777777" w:rsidR="0036189C" w:rsidRDefault="00000000">
            <w:pPr>
              <w:pStyle w:val="1b"/>
              <w:ind w:firstLineChars="0" w:firstLine="0"/>
              <w:jc w:val="center"/>
              <w:rPr>
                <w:rFonts w:ascii="宋体" w:hAnsi="宋体" w:cs="宋体" w:hint="eastAsia"/>
                <w:color w:val="000000"/>
                <w:lang w:bidi="ar"/>
              </w:rPr>
            </w:pPr>
            <w:r>
              <w:rPr>
                <w:rFonts w:ascii="宋体" w:hAnsi="宋体" w:cs="宋体" w:hint="eastAsia"/>
                <w:color w:val="000000"/>
                <w:lang w:bidi="ar"/>
              </w:rPr>
              <w:t>不适用</w:t>
            </w:r>
          </w:p>
        </w:tc>
      </w:tr>
      <w:tr w:rsidR="0036189C" w14:paraId="7CB3271F" w14:textId="77777777">
        <w:trPr>
          <w:jc w:val="center"/>
        </w:trPr>
        <w:tc>
          <w:tcPr>
            <w:tcW w:w="2399" w:type="dxa"/>
            <w:vMerge w:val="restart"/>
            <w:shd w:val="clear" w:color="auto" w:fill="DAEEF3"/>
            <w:vAlign w:val="center"/>
          </w:tcPr>
          <w:p w14:paraId="62D1C130" w14:textId="77777777" w:rsidR="0036189C" w:rsidRDefault="00000000">
            <w:pPr>
              <w:pStyle w:val="1b"/>
              <w:ind w:firstLineChars="0" w:firstLine="0"/>
              <w:jc w:val="center"/>
              <w:rPr>
                <w:rFonts w:ascii="宋体" w:hAnsi="宋体" w:hint="eastAsia"/>
                <w:color w:val="000000"/>
              </w:rPr>
            </w:pPr>
            <w:r>
              <w:rPr>
                <w:rFonts w:ascii="宋体" w:hAnsi="宋体" w:hint="eastAsia"/>
              </w:rPr>
              <w:t>DNA</w:t>
            </w:r>
            <w:r>
              <w:rPr>
                <w:rFonts w:ascii="宋体" w:hAnsi="宋体" w:hint="eastAsia"/>
              </w:rPr>
              <w:t>质量评估</w:t>
            </w:r>
          </w:p>
        </w:tc>
        <w:tc>
          <w:tcPr>
            <w:tcW w:w="3123" w:type="dxa"/>
            <w:vAlign w:val="center"/>
          </w:tcPr>
          <w:p w14:paraId="23ED2C06" w14:textId="77777777" w:rsidR="0036189C" w:rsidRDefault="00000000">
            <w:pPr>
              <w:pStyle w:val="1b"/>
              <w:ind w:firstLineChars="0" w:firstLine="0"/>
              <w:jc w:val="center"/>
              <w:rPr>
                <w:rFonts w:ascii="宋体" w:hAnsi="宋体" w:cs="宋体" w:hint="eastAsia"/>
                <w:color w:val="000000"/>
                <w:lang w:bidi="ar"/>
              </w:rPr>
            </w:pPr>
            <w:r>
              <w:rPr>
                <w:rFonts w:ascii="宋体" w:hAnsi="宋体" w:cs="思源黑体 CN Light" w:hint="eastAsia"/>
                <w:kern w:val="0"/>
              </w:rPr>
              <w:t>DNA</w:t>
            </w:r>
            <w:r>
              <w:rPr>
                <w:rFonts w:ascii="宋体" w:hAnsi="宋体" w:cs="思源黑体 CN Light" w:hint="eastAsia"/>
                <w:kern w:val="0"/>
              </w:rPr>
              <w:t>总量（</w:t>
            </w:r>
            <w:r>
              <w:rPr>
                <w:rFonts w:ascii="宋体" w:hAnsi="宋体" w:cs="思源黑体 CN Light" w:hint="eastAsia"/>
                <w:kern w:val="0"/>
              </w:rPr>
              <w:t>ng</w:t>
            </w:r>
            <w:r>
              <w:rPr>
                <w:rFonts w:ascii="宋体" w:hAnsi="宋体" w:cs="思源黑体 CN Light" w:hint="eastAsia"/>
                <w:kern w:val="0"/>
              </w:rPr>
              <w:t>）</w:t>
            </w:r>
            <w:r>
              <w:rPr>
                <w:rFonts w:ascii="宋体" w:hAnsi="宋体" w:cs="思源黑体 CN Light" w:hint="eastAsia"/>
                <w:kern w:val="0"/>
                <w:vertAlign w:val="superscript"/>
              </w:rPr>
              <w:t>2</w:t>
            </w:r>
          </w:p>
        </w:tc>
        <w:tc>
          <w:tcPr>
            <w:tcW w:w="2269" w:type="dxa"/>
            <w:gridSpan w:val="2"/>
            <w:vAlign w:val="center"/>
          </w:tcPr>
          <w:p w14:paraId="5CBEB6FF" w14:textId="77777777" w:rsidR="0036189C" w:rsidRDefault="00000000">
            <w:pPr>
              <w:pStyle w:val="1b"/>
              <w:ind w:firstLineChars="0" w:firstLine="0"/>
              <w:jc w:val="center"/>
              <w:rPr>
                <w:rFonts w:ascii="宋体" w:hAnsi="宋体" w:cs="宋体" w:hint="eastAsia"/>
                <w:color w:val="000000"/>
                <w:lang w:bidi="ar"/>
              </w:rPr>
            </w:pPr>
            <w:r>
              <w:rPr>
                <w:rFonts w:ascii="宋体" w:hAnsi="宋体" w:cs="宋体" w:hint="eastAsia"/>
                <w:color w:val="000000"/>
                <w:lang w:bidi="ar"/>
              </w:rPr>
              <w:t>240</w:t>
            </w:r>
          </w:p>
        </w:tc>
        <w:tc>
          <w:tcPr>
            <w:tcW w:w="1945" w:type="dxa"/>
            <w:vAlign w:val="center"/>
          </w:tcPr>
          <w:p w14:paraId="1B7F4628" w14:textId="77777777" w:rsidR="0036189C" w:rsidRDefault="00000000">
            <w:pPr>
              <w:pStyle w:val="1b"/>
              <w:ind w:firstLineChars="0" w:firstLine="0"/>
              <w:jc w:val="center"/>
              <w:rPr>
                <w:rFonts w:ascii="宋体" w:hAnsi="宋体" w:cs="宋体" w:hint="eastAsia"/>
                <w:color w:val="000000"/>
                <w:lang w:bidi="ar"/>
              </w:rPr>
            </w:pPr>
            <w:r>
              <w:rPr>
                <w:rFonts w:ascii="宋体" w:hAnsi="宋体" w:hint="eastAsia"/>
              </w:rPr>
              <w:t>≥</w:t>
            </w:r>
            <w:r>
              <w:rPr>
                <w:rFonts w:ascii="宋体" w:hAnsi="宋体" w:hint="eastAsia"/>
              </w:rPr>
              <w:t>20</w:t>
            </w:r>
          </w:p>
        </w:tc>
      </w:tr>
      <w:tr w:rsidR="0036189C" w14:paraId="6D939D0F" w14:textId="77777777">
        <w:trPr>
          <w:jc w:val="center"/>
        </w:trPr>
        <w:tc>
          <w:tcPr>
            <w:tcW w:w="2399" w:type="dxa"/>
            <w:vMerge/>
            <w:shd w:val="clear" w:color="auto" w:fill="DAEEF3"/>
            <w:vAlign w:val="center"/>
          </w:tcPr>
          <w:p w14:paraId="7FF0D21C" w14:textId="77777777" w:rsidR="0036189C" w:rsidRDefault="0036189C">
            <w:pPr>
              <w:widowControl/>
              <w:rPr>
                <w:rFonts w:ascii="宋体" w:hAnsi="宋体" w:hint="eastAsia"/>
                <w:color w:val="000000"/>
                <w:szCs w:val="21"/>
              </w:rPr>
            </w:pPr>
          </w:p>
        </w:tc>
        <w:tc>
          <w:tcPr>
            <w:tcW w:w="3123" w:type="dxa"/>
            <w:vAlign w:val="center"/>
          </w:tcPr>
          <w:p w14:paraId="54B97422" w14:textId="77777777" w:rsidR="0036189C" w:rsidRDefault="00000000">
            <w:pPr>
              <w:pStyle w:val="1b"/>
              <w:ind w:firstLineChars="0" w:firstLine="0"/>
              <w:jc w:val="center"/>
              <w:rPr>
                <w:rFonts w:ascii="宋体" w:hAnsi="宋体" w:cs="宋体" w:hint="eastAsia"/>
                <w:color w:val="000000"/>
                <w:lang w:bidi="ar"/>
              </w:rPr>
            </w:pPr>
            <w:r>
              <w:rPr>
                <w:rFonts w:ascii="宋体" w:hAnsi="宋体" w:cs="思源黑体 CN Light" w:hint="eastAsia"/>
                <w:kern w:val="0"/>
              </w:rPr>
              <w:t>文库总量（</w:t>
            </w:r>
            <w:r>
              <w:rPr>
                <w:rFonts w:ascii="宋体" w:hAnsi="宋体" w:hint="eastAsia"/>
              </w:rPr>
              <w:t>ng</w:t>
            </w:r>
            <w:r>
              <w:rPr>
                <w:rFonts w:ascii="宋体" w:hAnsi="宋体" w:cs="思源黑体 CN Light" w:hint="eastAsia"/>
                <w:kern w:val="0"/>
              </w:rPr>
              <w:t>）</w:t>
            </w:r>
            <w:r>
              <w:rPr>
                <w:rFonts w:ascii="宋体" w:hAnsi="宋体" w:cs="思源黑体 CN Light" w:hint="eastAsia"/>
                <w:kern w:val="0"/>
                <w:vertAlign w:val="superscript"/>
              </w:rPr>
              <w:t>3</w:t>
            </w:r>
          </w:p>
        </w:tc>
        <w:tc>
          <w:tcPr>
            <w:tcW w:w="2269" w:type="dxa"/>
            <w:gridSpan w:val="2"/>
            <w:vAlign w:val="center"/>
          </w:tcPr>
          <w:p w14:paraId="69A90ED8" w14:textId="77777777" w:rsidR="0036189C" w:rsidRDefault="00000000">
            <w:pPr>
              <w:pStyle w:val="1b"/>
              <w:ind w:firstLineChars="0" w:firstLine="0"/>
              <w:jc w:val="center"/>
              <w:rPr>
                <w:rFonts w:ascii="宋体" w:hAnsi="宋体" w:cs="宋体" w:hint="eastAsia"/>
                <w:color w:val="000000"/>
                <w:lang w:bidi="ar"/>
              </w:rPr>
            </w:pPr>
            <w:r>
              <w:rPr>
                <w:rFonts w:ascii="宋体" w:hAnsi="宋体" w:cs="宋体" w:hint="eastAsia"/>
                <w:color w:val="000000"/>
                <w:lang w:bidi="ar"/>
              </w:rPr>
              <w:t>420</w:t>
            </w:r>
          </w:p>
        </w:tc>
        <w:tc>
          <w:tcPr>
            <w:tcW w:w="1945" w:type="dxa"/>
            <w:vAlign w:val="center"/>
          </w:tcPr>
          <w:p w14:paraId="15AB7426" w14:textId="77777777" w:rsidR="0036189C" w:rsidRDefault="00000000">
            <w:pPr>
              <w:pStyle w:val="1b"/>
              <w:ind w:firstLineChars="0" w:firstLine="0"/>
              <w:jc w:val="center"/>
              <w:rPr>
                <w:rFonts w:ascii="宋体" w:hAnsi="宋体" w:cs="宋体" w:hint="eastAsia"/>
                <w:color w:val="000000"/>
                <w:lang w:bidi="ar"/>
              </w:rPr>
            </w:pPr>
            <w:r>
              <w:rPr>
                <w:rFonts w:ascii="宋体" w:hAnsi="宋体" w:hint="eastAsia"/>
              </w:rPr>
              <w:t>≥</w:t>
            </w:r>
            <w:r>
              <w:rPr>
                <w:rFonts w:ascii="宋体" w:hAnsi="宋体" w:hint="eastAsia"/>
              </w:rPr>
              <w:t>200</w:t>
            </w:r>
          </w:p>
        </w:tc>
      </w:tr>
      <w:tr w:rsidR="0036189C" w14:paraId="6EC08C5D" w14:textId="77777777">
        <w:trPr>
          <w:jc w:val="center"/>
        </w:trPr>
        <w:tc>
          <w:tcPr>
            <w:tcW w:w="2399" w:type="dxa"/>
            <w:vMerge w:val="restart"/>
            <w:shd w:val="clear" w:color="auto" w:fill="DAEEF3"/>
            <w:vAlign w:val="center"/>
          </w:tcPr>
          <w:p w14:paraId="52FD3EAF" w14:textId="77777777" w:rsidR="0036189C" w:rsidRDefault="00000000">
            <w:pPr>
              <w:pStyle w:val="1b"/>
              <w:ind w:firstLineChars="0" w:firstLine="0"/>
              <w:jc w:val="center"/>
              <w:rPr>
                <w:rFonts w:ascii="宋体" w:hAnsi="宋体" w:hint="eastAsia"/>
                <w:color w:val="000000"/>
              </w:rPr>
            </w:pPr>
            <w:r>
              <w:rPr>
                <w:rFonts w:ascii="宋体" w:hAnsi="宋体" w:hint="eastAsia"/>
              </w:rPr>
              <w:t>测序质量评估</w:t>
            </w:r>
          </w:p>
        </w:tc>
        <w:tc>
          <w:tcPr>
            <w:tcW w:w="3123" w:type="dxa"/>
            <w:vAlign w:val="center"/>
          </w:tcPr>
          <w:p w14:paraId="585AB1B0" w14:textId="77777777" w:rsidR="0036189C" w:rsidRDefault="00000000">
            <w:pPr>
              <w:pStyle w:val="1b"/>
              <w:ind w:firstLineChars="0" w:firstLine="0"/>
              <w:jc w:val="center"/>
              <w:rPr>
                <w:rFonts w:ascii="宋体" w:hAnsi="宋体" w:cs="宋体" w:hint="eastAsia"/>
                <w:color w:val="000000"/>
                <w:lang w:bidi="ar"/>
              </w:rPr>
            </w:pPr>
            <w:r>
              <w:rPr>
                <w:rFonts w:ascii="宋体" w:hAnsi="宋体" w:cs="思源黑体 CN Light" w:hint="eastAsia"/>
                <w:kern w:val="0"/>
              </w:rPr>
              <w:t xml:space="preserve">Q30 </w:t>
            </w:r>
            <w:r>
              <w:rPr>
                <w:rFonts w:ascii="宋体" w:hAnsi="宋体" w:cs="思源黑体 CN Light"/>
                <w:kern w:val="0"/>
                <w:vertAlign w:val="superscript"/>
              </w:rPr>
              <w:t>4</w:t>
            </w:r>
          </w:p>
        </w:tc>
        <w:tc>
          <w:tcPr>
            <w:tcW w:w="2269" w:type="dxa"/>
            <w:gridSpan w:val="2"/>
            <w:vAlign w:val="center"/>
          </w:tcPr>
          <w:p w14:paraId="2A5F9F48" w14:textId="77777777" w:rsidR="0036189C" w:rsidRDefault="00000000">
            <w:pPr>
              <w:pStyle w:val="1b"/>
              <w:ind w:firstLineChars="0" w:firstLine="0"/>
              <w:jc w:val="center"/>
              <w:rPr>
                <w:rFonts w:ascii="宋体" w:hAnsi="宋体" w:cs="宋体" w:hint="eastAsia"/>
                <w:color w:val="000000"/>
                <w:lang w:bidi="ar"/>
              </w:rPr>
            </w:pPr>
            <w:r>
              <w:rPr>
                <w:rFonts w:ascii="宋体" w:hAnsi="宋体" w:cs="宋体" w:hint="eastAsia"/>
                <w:color w:val="000000"/>
                <w:lang w:bidi="ar"/>
              </w:rPr>
              <w:t>93.40%</w:t>
            </w:r>
          </w:p>
        </w:tc>
        <w:tc>
          <w:tcPr>
            <w:tcW w:w="1945" w:type="dxa"/>
            <w:vAlign w:val="center"/>
          </w:tcPr>
          <w:p w14:paraId="316E47AD" w14:textId="77777777" w:rsidR="0036189C" w:rsidRDefault="00000000">
            <w:pPr>
              <w:pStyle w:val="1b"/>
              <w:ind w:firstLineChars="0" w:firstLine="0"/>
              <w:jc w:val="center"/>
              <w:rPr>
                <w:rFonts w:ascii="宋体" w:hAnsi="宋体" w:cs="宋体" w:hint="eastAsia"/>
                <w:color w:val="000000"/>
                <w:lang w:bidi="ar"/>
              </w:rPr>
            </w:pPr>
            <w:r>
              <w:rPr>
                <w:rFonts w:ascii="宋体" w:hAnsi="宋体" w:hint="eastAsia"/>
              </w:rPr>
              <w:t>≥</w:t>
            </w:r>
            <w:r>
              <w:rPr>
                <w:rFonts w:ascii="宋体" w:hAnsi="宋体" w:hint="eastAsia"/>
              </w:rPr>
              <w:t>75%</w:t>
            </w:r>
          </w:p>
        </w:tc>
      </w:tr>
      <w:tr w:rsidR="0036189C" w14:paraId="637640AD" w14:textId="77777777">
        <w:trPr>
          <w:jc w:val="center"/>
        </w:trPr>
        <w:tc>
          <w:tcPr>
            <w:tcW w:w="2399" w:type="dxa"/>
            <w:vMerge/>
            <w:shd w:val="clear" w:color="auto" w:fill="DAEEF3"/>
            <w:vAlign w:val="center"/>
          </w:tcPr>
          <w:p w14:paraId="6BD5C7CA" w14:textId="77777777" w:rsidR="0036189C" w:rsidRDefault="0036189C">
            <w:pPr>
              <w:spacing w:before="72"/>
              <w:jc w:val="center"/>
              <w:rPr>
                <w:rFonts w:ascii="宋体" w:hAnsi="宋体" w:hint="eastAsia"/>
                <w:color w:val="000000"/>
                <w:szCs w:val="21"/>
              </w:rPr>
            </w:pPr>
          </w:p>
        </w:tc>
        <w:tc>
          <w:tcPr>
            <w:tcW w:w="3123" w:type="dxa"/>
            <w:vAlign w:val="center"/>
          </w:tcPr>
          <w:p w14:paraId="035E81E7" w14:textId="77777777" w:rsidR="0036189C" w:rsidRDefault="00000000">
            <w:pPr>
              <w:pStyle w:val="1b"/>
              <w:ind w:firstLineChars="0" w:firstLine="0"/>
              <w:jc w:val="center"/>
              <w:rPr>
                <w:rFonts w:ascii="宋体" w:hAnsi="宋体" w:cs="宋体" w:hint="eastAsia"/>
                <w:color w:val="000000"/>
                <w:lang w:bidi="ar"/>
              </w:rPr>
            </w:pPr>
            <w:r>
              <w:rPr>
                <w:rFonts w:ascii="宋体" w:hAnsi="宋体" w:cs="思源黑体 CN Light" w:hint="eastAsia"/>
                <w:kern w:val="0"/>
              </w:rPr>
              <w:t>平均有效深度（×）</w:t>
            </w:r>
            <w:del w:id="22" w:author="肖惠玲" w:date="2026-05-12T14:40:00Z">
              <w:r>
                <w:rPr>
                  <w:rFonts w:ascii="宋体" w:hAnsi="宋体" w:cs="思源黑体 CN Light" w:hint="eastAsia"/>
                  <w:kern w:val="0"/>
                  <w:vertAlign w:val="superscript"/>
                </w:rPr>
                <w:delText>9</w:delText>
              </w:r>
            </w:del>
            <w:ins w:id="23" w:author="肖惠玲" w:date="2026-05-12T14:40:00Z">
              <w:r>
                <w:rPr>
                  <w:rFonts w:ascii="宋体" w:hAnsi="宋体" w:cs="思源黑体 CN Light" w:hint="eastAsia"/>
                  <w:kern w:val="0"/>
                  <w:vertAlign w:val="superscript"/>
                </w:rPr>
                <w:t>5</w:t>
              </w:r>
            </w:ins>
          </w:p>
        </w:tc>
        <w:tc>
          <w:tcPr>
            <w:tcW w:w="2269" w:type="dxa"/>
            <w:gridSpan w:val="2"/>
            <w:vAlign w:val="center"/>
          </w:tcPr>
          <w:p w14:paraId="5BAA3596" w14:textId="77777777" w:rsidR="0036189C" w:rsidRDefault="00000000">
            <w:pPr>
              <w:pStyle w:val="1b"/>
              <w:ind w:firstLineChars="0" w:firstLine="0"/>
              <w:jc w:val="center"/>
              <w:rPr>
                <w:rFonts w:ascii="宋体" w:hAnsi="宋体" w:cs="宋体" w:hint="eastAsia"/>
                <w:color w:val="000000"/>
                <w:lang w:bidi="ar"/>
              </w:rPr>
            </w:pPr>
            <w:r>
              <w:rPr>
                <w:rFonts w:ascii="宋体" w:hAnsi="宋体" w:cs="宋体" w:hint="eastAsia"/>
                <w:color w:val="000000"/>
                <w:lang w:bidi="ar"/>
              </w:rPr>
              <w:t>105</w:t>
            </w:r>
          </w:p>
        </w:tc>
        <w:tc>
          <w:tcPr>
            <w:tcW w:w="1945" w:type="dxa"/>
            <w:vAlign w:val="center"/>
          </w:tcPr>
          <w:p w14:paraId="2BD69DF3" w14:textId="77777777" w:rsidR="0036189C" w:rsidRDefault="00000000">
            <w:pPr>
              <w:pStyle w:val="1b"/>
              <w:ind w:firstLineChars="0" w:firstLine="0"/>
              <w:jc w:val="center"/>
              <w:rPr>
                <w:rFonts w:ascii="宋体" w:hAnsi="宋体" w:cs="宋体" w:hint="eastAsia"/>
                <w:color w:val="000000"/>
                <w:lang w:bidi="ar"/>
              </w:rPr>
            </w:pPr>
            <w:r>
              <w:rPr>
                <w:rFonts w:ascii="宋体" w:hAnsi="宋体" w:hint="eastAsia"/>
              </w:rPr>
              <w:t>≥</w:t>
            </w:r>
            <w:r>
              <w:rPr>
                <w:rFonts w:ascii="宋体" w:hAnsi="宋体" w:cs="思源黑体 CN Light" w:hint="eastAsia"/>
                <w:kern w:val="0"/>
              </w:rPr>
              <w:t>100</w:t>
            </w:r>
          </w:p>
        </w:tc>
      </w:tr>
      <w:tr w:rsidR="0036189C" w14:paraId="07FA2B88" w14:textId="77777777">
        <w:trPr>
          <w:jc w:val="center"/>
        </w:trPr>
        <w:tc>
          <w:tcPr>
            <w:tcW w:w="2399" w:type="dxa"/>
            <w:shd w:val="clear" w:color="auto" w:fill="DAEEF3"/>
            <w:vAlign w:val="center"/>
          </w:tcPr>
          <w:p w14:paraId="4A9C1F0A" w14:textId="77777777" w:rsidR="0036189C" w:rsidRDefault="00000000">
            <w:pPr>
              <w:spacing w:before="72"/>
              <w:jc w:val="center"/>
              <w:rPr>
                <w:rFonts w:ascii="宋体" w:hAnsi="宋体" w:hint="eastAsia"/>
                <w:color w:val="000000"/>
                <w:szCs w:val="21"/>
              </w:rPr>
            </w:pPr>
            <w:r>
              <w:rPr>
                <w:rFonts w:ascii="宋体" w:hAnsi="宋体" w:hint="eastAsia"/>
                <w:color w:val="000000"/>
                <w:szCs w:val="21"/>
                <w:lang w:eastAsia="zh-CN"/>
              </w:rPr>
              <w:t>总体质量评估</w:t>
            </w:r>
            <w:del w:id="24" w:author="肖惠玲" w:date="2026-05-12T14:40:00Z">
              <w:r>
                <w:rPr>
                  <w:rFonts w:ascii="宋体" w:hAnsi="宋体" w:hint="eastAsia"/>
                  <w:szCs w:val="21"/>
                  <w:vertAlign w:val="superscript"/>
                  <w:lang w:eastAsia="zh-CN"/>
                </w:rPr>
                <w:delText>9</w:delText>
              </w:r>
            </w:del>
            <w:ins w:id="25" w:author="肖惠玲" w:date="2026-05-12T14:40:00Z">
              <w:r>
                <w:rPr>
                  <w:rFonts w:ascii="宋体" w:hAnsi="宋体" w:hint="eastAsia"/>
                  <w:szCs w:val="21"/>
                  <w:vertAlign w:val="superscript"/>
                  <w:lang w:eastAsia="zh-CN"/>
                </w:rPr>
                <w:t>6</w:t>
              </w:r>
            </w:ins>
          </w:p>
        </w:tc>
        <w:tc>
          <w:tcPr>
            <w:tcW w:w="7337" w:type="dxa"/>
            <w:gridSpan w:val="4"/>
            <w:vAlign w:val="center"/>
          </w:tcPr>
          <w:p w14:paraId="625F9594" w14:textId="77777777" w:rsidR="0036189C" w:rsidRDefault="00000000">
            <w:pPr>
              <w:pStyle w:val="af6"/>
              <w:ind w:left="0" w:firstLine="0"/>
              <w:jc w:val="center"/>
              <w:rPr>
                <w:rFonts w:ascii="宋体" w:eastAsia="宋体" w:hAnsi="宋体" w:cs="宋体" w:hint="eastAsia"/>
                <w:color w:val="000000"/>
                <w:lang w:bidi="ar"/>
              </w:rPr>
            </w:pPr>
            <w:r>
              <w:rPr>
                <w:rFonts w:ascii="宋体" w:eastAsia="宋体" w:hAnsi="宋体" w:cs="宋体" w:hint="eastAsia"/>
                <w:color w:val="000000"/>
                <w:lang w:bidi="ar"/>
              </w:rPr>
              <w:t>合格</w:t>
            </w:r>
          </w:p>
        </w:tc>
      </w:tr>
      <w:tr w:rsidR="0036189C" w14:paraId="71B391D9" w14:textId="77777777">
        <w:trPr>
          <w:jc w:val="center"/>
        </w:trPr>
        <w:tc>
          <w:tcPr>
            <w:tcW w:w="2399" w:type="dxa"/>
            <w:shd w:val="clear" w:color="auto" w:fill="DAEEF3"/>
            <w:vAlign w:val="center"/>
          </w:tcPr>
          <w:p w14:paraId="2364AEF0" w14:textId="77777777" w:rsidR="0036189C" w:rsidRDefault="00000000">
            <w:pPr>
              <w:spacing w:before="72"/>
              <w:jc w:val="center"/>
              <w:rPr>
                <w:rFonts w:ascii="宋体" w:hAnsi="宋体" w:hint="eastAsia"/>
                <w:color w:val="000000"/>
                <w:szCs w:val="21"/>
                <w:lang w:eastAsia="zh-CN"/>
              </w:rPr>
            </w:pPr>
            <w:r>
              <w:rPr>
                <w:rFonts w:ascii="宋体" w:hAnsi="宋体" w:hint="eastAsia"/>
                <w:color w:val="000000"/>
                <w:szCs w:val="21"/>
                <w:lang w:eastAsia="zh-CN"/>
              </w:rPr>
              <w:t>生信审核日期</w:t>
            </w:r>
          </w:p>
          <w:p w14:paraId="6897FF4F" w14:textId="77777777" w:rsidR="0036189C" w:rsidRDefault="00000000">
            <w:pPr>
              <w:spacing w:before="72"/>
              <w:jc w:val="center"/>
              <w:rPr>
                <w:rFonts w:ascii="宋体" w:hAnsi="宋体" w:hint="eastAsia"/>
                <w:color w:val="000000"/>
                <w:szCs w:val="21"/>
                <w:lang w:eastAsia="zh-CN"/>
              </w:rPr>
            </w:pPr>
            <w:r>
              <w:rPr>
                <w:rFonts w:ascii="宋体" w:hAnsi="宋体" w:hint="eastAsia"/>
                <w:color w:val="000000"/>
                <w:szCs w:val="21"/>
                <w:lang w:eastAsia="zh-CN"/>
              </w:rPr>
              <w:t>及审核人</w:t>
            </w:r>
          </w:p>
        </w:tc>
        <w:tc>
          <w:tcPr>
            <w:tcW w:w="3667" w:type="dxa"/>
            <w:gridSpan w:val="2"/>
            <w:vAlign w:val="center"/>
          </w:tcPr>
          <w:p w14:paraId="2A2A5689" w14:textId="77777777" w:rsidR="0036189C" w:rsidRDefault="00000000">
            <w:pPr>
              <w:pStyle w:val="af6"/>
              <w:ind w:left="0" w:firstLine="0"/>
              <w:jc w:val="center"/>
              <w:rPr>
                <w:rFonts w:ascii="宋体" w:eastAsia="宋体" w:hAnsi="宋体" w:cs="宋体" w:hint="eastAsia"/>
                <w:color w:val="000000"/>
                <w:lang w:bidi="ar"/>
              </w:rPr>
            </w:pPr>
            <w:r>
              <w:rPr>
                <w:rFonts w:ascii="宋体" w:eastAsia="宋体" w:hAnsi="宋体" w:cs="宋体" w:hint="eastAsia"/>
                <w:color w:val="000000"/>
                <w:lang w:bidi="ar"/>
              </w:rPr>
              <w:t>2026-04-16</w:t>
            </w:r>
          </w:p>
        </w:tc>
        <w:tc>
          <w:tcPr>
            <w:tcW w:w="3670" w:type="dxa"/>
            <w:gridSpan w:val="2"/>
            <w:vAlign w:val="center"/>
          </w:tcPr>
          <w:p w14:paraId="3546A1A2" w14:textId="77777777" w:rsidR="0036189C" w:rsidRDefault="00000000">
            <w:pPr>
              <w:pStyle w:val="af6"/>
              <w:ind w:left="0" w:firstLine="0"/>
              <w:jc w:val="center"/>
              <w:rPr>
                <w:rFonts w:ascii="宋体" w:eastAsia="宋体" w:hAnsi="宋体" w:cs="宋体" w:hint="eastAsia"/>
                <w:color w:val="000000"/>
                <w:lang w:bidi="ar"/>
              </w:rPr>
            </w:pPr>
            <w:r>
              <w:rPr>
                <w:noProof/>
              </w:rPr>
              <w:drawing>
                <wp:inline distT="0" distB="0" distL="0" distR="0" wp14:anchorId="41078C70" wp14:editId="59A36FEA">
                  <wp:extent cx="1190625" cy="440055"/>
                  <wp:effectExtent l="0" t="0" r="3175" b="444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胡陈文"/>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190625" cy="440055"/>
                          </a:xfrm>
                          <a:prstGeom prst="rect">
                            <a:avLst/>
                          </a:prstGeom>
                          <a:noFill/>
                          <a:ln>
                            <a:noFill/>
                          </a:ln>
                        </pic:spPr>
                      </pic:pic>
                    </a:graphicData>
                  </a:graphic>
                </wp:inline>
              </w:drawing>
            </w:r>
          </w:p>
        </w:tc>
      </w:tr>
    </w:tbl>
    <w:p w14:paraId="10EF3569" w14:textId="77777777" w:rsidR="0036189C" w:rsidRDefault="0036189C">
      <w:pPr>
        <w:pStyle w:val="af6"/>
        <w:ind w:left="0" w:firstLine="0"/>
        <w:rPr>
          <w:rFonts w:ascii="思源黑体 CN Normal" w:eastAsia="思源黑体 CN Normal" w:hAnsi="思源黑体 CN Normal" w:hint="eastAsia"/>
          <w:sz w:val="16"/>
          <w:szCs w:val="16"/>
        </w:rPr>
      </w:pPr>
    </w:p>
    <w:p w14:paraId="43E0AF1F" w14:textId="77777777" w:rsidR="0036189C" w:rsidRDefault="0036189C">
      <w:pPr>
        <w:pStyle w:val="af6"/>
        <w:ind w:left="0" w:firstLine="0"/>
        <w:rPr>
          <w:rFonts w:ascii="思源黑体 CN Normal" w:eastAsia="思源黑体 CN Normal" w:hAnsi="思源黑体 CN Normal" w:hint="eastAsia"/>
          <w:sz w:val="16"/>
          <w:szCs w:val="16"/>
        </w:rPr>
      </w:pPr>
    </w:p>
    <w:p w14:paraId="1DAB1806" w14:textId="77777777" w:rsidR="0036189C" w:rsidRDefault="00000000">
      <w:pPr>
        <w:pStyle w:val="af6"/>
        <w:ind w:left="0" w:firstLine="0"/>
        <w:rPr>
          <w:rFonts w:ascii="宋体" w:eastAsia="宋体" w:hAnsi="宋体" w:cs="宋体" w:hint="eastAsia"/>
          <w:b/>
          <w:bCs/>
          <w:color w:val="000000"/>
        </w:rPr>
      </w:pPr>
      <w:r>
        <w:rPr>
          <w:rFonts w:ascii="宋体" w:eastAsia="宋体" w:hAnsi="宋体" w:cs="宋体" w:hint="eastAsia"/>
          <w:b/>
          <w:bCs/>
        </w:rPr>
        <w:t>注：</w:t>
      </w:r>
    </w:p>
    <w:p w14:paraId="47C556E6" w14:textId="77777777" w:rsidR="0036189C" w:rsidRDefault="00000000">
      <w:pPr>
        <w:pStyle w:val="af6"/>
        <w:numPr>
          <w:ilvl w:val="0"/>
          <w:numId w:val="5"/>
        </w:numPr>
        <w:rPr>
          <w:rFonts w:ascii="宋体" w:eastAsia="宋体" w:hAnsi="宋体" w:cs="宋体" w:hint="eastAsia"/>
          <w:color w:val="000000"/>
        </w:rPr>
      </w:pPr>
      <w:r>
        <w:rPr>
          <w:rFonts w:ascii="宋体" w:eastAsia="宋体" w:hAnsi="宋体" w:cs="宋体" w:hint="eastAsia"/>
          <w:color w:val="000000"/>
        </w:rPr>
        <w:t>恶性肿瘤细胞占比：经HE染色评估，该样本中恶性肿瘤细胞占比，仅送检样本类型包含石蜡玻片时可进行此项评估；如果检测样本的恶性肿瘤细胞占比低于20%，可能影响HRR检测结果的准确性。</w:t>
      </w:r>
    </w:p>
    <w:p w14:paraId="78A3A2A6" w14:textId="77777777" w:rsidR="0036189C" w:rsidRDefault="00000000">
      <w:pPr>
        <w:pStyle w:val="af6"/>
        <w:numPr>
          <w:ilvl w:val="0"/>
          <w:numId w:val="5"/>
        </w:numPr>
        <w:rPr>
          <w:rFonts w:ascii="宋体" w:eastAsia="宋体" w:hAnsi="宋体" w:cs="宋体" w:hint="eastAsia"/>
          <w:color w:val="000000"/>
        </w:rPr>
      </w:pPr>
      <w:r>
        <w:rPr>
          <w:rFonts w:ascii="宋体" w:eastAsia="宋体" w:hAnsi="宋体" w:cs="宋体" w:hint="eastAsia"/>
          <w:color w:val="000000"/>
        </w:rPr>
        <w:t>DNA总量：送检样本提取的DNA总量；</w:t>
      </w:r>
    </w:p>
    <w:p w14:paraId="38A3A621" w14:textId="77777777" w:rsidR="0036189C" w:rsidRDefault="00000000">
      <w:pPr>
        <w:pStyle w:val="af6"/>
        <w:numPr>
          <w:ilvl w:val="0"/>
          <w:numId w:val="5"/>
        </w:numPr>
        <w:rPr>
          <w:rFonts w:ascii="宋体" w:eastAsia="宋体" w:hAnsi="宋体" w:cs="宋体" w:hint="eastAsia"/>
          <w:color w:val="000000"/>
        </w:rPr>
      </w:pPr>
      <w:r>
        <w:rPr>
          <w:rFonts w:ascii="宋体" w:eastAsia="宋体" w:hAnsi="宋体" w:cs="宋体" w:hint="eastAsia"/>
          <w:color w:val="000000"/>
        </w:rPr>
        <w:t>文库总量：文库构建结束后的总量；</w:t>
      </w:r>
    </w:p>
    <w:p w14:paraId="79290226" w14:textId="77777777" w:rsidR="0036189C" w:rsidRDefault="00000000">
      <w:pPr>
        <w:pStyle w:val="af6"/>
        <w:numPr>
          <w:ilvl w:val="0"/>
          <w:numId w:val="5"/>
        </w:numPr>
        <w:rPr>
          <w:rFonts w:ascii="宋体" w:eastAsia="宋体" w:hAnsi="宋体" w:cs="宋体" w:hint="eastAsia"/>
          <w:color w:val="000000"/>
        </w:rPr>
      </w:pPr>
      <w:r>
        <w:rPr>
          <w:rFonts w:ascii="宋体" w:eastAsia="宋体" w:hAnsi="宋体" w:cs="宋体" w:hint="eastAsia"/>
          <w:color w:val="000000"/>
        </w:rPr>
        <w:t>Q30：碱基质量Q30占比，测序的准确率高于99.9%的碱基的比例；</w:t>
      </w:r>
    </w:p>
    <w:p w14:paraId="3544548E" w14:textId="77777777" w:rsidR="0036189C" w:rsidRDefault="00000000">
      <w:pPr>
        <w:pStyle w:val="af6"/>
        <w:numPr>
          <w:ilvl w:val="0"/>
          <w:numId w:val="5"/>
        </w:numPr>
        <w:rPr>
          <w:rFonts w:ascii="宋体" w:eastAsia="宋体" w:hAnsi="宋体" w:cs="宋体" w:hint="eastAsia"/>
          <w:color w:val="000000"/>
        </w:rPr>
      </w:pPr>
      <w:r>
        <w:rPr>
          <w:rFonts w:ascii="宋体" w:eastAsia="宋体" w:hAnsi="宋体" w:cs="宋体" w:hint="eastAsia"/>
          <w:color w:val="000000"/>
        </w:rPr>
        <w:t>平均有效深度：通过分子标签校正后的平均测序深度。</w:t>
      </w:r>
      <w:r>
        <w:rPr>
          <w:rFonts w:ascii="宋体" w:hAnsi="宋体"/>
          <w:color w:val="000000"/>
        </w:rPr>
        <w:br w:type="page"/>
      </w:r>
    </w:p>
    <w:p w14:paraId="196CA308" w14:textId="77777777" w:rsidR="0036189C" w:rsidRDefault="00000000">
      <w:pPr>
        <w:pStyle w:val="1"/>
        <w:pageBreakBefore/>
        <w:rPr>
          <w:lang w:eastAsia="zh-CN"/>
        </w:rPr>
      </w:pPr>
      <w:r>
        <w:rPr>
          <w:rFonts w:hint="eastAsia"/>
          <w:lang w:eastAsia="zh-CN"/>
        </w:rPr>
        <w:lastRenderedPageBreak/>
        <w:t>局限性说明</w:t>
      </w:r>
    </w:p>
    <w:p w14:paraId="77B71C68" w14:textId="77777777" w:rsidR="0036189C" w:rsidRDefault="00000000">
      <w:pPr>
        <w:widowControl/>
        <w:ind w:firstLineChars="200" w:firstLine="420"/>
        <w:jc w:val="both"/>
        <w:rPr>
          <w:rFonts w:ascii="宋体" w:hAnsi="宋体" w:hint="eastAsia"/>
          <w:color w:val="000000"/>
          <w:szCs w:val="21"/>
          <w:lang w:eastAsia="zh-CN" w:bidi="ar"/>
        </w:rPr>
      </w:pPr>
      <w:r>
        <w:rPr>
          <w:rFonts w:ascii="宋体" w:hAnsi="宋体" w:hint="eastAsia"/>
          <w:color w:val="000000"/>
          <w:szCs w:val="21"/>
          <w:lang w:eastAsia="zh-CN" w:bidi="ar"/>
        </w:rPr>
        <w:t>本产品采用基于二代测序技术（NGS）进行检测。本产品可同时检测目标基因的单核苷酸变异（SNV）、小片段插入/缺失变异（InDel）、BRCA1/2基因大片段重排（仅限外周血样本）。产品的检测性能与样本质量密切相关，样品质控为风险时，存在检测灵敏度降低以及检测结果准确性降低的风险。</w:t>
      </w:r>
    </w:p>
    <w:p w14:paraId="46C9ABF4" w14:textId="77777777" w:rsidR="0036189C" w:rsidRDefault="00000000">
      <w:pPr>
        <w:widowControl/>
        <w:jc w:val="both"/>
        <w:rPr>
          <w:rFonts w:ascii="宋体" w:hAnsi="宋体" w:hint="eastAsia"/>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41D69851" w14:textId="77777777" w:rsidR="0036189C" w:rsidRDefault="00000000">
      <w:pPr>
        <w:widowControl/>
        <w:jc w:val="both"/>
        <w:rPr>
          <w:rFonts w:ascii="宋体" w:hAnsi="宋体" w:hint="eastAsia"/>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检测报告为实验性、研究性监测，仅为受检者相关疾病的临床诊疗提供参考，不作为临床诊疗的依据，受检者请遵医嘱，不可据此自行修改治疗方案。</w:t>
      </w:r>
    </w:p>
    <w:p w14:paraId="609E2BBF" w14:textId="77777777" w:rsidR="0036189C" w:rsidRDefault="00000000">
      <w:pPr>
        <w:widowControl/>
        <w:jc w:val="both"/>
        <w:rPr>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2F0133CD" w14:textId="77777777" w:rsidR="0036189C" w:rsidRDefault="00000000">
      <w:pPr>
        <w:widowControl/>
        <w:jc w:val="both"/>
        <w:rPr>
          <w:rFonts w:ascii="宋体" w:hAnsi="宋体" w:hint="eastAsia"/>
          <w:color w:val="000000"/>
          <w:szCs w:val="21"/>
          <w:lang w:eastAsia="zh-CN" w:bidi="ar"/>
        </w:rPr>
      </w:pPr>
      <w:r>
        <w:rPr>
          <w:rFonts w:ascii="宋体" w:hAnsi="宋体" w:hint="eastAsia"/>
          <w:color w:val="000000"/>
          <w:szCs w:val="21"/>
          <w:lang w:eastAsia="zh-CN" w:bidi="ar"/>
        </w:rPr>
        <w:t>4.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C2D0B26" w14:textId="77777777" w:rsidR="0036189C" w:rsidRDefault="00000000">
      <w:pPr>
        <w:widowControl/>
        <w:jc w:val="both"/>
        <w:rPr>
          <w:rFonts w:ascii="宋体" w:hAnsi="宋体" w:hint="eastAsia"/>
          <w:color w:val="000000"/>
          <w:szCs w:val="21"/>
          <w:lang w:eastAsia="zh-CN" w:bidi="ar"/>
        </w:rPr>
      </w:pPr>
      <w:r>
        <w:rPr>
          <w:rFonts w:ascii="宋体" w:hAnsi="宋体" w:hint="eastAsia"/>
          <w:color w:val="000000"/>
          <w:szCs w:val="21"/>
          <w:lang w:eastAsia="zh-CN" w:bidi="ar"/>
        </w:rPr>
        <w:t>5. 当插入/缺失区域发生在产品连续的两条探针的引物上时，可能导致假阴性结果。</w:t>
      </w:r>
    </w:p>
    <w:p w14:paraId="47119C2D" w14:textId="77777777" w:rsidR="0036189C" w:rsidRDefault="00000000">
      <w:pPr>
        <w:widowControl/>
        <w:jc w:val="both"/>
        <w:rPr>
          <w:rFonts w:ascii="宋体" w:hAnsi="宋体" w:hint="eastAsia"/>
          <w:color w:val="000000"/>
          <w:szCs w:val="21"/>
          <w:lang w:eastAsia="zh-CN" w:bidi="ar"/>
        </w:rPr>
      </w:pPr>
      <w:r>
        <w:rPr>
          <w:rFonts w:ascii="宋体" w:hAnsi="宋体" w:hint="eastAsia"/>
          <w:color w:val="000000"/>
          <w:szCs w:val="21"/>
          <w:lang w:eastAsia="zh-CN" w:bidi="ar"/>
        </w:rPr>
        <w:t>6. 不适当的样本采集、转运及处理也有可能导致假阴性或者假阳性结果。</w:t>
      </w:r>
    </w:p>
    <w:p w14:paraId="09A14F5B" w14:textId="77777777" w:rsidR="0036189C" w:rsidRDefault="00000000">
      <w:pPr>
        <w:widowControl/>
        <w:jc w:val="both"/>
        <w:rPr>
          <w:rFonts w:ascii="宋体" w:hAnsi="宋体" w:hint="eastAsia"/>
          <w:color w:val="000000"/>
          <w:szCs w:val="21"/>
          <w:lang w:eastAsia="zh-CN" w:bidi="ar"/>
        </w:rPr>
      </w:pPr>
      <w:r>
        <w:rPr>
          <w:rFonts w:ascii="宋体" w:hAnsi="宋体" w:hint="eastAsia"/>
          <w:color w:val="000000"/>
          <w:szCs w:val="21"/>
          <w:lang w:eastAsia="zh-CN" w:bidi="ar"/>
        </w:rPr>
        <w:t xml:space="preserve">7. </w:t>
      </w:r>
      <w:r>
        <w:rPr>
          <w:rFonts w:ascii="宋体" w:hAnsi="宋体" w:hint="eastAsia"/>
          <w:color w:val="000000"/>
          <w:lang w:eastAsia="zh-CN"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0C6E03D8" w14:textId="77777777" w:rsidR="0036189C" w:rsidRDefault="00000000">
      <w:pPr>
        <w:pStyle w:val="1"/>
        <w:pageBreakBefore/>
        <w:numPr>
          <w:ilvl w:val="0"/>
          <w:numId w:val="0"/>
        </w:numPr>
        <w:jc w:val="center"/>
        <w:rPr>
          <w:lang w:eastAsia="zh-CN"/>
        </w:rPr>
      </w:pPr>
      <w:r>
        <w:rPr>
          <w:lang w:eastAsia="zh-CN"/>
        </w:rPr>
        <w:lastRenderedPageBreak/>
        <w:t>参考文献</w:t>
      </w:r>
    </w:p>
    <w:p w14:paraId="73962844" w14:textId="77777777" w:rsidR="0036189C" w:rsidRDefault="00000000">
      <w:pPr>
        <w:pStyle w:val="af6"/>
        <w:numPr>
          <w:ilvl w:val="0"/>
          <w:numId w:val="6"/>
        </w:numPr>
        <w:rPr>
          <w:rFonts w:ascii="宋体" w:eastAsia="宋体" w:hAnsi="宋体" w:cs="宋体" w:hint="eastAsia"/>
        </w:rPr>
      </w:pPr>
      <w:r>
        <w:rPr>
          <w:rFonts w:ascii="宋体" w:eastAsia="宋体" w:hAnsi="宋体" w:cs="宋体"/>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6293BEC0" w14:textId="77777777" w:rsidR="0036189C" w:rsidRDefault="00000000">
      <w:pPr>
        <w:pStyle w:val="af6"/>
        <w:numPr>
          <w:ilvl w:val="0"/>
          <w:numId w:val="6"/>
        </w:numPr>
        <w:rPr>
          <w:rFonts w:ascii="宋体" w:eastAsia="宋体" w:hAnsi="宋体" w:cs="宋体" w:hint="eastAsia"/>
        </w:rPr>
      </w:pPr>
      <w:r>
        <w:rPr>
          <w:rFonts w:ascii="宋体" w:eastAsia="宋体" w:hAnsi="宋体" w:cs="宋体" w:hint="eastAsia"/>
        </w:rPr>
        <w:t>王秋菊</w:t>
      </w:r>
      <w:r>
        <w:rPr>
          <w:rFonts w:ascii="宋体" w:eastAsia="宋体" w:hAnsi="宋体" w:cs="宋体"/>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5909A3F0" w14:textId="77777777" w:rsidR="0036189C" w:rsidRDefault="00000000">
      <w:pPr>
        <w:pStyle w:val="af6"/>
        <w:numPr>
          <w:ilvl w:val="0"/>
          <w:numId w:val="6"/>
        </w:numPr>
        <w:rPr>
          <w:rFonts w:ascii="宋体" w:eastAsia="宋体" w:hAnsi="宋体" w:cs="宋体" w:hint="eastAsia"/>
        </w:rPr>
      </w:pPr>
      <w:r>
        <w:rPr>
          <w:rFonts w:ascii="宋体" w:eastAsia="宋体" w:hAnsi="宋体" w:cs="宋体"/>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1E3265F" w14:textId="77777777" w:rsidR="0036189C" w:rsidRDefault="00000000">
      <w:pPr>
        <w:pStyle w:val="af6"/>
        <w:numPr>
          <w:ilvl w:val="0"/>
          <w:numId w:val="6"/>
        </w:numPr>
        <w:rPr>
          <w:rFonts w:ascii="宋体" w:eastAsia="宋体" w:hAnsi="宋体" w:cs="宋体" w:hint="eastAsia"/>
        </w:rPr>
      </w:pPr>
      <w:r>
        <w:rPr>
          <w:rFonts w:ascii="宋体" w:eastAsia="宋体" w:hAnsi="宋体" w:cs="宋体" w:hint="eastAsia"/>
        </w:rPr>
        <w:t>二代测序临床报告解读专家组</w:t>
      </w:r>
      <w:r>
        <w:rPr>
          <w:rFonts w:ascii="宋体" w:eastAsia="宋体" w:hAnsi="宋体" w:cs="宋体"/>
        </w:rPr>
        <w:t>. 二代测序临床报告解读指引[J]. 循证医学, 2020, 20(4): 193-202.</w:t>
      </w:r>
    </w:p>
    <w:p w14:paraId="6243F1D6" w14:textId="77777777" w:rsidR="0036189C" w:rsidRDefault="00000000">
      <w:pPr>
        <w:pStyle w:val="af6"/>
        <w:numPr>
          <w:ilvl w:val="0"/>
          <w:numId w:val="6"/>
        </w:numPr>
        <w:rPr>
          <w:rFonts w:ascii="宋体" w:eastAsia="宋体" w:hAnsi="宋体" w:cs="宋体" w:hint="eastAsia"/>
        </w:rPr>
      </w:pPr>
      <w:r>
        <w:rPr>
          <w:rFonts w:ascii="宋体" w:eastAsia="宋体" w:hAnsi="宋体" w:cs="宋体"/>
        </w:rPr>
        <w:t>M Grompe,A D'Andrea (2001) Fanconi anemia and DNA repair. Hum Mol Genet 10(20):2253-9. [PMID:11673408]</w:t>
      </w:r>
    </w:p>
    <w:p w14:paraId="63A18B16" w14:textId="77777777" w:rsidR="0036189C" w:rsidRDefault="00000000">
      <w:pPr>
        <w:pStyle w:val="af6"/>
        <w:numPr>
          <w:ilvl w:val="0"/>
          <w:numId w:val="6"/>
        </w:numPr>
        <w:rPr>
          <w:rFonts w:ascii="宋体" w:eastAsia="宋体" w:hAnsi="宋体" w:cs="宋体" w:hint="eastAsia"/>
        </w:rPr>
      </w:pPr>
      <w:r>
        <w:rPr>
          <w:rFonts w:ascii="宋体" w:eastAsia="宋体" w:hAnsi="宋体" w:cs="宋体"/>
        </w:rPr>
        <w:t>Alan D D'Andrea,Markus Grompe (2003) The Fanconi anaemia/BRCA pathway. Nat Rev Cancer 3(1):23-34. [PMID:12509764]</w:t>
      </w:r>
    </w:p>
    <w:p w14:paraId="4761BDDB" w14:textId="77777777" w:rsidR="0036189C" w:rsidRDefault="00000000">
      <w:pPr>
        <w:rPr>
          <w:rFonts w:ascii="宋体" w:hAnsi="宋体" w:hint="eastAsia"/>
        </w:rPr>
      </w:pPr>
      <w:r>
        <w:rPr>
          <w:rFonts w:ascii="宋体" w:hAnsi="宋体"/>
        </w:rPr>
        <w:br w:type="page"/>
      </w:r>
    </w:p>
    <w:p w14:paraId="0BBD65DC" w14:textId="77777777" w:rsidR="0036189C" w:rsidRDefault="00000000">
      <w:pPr>
        <w:pStyle w:val="1"/>
        <w:pageBreakBefore/>
        <w:numPr>
          <w:ilvl w:val="0"/>
          <w:numId w:val="0"/>
        </w:numPr>
        <w:jc w:val="center"/>
        <w:rPr>
          <w:lang w:eastAsia="zh-CN"/>
        </w:rPr>
      </w:pPr>
      <w:bookmarkStart w:id="26" w:name="_Toc23599"/>
      <w:r>
        <w:rPr>
          <w:rFonts w:hint="eastAsia"/>
          <w:lang w:eastAsia="zh-CN"/>
        </w:rPr>
        <w:lastRenderedPageBreak/>
        <w:t>附录</w:t>
      </w:r>
      <w:bookmarkEnd w:id="26"/>
    </w:p>
    <w:p w14:paraId="7BF96097" w14:textId="77777777" w:rsidR="0036189C" w:rsidRDefault="00000000">
      <w:pPr>
        <w:pStyle w:val="1"/>
        <w:keepLines/>
        <w:numPr>
          <w:ilvl w:val="0"/>
          <w:numId w:val="0"/>
        </w:numPr>
        <w:rPr>
          <w:lang w:eastAsia="zh-CN"/>
        </w:rPr>
      </w:pPr>
      <w:bookmarkStart w:id="27" w:name="_Toc29199"/>
      <w:r>
        <w:rPr>
          <w:rFonts w:ascii="宋体" w:hAnsi="宋体" w:hint="eastAsia"/>
          <w:sz w:val="21"/>
          <w:szCs w:val="21"/>
          <w:lang w:eastAsia="zh-CN"/>
        </w:rPr>
        <w:t>附录1检测范围</w:t>
      </w:r>
      <w:bookmarkEnd w:id="27"/>
    </w:p>
    <w:tbl>
      <w:tblPr>
        <w:tblStyle w:val="ab"/>
        <w:tblW w:w="0" w:type="auto"/>
        <w:tblLook w:val="04A0" w:firstRow="1" w:lastRow="0" w:firstColumn="1" w:lastColumn="0" w:noHBand="0" w:noVBand="1"/>
      </w:tblPr>
      <w:tblGrid>
        <w:gridCol w:w="1412"/>
        <w:gridCol w:w="1569"/>
        <w:gridCol w:w="4619"/>
        <w:gridCol w:w="2136"/>
      </w:tblGrid>
      <w:tr w:rsidR="0036189C" w14:paraId="535CAA9A" w14:textId="77777777">
        <w:trPr>
          <w:trHeight w:val="299"/>
        </w:trPr>
        <w:tc>
          <w:tcPr>
            <w:tcW w:w="1437" w:type="dxa"/>
            <w:shd w:val="clear" w:color="auto" w:fill="DAEEF3"/>
            <w:vAlign w:val="center"/>
          </w:tcPr>
          <w:p w14:paraId="28FB7F7C" w14:textId="77777777" w:rsidR="0036189C" w:rsidRDefault="00000000">
            <w:pPr>
              <w:spacing w:before="72"/>
              <w:jc w:val="center"/>
              <w:rPr>
                <w:b/>
                <w:sz w:val="18"/>
                <w:szCs w:val="18"/>
                <w:lang w:eastAsia="zh-CN"/>
              </w:rPr>
            </w:pPr>
            <w:r>
              <w:rPr>
                <w:rFonts w:hint="eastAsia"/>
                <w:b/>
                <w:sz w:val="18"/>
                <w:szCs w:val="18"/>
                <w:lang w:eastAsia="zh-CN"/>
              </w:rPr>
              <w:t>基因</w:t>
            </w:r>
          </w:p>
        </w:tc>
        <w:tc>
          <w:tcPr>
            <w:tcW w:w="1584" w:type="dxa"/>
            <w:shd w:val="clear" w:color="auto" w:fill="DAEEF3"/>
            <w:vAlign w:val="center"/>
          </w:tcPr>
          <w:p w14:paraId="535690FC" w14:textId="77777777" w:rsidR="0036189C" w:rsidRDefault="00000000">
            <w:pPr>
              <w:spacing w:before="72"/>
              <w:jc w:val="center"/>
              <w:rPr>
                <w:b/>
                <w:sz w:val="18"/>
                <w:szCs w:val="18"/>
                <w:lang w:eastAsia="zh-CN"/>
              </w:rPr>
            </w:pPr>
            <w:r>
              <w:rPr>
                <w:rFonts w:hint="eastAsia"/>
                <w:b/>
                <w:sz w:val="18"/>
                <w:szCs w:val="18"/>
                <w:lang w:eastAsia="zh-CN"/>
              </w:rPr>
              <w:t>转录本</w:t>
            </w:r>
          </w:p>
        </w:tc>
        <w:tc>
          <w:tcPr>
            <w:tcW w:w="4721" w:type="dxa"/>
            <w:shd w:val="clear" w:color="auto" w:fill="DAEEF3"/>
            <w:vAlign w:val="center"/>
          </w:tcPr>
          <w:p w14:paraId="3B0504B0" w14:textId="77777777" w:rsidR="0036189C" w:rsidRDefault="00000000">
            <w:pPr>
              <w:spacing w:before="72"/>
              <w:jc w:val="center"/>
              <w:rPr>
                <w:b/>
                <w:sz w:val="18"/>
                <w:szCs w:val="18"/>
                <w:lang w:eastAsia="zh-CN"/>
              </w:rPr>
            </w:pPr>
            <w:r>
              <w:rPr>
                <w:rFonts w:hint="eastAsia"/>
                <w:b/>
                <w:sz w:val="18"/>
                <w:szCs w:val="18"/>
                <w:lang w:eastAsia="zh-CN"/>
              </w:rPr>
              <w:t>检测区域</w:t>
            </w:r>
          </w:p>
        </w:tc>
        <w:tc>
          <w:tcPr>
            <w:tcW w:w="2220" w:type="dxa"/>
            <w:shd w:val="clear" w:color="auto" w:fill="DAEEF3"/>
            <w:vAlign w:val="center"/>
          </w:tcPr>
          <w:p w14:paraId="4A91B86B" w14:textId="77777777" w:rsidR="0036189C" w:rsidRDefault="00000000">
            <w:pPr>
              <w:spacing w:before="72"/>
              <w:jc w:val="center"/>
              <w:rPr>
                <w:b/>
                <w:sz w:val="18"/>
                <w:szCs w:val="18"/>
                <w:lang w:eastAsia="zh-CN"/>
              </w:rPr>
            </w:pPr>
            <w:r>
              <w:rPr>
                <w:rFonts w:hint="eastAsia"/>
                <w:b/>
                <w:sz w:val="18"/>
                <w:szCs w:val="18"/>
                <w:lang w:eastAsia="zh-CN"/>
              </w:rPr>
              <w:t>检测变异类型</w:t>
            </w:r>
          </w:p>
        </w:tc>
      </w:tr>
      <w:tr w:rsidR="0036189C" w14:paraId="7327267B" w14:textId="77777777">
        <w:tc>
          <w:tcPr>
            <w:tcW w:w="1437" w:type="dxa"/>
            <w:vAlign w:val="center"/>
          </w:tcPr>
          <w:p w14:paraId="2509A599" w14:textId="77777777" w:rsidR="0036189C" w:rsidRDefault="00000000">
            <w:pPr>
              <w:widowControl/>
              <w:jc w:val="center"/>
              <w:textAlignment w:val="center"/>
              <w:rPr>
                <w:rFonts w:ascii="宋体" w:hAnsi="宋体" w:hint="eastAsia"/>
                <w:sz w:val="18"/>
                <w:szCs w:val="18"/>
              </w:rPr>
            </w:pPr>
            <w:del w:id="28" w:author="肖惠玲" w:date="2026-05-12T14:40:00Z">
              <w:r>
                <w:rPr>
                  <w:rStyle w:val="font21"/>
                  <w:rFonts w:hint="eastAsia"/>
                  <w:sz w:val="18"/>
                  <w:szCs w:val="18"/>
                  <w:lang w:eastAsia="zh-CN" w:bidi="ar"/>
                </w:rPr>
                <w:delText>AKTI</w:delText>
              </w:r>
            </w:del>
            <w:ins w:id="29" w:author="肖惠玲" w:date="2026-05-12T14:40:00Z">
              <w:r>
                <w:rPr>
                  <w:rStyle w:val="font21"/>
                  <w:rFonts w:hint="eastAsia"/>
                  <w:sz w:val="18"/>
                  <w:szCs w:val="18"/>
                  <w:lang w:eastAsia="zh-CN" w:bidi="ar"/>
                </w:rPr>
                <w:t>AKT1</w:t>
              </w:r>
            </w:ins>
          </w:p>
        </w:tc>
        <w:tc>
          <w:tcPr>
            <w:tcW w:w="1584" w:type="dxa"/>
            <w:vAlign w:val="center"/>
          </w:tcPr>
          <w:p w14:paraId="7E229547" w14:textId="77777777" w:rsidR="0036189C" w:rsidRDefault="00000000">
            <w:pPr>
              <w:widowControl/>
              <w:jc w:val="center"/>
              <w:textAlignment w:val="center"/>
              <w:rPr>
                <w:rFonts w:ascii="宋体" w:hAnsi="宋体" w:hint="eastAsia"/>
                <w:sz w:val="18"/>
                <w:szCs w:val="18"/>
              </w:rPr>
            </w:pPr>
            <w:r>
              <w:rPr>
                <w:rStyle w:val="font21"/>
                <w:rFonts w:hint="eastAsia"/>
                <w:sz w:val="18"/>
                <w:szCs w:val="18"/>
                <w:lang w:eastAsia="zh-CN" w:bidi="ar"/>
              </w:rPr>
              <w:t>NM_001382430</w:t>
            </w:r>
          </w:p>
        </w:tc>
        <w:tc>
          <w:tcPr>
            <w:tcW w:w="4721" w:type="dxa"/>
          </w:tcPr>
          <w:p w14:paraId="0FC5B590" w14:textId="77777777" w:rsidR="0036189C" w:rsidRDefault="00000000">
            <w:pPr>
              <w:widowControl/>
              <w:textAlignment w:val="top"/>
              <w:rPr>
                <w:rFonts w:ascii="宋体" w:hAnsi="宋体" w:hint="eastAsia"/>
                <w:sz w:val="18"/>
                <w:szCs w:val="18"/>
                <w:lang w:eastAsia="zh-CN"/>
              </w:rPr>
            </w:pPr>
            <w:r>
              <w:rPr>
                <w:rStyle w:val="font21"/>
                <w:rFonts w:hint="eastAsia"/>
                <w:sz w:val="18"/>
                <w:szCs w:val="18"/>
                <w:lang w:eastAsia="zh-CN" w:bidi="ar"/>
              </w:rPr>
              <w:t>Exon 3~Exon 5、Exon 11~Exon 12、外显子-内含子连接区</w:t>
            </w:r>
          </w:p>
        </w:tc>
        <w:tc>
          <w:tcPr>
            <w:tcW w:w="2220" w:type="dxa"/>
            <w:vAlign w:val="center"/>
          </w:tcPr>
          <w:p w14:paraId="2ED31707" w14:textId="77777777" w:rsidR="0036189C" w:rsidRDefault="00000000">
            <w:pPr>
              <w:widowControl/>
              <w:jc w:val="center"/>
              <w:textAlignment w:val="center"/>
              <w:rPr>
                <w:rFonts w:ascii="宋体" w:hAnsi="宋体" w:hint="eastAsia"/>
                <w:sz w:val="18"/>
                <w:szCs w:val="18"/>
              </w:rPr>
            </w:pPr>
            <w:r>
              <w:rPr>
                <w:rStyle w:val="font21"/>
                <w:rFonts w:hint="eastAsia"/>
                <w:sz w:val="18"/>
                <w:szCs w:val="18"/>
                <w:lang w:eastAsia="zh-CN" w:bidi="ar"/>
              </w:rPr>
              <w:t>点突变、插入/缺失</w:t>
            </w:r>
          </w:p>
        </w:tc>
      </w:tr>
      <w:tr w:rsidR="0036189C" w14:paraId="1B37F186" w14:textId="77777777">
        <w:tc>
          <w:tcPr>
            <w:tcW w:w="1437" w:type="dxa"/>
            <w:vAlign w:val="bottom"/>
          </w:tcPr>
          <w:p w14:paraId="3FFC2CB4" w14:textId="77777777" w:rsidR="0036189C" w:rsidRDefault="00000000">
            <w:pPr>
              <w:widowControl/>
              <w:jc w:val="center"/>
              <w:textAlignment w:val="bottom"/>
              <w:rPr>
                <w:rFonts w:ascii="宋体" w:hAnsi="宋体" w:hint="eastAsia"/>
                <w:sz w:val="18"/>
                <w:szCs w:val="18"/>
              </w:rPr>
            </w:pPr>
            <w:r>
              <w:rPr>
                <w:rStyle w:val="font21"/>
                <w:rFonts w:hint="eastAsia"/>
                <w:sz w:val="18"/>
                <w:szCs w:val="18"/>
                <w:lang w:eastAsia="zh-CN" w:bidi="ar"/>
              </w:rPr>
              <w:t>AR</w:t>
            </w:r>
          </w:p>
        </w:tc>
        <w:tc>
          <w:tcPr>
            <w:tcW w:w="1584" w:type="dxa"/>
          </w:tcPr>
          <w:p w14:paraId="484BBE25" w14:textId="77777777" w:rsidR="0036189C" w:rsidRDefault="00000000">
            <w:pPr>
              <w:widowControl/>
              <w:jc w:val="center"/>
              <w:textAlignment w:val="top"/>
              <w:rPr>
                <w:rFonts w:ascii="宋体" w:hAnsi="宋体" w:hint="eastAsia"/>
                <w:sz w:val="18"/>
                <w:szCs w:val="18"/>
              </w:rPr>
            </w:pPr>
            <w:r>
              <w:rPr>
                <w:rStyle w:val="font21"/>
                <w:rFonts w:hint="eastAsia"/>
                <w:sz w:val="18"/>
                <w:szCs w:val="18"/>
                <w:lang w:eastAsia="zh-CN" w:bidi="ar"/>
              </w:rPr>
              <w:t>NM_000044</w:t>
            </w:r>
          </w:p>
        </w:tc>
        <w:tc>
          <w:tcPr>
            <w:tcW w:w="4721" w:type="dxa"/>
          </w:tcPr>
          <w:p w14:paraId="1CCA7998" w14:textId="77777777" w:rsidR="0036189C" w:rsidRDefault="00000000">
            <w:pPr>
              <w:widowControl/>
              <w:textAlignment w:val="top"/>
              <w:rPr>
                <w:rFonts w:ascii="宋体" w:hAnsi="宋体" w:hint="eastAsia"/>
                <w:sz w:val="18"/>
                <w:szCs w:val="18"/>
                <w:lang w:eastAsia="zh-CN"/>
              </w:rPr>
            </w:pPr>
            <w:r>
              <w:rPr>
                <w:rStyle w:val="font21"/>
                <w:rFonts w:hint="eastAsia"/>
                <w:sz w:val="18"/>
                <w:szCs w:val="18"/>
                <w:lang w:eastAsia="zh-CN" w:bidi="ar"/>
              </w:rPr>
              <w:t>Exon 1~Exon 8、外显子-内含子连接区</w:t>
            </w:r>
          </w:p>
        </w:tc>
        <w:tc>
          <w:tcPr>
            <w:tcW w:w="2220" w:type="dxa"/>
          </w:tcPr>
          <w:p w14:paraId="1EA78221" w14:textId="77777777" w:rsidR="0036189C" w:rsidRDefault="00000000">
            <w:pPr>
              <w:widowControl/>
              <w:jc w:val="center"/>
              <w:textAlignment w:val="top"/>
              <w:rPr>
                <w:rFonts w:ascii="宋体" w:hAnsi="宋体" w:hint="eastAsia"/>
                <w:sz w:val="18"/>
                <w:szCs w:val="18"/>
              </w:rPr>
            </w:pPr>
            <w:r>
              <w:rPr>
                <w:rStyle w:val="font21"/>
                <w:rFonts w:hint="eastAsia"/>
                <w:sz w:val="18"/>
                <w:szCs w:val="18"/>
                <w:lang w:eastAsia="zh-CN" w:bidi="ar"/>
              </w:rPr>
              <w:t>点突变、插入/缺失</w:t>
            </w:r>
          </w:p>
        </w:tc>
      </w:tr>
      <w:tr w:rsidR="0036189C" w14:paraId="5A5836A0" w14:textId="77777777">
        <w:tc>
          <w:tcPr>
            <w:tcW w:w="1437" w:type="dxa"/>
            <w:vAlign w:val="bottom"/>
          </w:tcPr>
          <w:p w14:paraId="4C396ABC" w14:textId="77777777" w:rsidR="0036189C" w:rsidRDefault="00000000">
            <w:pPr>
              <w:widowControl/>
              <w:jc w:val="center"/>
              <w:textAlignment w:val="bottom"/>
              <w:rPr>
                <w:rFonts w:ascii="宋体" w:hAnsi="宋体" w:hint="eastAsia"/>
                <w:sz w:val="18"/>
                <w:szCs w:val="18"/>
              </w:rPr>
            </w:pPr>
            <w:r>
              <w:rPr>
                <w:rStyle w:val="font21"/>
                <w:rFonts w:hint="eastAsia"/>
                <w:sz w:val="18"/>
                <w:szCs w:val="18"/>
                <w:lang w:eastAsia="zh-CN" w:bidi="ar"/>
              </w:rPr>
              <w:t>ATM</w:t>
            </w:r>
          </w:p>
        </w:tc>
        <w:tc>
          <w:tcPr>
            <w:tcW w:w="1584" w:type="dxa"/>
          </w:tcPr>
          <w:p w14:paraId="51C08BF5" w14:textId="77777777" w:rsidR="0036189C" w:rsidRDefault="00000000">
            <w:pPr>
              <w:widowControl/>
              <w:jc w:val="center"/>
              <w:textAlignment w:val="top"/>
              <w:rPr>
                <w:rFonts w:ascii="宋体" w:hAnsi="宋体" w:hint="eastAsia"/>
                <w:sz w:val="18"/>
                <w:szCs w:val="18"/>
              </w:rPr>
            </w:pPr>
            <w:r>
              <w:rPr>
                <w:rStyle w:val="font21"/>
                <w:rFonts w:hint="eastAsia"/>
                <w:sz w:val="18"/>
                <w:szCs w:val="18"/>
                <w:lang w:eastAsia="zh-CN" w:bidi="ar"/>
              </w:rPr>
              <w:t>NM_000051</w:t>
            </w:r>
          </w:p>
        </w:tc>
        <w:tc>
          <w:tcPr>
            <w:tcW w:w="4721" w:type="dxa"/>
          </w:tcPr>
          <w:p w14:paraId="62C611CA" w14:textId="77777777" w:rsidR="0036189C" w:rsidRDefault="00000000">
            <w:pPr>
              <w:widowControl/>
              <w:textAlignment w:val="top"/>
              <w:rPr>
                <w:rFonts w:ascii="宋体" w:hAnsi="宋体" w:hint="eastAsia"/>
                <w:sz w:val="18"/>
                <w:szCs w:val="18"/>
                <w:lang w:eastAsia="zh-CN"/>
              </w:rPr>
            </w:pPr>
            <w:r>
              <w:rPr>
                <w:rStyle w:val="font21"/>
                <w:rFonts w:hint="eastAsia"/>
                <w:sz w:val="18"/>
                <w:szCs w:val="18"/>
                <w:lang w:eastAsia="zh-CN" w:bidi="ar"/>
              </w:rPr>
              <w:t>Exon 2~Exon 63、外显子-内含子连接区</w:t>
            </w:r>
          </w:p>
        </w:tc>
        <w:tc>
          <w:tcPr>
            <w:tcW w:w="2220" w:type="dxa"/>
          </w:tcPr>
          <w:p w14:paraId="63A55FC7" w14:textId="77777777" w:rsidR="0036189C" w:rsidRDefault="00000000">
            <w:pPr>
              <w:widowControl/>
              <w:jc w:val="center"/>
              <w:textAlignment w:val="top"/>
              <w:rPr>
                <w:rFonts w:ascii="宋体" w:hAnsi="宋体" w:hint="eastAsia"/>
                <w:sz w:val="18"/>
                <w:szCs w:val="18"/>
              </w:rPr>
            </w:pPr>
            <w:r>
              <w:rPr>
                <w:rStyle w:val="font21"/>
                <w:rFonts w:hint="eastAsia"/>
                <w:sz w:val="18"/>
                <w:szCs w:val="18"/>
                <w:lang w:eastAsia="zh-CN" w:bidi="ar"/>
              </w:rPr>
              <w:t>点突变、插入/缺失</w:t>
            </w:r>
          </w:p>
        </w:tc>
      </w:tr>
      <w:tr w:rsidR="0036189C" w14:paraId="36AAB220" w14:textId="77777777">
        <w:trPr>
          <w:trHeight w:val="90"/>
        </w:trPr>
        <w:tc>
          <w:tcPr>
            <w:tcW w:w="1437" w:type="dxa"/>
            <w:vAlign w:val="bottom"/>
          </w:tcPr>
          <w:p w14:paraId="05347018" w14:textId="77777777" w:rsidR="0036189C" w:rsidRDefault="00000000">
            <w:pPr>
              <w:widowControl/>
              <w:jc w:val="center"/>
              <w:textAlignment w:val="bottom"/>
              <w:rPr>
                <w:rFonts w:ascii="宋体" w:hAnsi="宋体" w:hint="eastAsia"/>
                <w:sz w:val="18"/>
                <w:szCs w:val="18"/>
              </w:rPr>
            </w:pPr>
            <w:r>
              <w:rPr>
                <w:rStyle w:val="font21"/>
                <w:rFonts w:hint="eastAsia"/>
                <w:sz w:val="18"/>
                <w:szCs w:val="18"/>
                <w:lang w:eastAsia="zh-CN" w:bidi="ar"/>
              </w:rPr>
              <w:t>ATR</w:t>
            </w:r>
          </w:p>
        </w:tc>
        <w:tc>
          <w:tcPr>
            <w:tcW w:w="1584" w:type="dxa"/>
          </w:tcPr>
          <w:p w14:paraId="47BD05A3" w14:textId="77777777" w:rsidR="0036189C" w:rsidRDefault="00000000">
            <w:pPr>
              <w:widowControl/>
              <w:jc w:val="center"/>
              <w:textAlignment w:val="top"/>
              <w:rPr>
                <w:rFonts w:ascii="宋体" w:hAnsi="宋体" w:hint="eastAsia"/>
                <w:sz w:val="18"/>
                <w:szCs w:val="18"/>
              </w:rPr>
            </w:pPr>
            <w:r>
              <w:rPr>
                <w:rStyle w:val="font21"/>
                <w:rFonts w:hint="eastAsia"/>
                <w:sz w:val="18"/>
                <w:szCs w:val="18"/>
                <w:lang w:eastAsia="zh-CN" w:bidi="ar"/>
              </w:rPr>
              <w:t>NM_001184</w:t>
            </w:r>
          </w:p>
        </w:tc>
        <w:tc>
          <w:tcPr>
            <w:tcW w:w="4721" w:type="dxa"/>
          </w:tcPr>
          <w:p w14:paraId="398E0B8B" w14:textId="77777777" w:rsidR="0036189C" w:rsidRDefault="00000000">
            <w:pPr>
              <w:widowControl/>
              <w:textAlignment w:val="top"/>
              <w:rPr>
                <w:rFonts w:ascii="宋体" w:hAnsi="宋体" w:hint="eastAsia"/>
                <w:sz w:val="18"/>
                <w:szCs w:val="18"/>
                <w:lang w:eastAsia="zh-CN"/>
              </w:rPr>
            </w:pPr>
            <w:r>
              <w:rPr>
                <w:rStyle w:val="font21"/>
                <w:rFonts w:hint="eastAsia"/>
                <w:sz w:val="18"/>
                <w:szCs w:val="18"/>
                <w:lang w:eastAsia="zh-CN" w:bidi="ar"/>
              </w:rPr>
              <w:t>Exon 1~Exon 47、外显子-内含子连接区</w:t>
            </w:r>
          </w:p>
        </w:tc>
        <w:tc>
          <w:tcPr>
            <w:tcW w:w="2220" w:type="dxa"/>
          </w:tcPr>
          <w:p w14:paraId="195D985C" w14:textId="77777777" w:rsidR="0036189C" w:rsidRDefault="00000000">
            <w:pPr>
              <w:widowControl/>
              <w:jc w:val="center"/>
              <w:textAlignment w:val="top"/>
              <w:rPr>
                <w:rFonts w:ascii="宋体" w:hAnsi="宋体" w:hint="eastAsia"/>
                <w:sz w:val="18"/>
                <w:szCs w:val="18"/>
              </w:rPr>
            </w:pPr>
            <w:r>
              <w:rPr>
                <w:rStyle w:val="font21"/>
                <w:rFonts w:hint="eastAsia"/>
                <w:sz w:val="18"/>
                <w:szCs w:val="18"/>
                <w:lang w:eastAsia="zh-CN" w:bidi="ar"/>
              </w:rPr>
              <w:t>点突变、插入/缺失</w:t>
            </w:r>
          </w:p>
        </w:tc>
      </w:tr>
      <w:tr w:rsidR="0036189C" w14:paraId="39CAAA66" w14:textId="77777777">
        <w:tc>
          <w:tcPr>
            <w:tcW w:w="1437" w:type="dxa"/>
            <w:vAlign w:val="bottom"/>
          </w:tcPr>
          <w:p w14:paraId="4D805203" w14:textId="77777777" w:rsidR="0036189C" w:rsidRDefault="00000000">
            <w:pPr>
              <w:widowControl/>
              <w:jc w:val="center"/>
              <w:textAlignment w:val="bottom"/>
              <w:rPr>
                <w:rFonts w:ascii="宋体" w:hAnsi="宋体" w:hint="eastAsia"/>
                <w:sz w:val="18"/>
                <w:szCs w:val="18"/>
              </w:rPr>
            </w:pPr>
            <w:r>
              <w:rPr>
                <w:rStyle w:val="font21"/>
                <w:rFonts w:hint="eastAsia"/>
                <w:sz w:val="18"/>
                <w:szCs w:val="18"/>
                <w:lang w:eastAsia="zh-CN" w:bidi="ar"/>
              </w:rPr>
              <w:t>BARD1</w:t>
            </w:r>
          </w:p>
        </w:tc>
        <w:tc>
          <w:tcPr>
            <w:tcW w:w="1584" w:type="dxa"/>
            <w:vAlign w:val="bottom"/>
          </w:tcPr>
          <w:p w14:paraId="4ED71581" w14:textId="77777777" w:rsidR="0036189C" w:rsidRDefault="00000000">
            <w:pPr>
              <w:widowControl/>
              <w:jc w:val="center"/>
              <w:textAlignment w:val="bottom"/>
              <w:rPr>
                <w:rFonts w:ascii="宋体" w:hAnsi="宋体" w:hint="eastAsia"/>
                <w:sz w:val="18"/>
                <w:szCs w:val="18"/>
              </w:rPr>
            </w:pPr>
            <w:r>
              <w:rPr>
                <w:rStyle w:val="font21"/>
                <w:rFonts w:hint="eastAsia"/>
                <w:sz w:val="18"/>
                <w:szCs w:val="18"/>
                <w:lang w:eastAsia="zh-CN" w:bidi="ar"/>
              </w:rPr>
              <w:t>NM_000465</w:t>
            </w:r>
          </w:p>
        </w:tc>
        <w:tc>
          <w:tcPr>
            <w:tcW w:w="4721" w:type="dxa"/>
          </w:tcPr>
          <w:p w14:paraId="2C60DC97" w14:textId="77777777" w:rsidR="0036189C" w:rsidRDefault="00000000">
            <w:pPr>
              <w:widowControl/>
              <w:textAlignment w:val="top"/>
              <w:rPr>
                <w:rFonts w:ascii="宋体" w:hAnsi="宋体" w:hint="eastAsia"/>
                <w:sz w:val="18"/>
                <w:szCs w:val="18"/>
                <w:lang w:eastAsia="zh-CN"/>
              </w:rPr>
            </w:pPr>
            <w:r>
              <w:rPr>
                <w:rStyle w:val="font21"/>
                <w:rFonts w:hint="eastAsia"/>
                <w:sz w:val="18"/>
                <w:szCs w:val="18"/>
                <w:lang w:eastAsia="zh-CN" w:bidi="ar"/>
              </w:rPr>
              <w:t>Exon 1~Exon 11、外显子-内含子连接区</w:t>
            </w:r>
          </w:p>
        </w:tc>
        <w:tc>
          <w:tcPr>
            <w:tcW w:w="2220" w:type="dxa"/>
          </w:tcPr>
          <w:p w14:paraId="1AFB67D2" w14:textId="77777777" w:rsidR="0036189C" w:rsidRDefault="00000000">
            <w:pPr>
              <w:widowControl/>
              <w:jc w:val="center"/>
              <w:textAlignment w:val="top"/>
              <w:rPr>
                <w:rFonts w:ascii="宋体" w:hAnsi="宋体" w:hint="eastAsia"/>
                <w:sz w:val="18"/>
                <w:szCs w:val="18"/>
              </w:rPr>
            </w:pPr>
            <w:r>
              <w:rPr>
                <w:rStyle w:val="font21"/>
                <w:rFonts w:hint="eastAsia"/>
                <w:sz w:val="18"/>
                <w:szCs w:val="18"/>
                <w:lang w:eastAsia="zh-CN" w:bidi="ar"/>
              </w:rPr>
              <w:t>点突变、插入/缺失</w:t>
            </w:r>
          </w:p>
        </w:tc>
      </w:tr>
      <w:tr w:rsidR="0036189C" w14:paraId="7A87B1AF" w14:textId="77777777">
        <w:tc>
          <w:tcPr>
            <w:tcW w:w="1437" w:type="dxa"/>
            <w:vAlign w:val="bottom"/>
          </w:tcPr>
          <w:p w14:paraId="2EF7CCFE" w14:textId="77777777" w:rsidR="0036189C" w:rsidRDefault="00000000">
            <w:pPr>
              <w:widowControl/>
              <w:jc w:val="center"/>
              <w:textAlignment w:val="bottom"/>
              <w:rPr>
                <w:rFonts w:ascii="宋体" w:hAnsi="宋体" w:hint="eastAsia"/>
                <w:sz w:val="18"/>
                <w:szCs w:val="18"/>
              </w:rPr>
            </w:pPr>
            <w:r>
              <w:rPr>
                <w:rStyle w:val="font21"/>
                <w:rFonts w:hint="eastAsia"/>
                <w:sz w:val="18"/>
                <w:szCs w:val="18"/>
                <w:lang w:eastAsia="zh-CN" w:bidi="ar"/>
              </w:rPr>
              <w:t>BRAF</w:t>
            </w:r>
          </w:p>
        </w:tc>
        <w:tc>
          <w:tcPr>
            <w:tcW w:w="1584" w:type="dxa"/>
          </w:tcPr>
          <w:p w14:paraId="7380001E" w14:textId="77777777" w:rsidR="0036189C" w:rsidRDefault="00000000">
            <w:pPr>
              <w:widowControl/>
              <w:jc w:val="center"/>
              <w:textAlignment w:val="top"/>
              <w:rPr>
                <w:rFonts w:ascii="宋体" w:hAnsi="宋体" w:hint="eastAsia"/>
                <w:sz w:val="18"/>
                <w:szCs w:val="18"/>
              </w:rPr>
            </w:pPr>
            <w:r>
              <w:rPr>
                <w:rStyle w:val="font21"/>
                <w:rFonts w:hint="eastAsia"/>
                <w:sz w:val="18"/>
                <w:szCs w:val="18"/>
                <w:lang w:eastAsia="zh-CN" w:bidi="ar"/>
              </w:rPr>
              <w:t>NM_004333</w:t>
            </w:r>
          </w:p>
        </w:tc>
        <w:tc>
          <w:tcPr>
            <w:tcW w:w="4721" w:type="dxa"/>
          </w:tcPr>
          <w:p w14:paraId="1091628E" w14:textId="77777777" w:rsidR="0036189C" w:rsidRDefault="00000000">
            <w:pPr>
              <w:widowControl/>
              <w:textAlignment w:val="top"/>
              <w:rPr>
                <w:rFonts w:ascii="宋体" w:hAnsi="宋体" w:hint="eastAsia"/>
                <w:sz w:val="18"/>
                <w:szCs w:val="18"/>
              </w:rPr>
            </w:pPr>
            <w:r>
              <w:rPr>
                <w:rStyle w:val="font21"/>
                <w:rFonts w:hint="eastAsia"/>
                <w:sz w:val="18"/>
                <w:szCs w:val="18"/>
                <w:lang w:eastAsia="zh-CN" w:bidi="ar"/>
              </w:rPr>
              <w:t>Exon 11/12/15/18热点区域</w:t>
            </w:r>
          </w:p>
        </w:tc>
        <w:tc>
          <w:tcPr>
            <w:tcW w:w="2220" w:type="dxa"/>
          </w:tcPr>
          <w:p w14:paraId="347EAB8B" w14:textId="77777777" w:rsidR="0036189C" w:rsidRDefault="00000000">
            <w:pPr>
              <w:widowControl/>
              <w:jc w:val="center"/>
              <w:textAlignment w:val="top"/>
              <w:rPr>
                <w:rFonts w:ascii="宋体" w:hAnsi="宋体" w:hint="eastAsia"/>
                <w:sz w:val="18"/>
                <w:szCs w:val="18"/>
              </w:rPr>
            </w:pPr>
            <w:r>
              <w:rPr>
                <w:rStyle w:val="font21"/>
                <w:rFonts w:hint="eastAsia"/>
                <w:sz w:val="18"/>
                <w:szCs w:val="18"/>
                <w:lang w:eastAsia="zh-CN" w:bidi="ar"/>
              </w:rPr>
              <w:t>点突变、插入/缺失</w:t>
            </w:r>
          </w:p>
        </w:tc>
      </w:tr>
      <w:tr w:rsidR="0036189C" w14:paraId="4D51D405" w14:textId="77777777">
        <w:tc>
          <w:tcPr>
            <w:tcW w:w="1437" w:type="dxa"/>
            <w:vAlign w:val="center"/>
          </w:tcPr>
          <w:p w14:paraId="42B87DA3" w14:textId="77777777" w:rsidR="0036189C" w:rsidRDefault="00000000">
            <w:pPr>
              <w:widowControl/>
              <w:jc w:val="center"/>
              <w:textAlignment w:val="center"/>
              <w:rPr>
                <w:rFonts w:ascii="宋体" w:hAnsi="宋体" w:hint="eastAsia"/>
                <w:sz w:val="18"/>
                <w:szCs w:val="18"/>
              </w:rPr>
            </w:pPr>
            <w:r>
              <w:rPr>
                <w:rStyle w:val="font21"/>
                <w:rFonts w:hint="eastAsia"/>
                <w:sz w:val="18"/>
                <w:szCs w:val="18"/>
                <w:lang w:eastAsia="zh-CN" w:bidi="ar"/>
              </w:rPr>
              <w:t>BRCAl</w:t>
            </w:r>
          </w:p>
        </w:tc>
        <w:tc>
          <w:tcPr>
            <w:tcW w:w="1584" w:type="dxa"/>
            <w:vAlign w:val="center"/>
          </w:tcPr>
          <w:p w14:paraId="3AB8A1D1" w14:textId="77777777" w:rsidR="0036189C" w:rsidRDefault="00000000">
            <w:pPr>
              <w:widowControl/>
              <w:jc w:val="center"/>
              <w:textAlignment w:val="center"/>
              <w:rPr>
                <w:rFonts w:ascii="宋体" w:hAnsi="宋体" w:hint="eastAsia"/>
                <w:sz w:val="18"/>
                <w:szCs w:val="18"/>
              </w:rPr>
            </w:pPr>
            <w:r>
              <w:rPr>
                <w:rStyle w:val="font21"/>
                <w:rFonts w:hint="eastAsia"/>
                <w:sz w:val="18"/>
                <w:szCs w:val="18"/>
                <w:lang w:eastAsia="zh-CN" w:bidi="ar"/>
              </w:rPr>
              <w:t>NM_007294</w:t>
            </w:r>
          </w:p>
        </w:tc>
        <w:tc>
          <w:tcPr>
            <w:tcW w:w="4721" w:type="dxa"/>
          </w:tcPr>
          <w:p w14:paraId="5824B354" w14:textId="77777777" w:rsidR="0036189C" w:rsidRDefault="00000000">
            <w:pPr>
              <w:widowControl/>
              <w:textAlignment w:val="top"/>
              <w:rPr>
                <w:rFonts w:ascii="宋体" w:hAnsi="宋体" w:hint="eastAsia"/>
                <w:sz w:val="18"/>
                <w:szCs w:val="18"/>
                <w:lang w:eastAsia="zh-CN"/>
              </w:rPr>
            </w:pPr>
            <w:r>
              <w:rPr>
                <w:rStyle w:val="font21"/>
                <w:rFonts w:hint="eastAsia"/>
                <w:sz w:val="18"/>
                <w:szCs w:val="18"/>
                <w:lang w:eastAsia="zh-CN" w:bidi="ar"/>
              </w:rPr>
              <w:t>Exon 2~Exon 3、Exon 5~Exon 24、外显子-内含子连接区、部分内含子和UTR区</w:t>
            </w:r>
          </w:p>
        </w:tc>
        <w:tc>
          <w:tcPr>
            <w:tcW w:w="2220" w:type="dxa"/>
          </w:tcPr>
          <w:p w14:paraId="130086A5" w14:textId="77777777" w:rsidR="0036189C" w:rsidRDefault="00000000">
            <w:pPr>
              <w:widowControl/>
              <w:jc w:val="center"/>
              <w:textAlignment w:val="top"/>
              <w:rPr>
                <w:rStyle w:val="font21"/>
                <w:rFonts w:hint="eastAsia"/>
                <w:sz w:val="18"/>
                <w:szCs w:val="18"/>
                <w:lang w:eastAsia="zh-CN" w:bidi="ar"/>
              </w:rPr>
            </w:pPr>
            <w:r>
              <w:rPr>
                <w:rStyle w:val="font21"/>
                <w:rFonts w:hint="eastAsia"/>
                <w:sz w:val="18"/>
                <w:szCs w:val="18"/>
                <w:lang w:eastAsia="zh-CN" w:bidi="ar"/>
              </w:rPr>
              <w:t>点突变、插入/缺</w:t>
            </w:r>
          </w:p>
          <w:p w14:paraId="163A155A" w14:textId="77777777" w:rsidR="0036189C" w:rsidRDefault="00000000">
            <w:pPr>
              <w:widowControl/>
              <w:jc w:val="center"/>
              <w:textAlignment w:val="top"/>
              <w:rPr>
                <w:rFonts w:ascii="宋体" w:hAnsi="宋体" w:hint="eastAsia"/>
                <w:sz w:val="18"/>
                <w:szCs w:val="18"/>
                <w:lang w:eastAsia="zh-CN"/>
              </w:rPr>
            </w:pPr>
            <w:r>
              <w:rPr>
                <w:rStyle w:val="font21"/>
                <w:rFonts w:hint="eastAsia"/>
                <w:sz w:val="18"/>
                <w:szCs w:val="18"/>
                <w:lang w:eastAsia="zh-CN" w:bidi="ar"/>
              </w:rPr>
              <w:t>失、大片段重排*</w:t>
            </w:r>
          </w:p>
        </w:tc>
      </w:tr>
      <w:tr w:rsidR="0036189C" w14:paraId="33B4BB6A" w14:textId="77777777">
        <w:tc>
          <w:tcPr>
            <w:tcW w:w="1437" w:type="dxa"/>
            <w:vAlign w:val="center"/>
          </w:tcPr>
          <w:p w14:paraId="573F91BE" w14:textId="77777777" w:rsidR="0036189C" w:rsidRDefault="00000000">
            <w:pPr>
              <w:widowControl/>
              <w:jc w:val="center"/>
              <w:textAlignment w:val="center"/>
              <w:rPr>
                <w:rStyle w:val="font41"/>
                <w:rFonts w:hint="eastAsia"/>
                <w:sz w:val="18"/>
                <w:szCs w:val="18"/>
                <w:lang w:eastAsia="zh-CN" w:bidi="ar"/>
              </w:rPr>
            </w:pPr>
            <w:r>
              <w:rPr>
                <w:rStyle w:val="font21"/>
                <w:rFonts w:hint="eastAsia"/>
                <w:sz w:val="18"/>
                <w:szCs w:val="18"/>
                <w:lang w:eastAsia="zh-CN" w:bidi="ar"/>
              </w:rPr>
              <w:t>BRCA2</w:t>
            </w:r>
          </w:p>
        </w:tc>
        <w:tc>
          <w:tcPr>
            <w:tcW w:w="1584" w:type="dxa"/>
            <w:vAlign w:val="center"/>
          </w:tcPr>
          <w:p w14:paraId="3CC6FC44" w14:textId="77777777" w:rsidR="0036189C" w:rsidRDefault="00000000">
            <w:pPr>
              <w:widowControl/>
              <w:jc w:val="center"/>
              <w:textAlignment w:val="center"/>
              <w:rPr>
                <w:rStyle w:val="font41"/>
                <w:rFonts w:hint="eastAsia"/>
                <w:sz w:val="18"/>
                <w:szCs w:val="18"/>
                <w:lang w:eastAsia="zh-CN" w:bidi="ar"/>
              </w:rPr>
            </w:pPr>
            <w:r>
              <w:rPr>
                <w:rStyle w:val="font21"/>
                <w:rFonts w:hint="eastAsia"/>
                <w:sz w:val="18"/>
                <w:szCs w:val="18"/>
                <w:lang w:eastAsia="zh-CN" w:bidi="ar"/>
              </w:rPr>
              <w:t>NM_000059</w:t>
            </w:r>
          </w:p>
        </w:tc>
        <w:tc>
          <w:tcPr>
            <w:tcW w:w="4721" w:type="dxa"/>
          </w:tcPr>
          <w:p w14:paraId="38C8992A" w14:textId="77777777" w:rsidR="0036189C" w:rsidRDefault="00000000">
            <w:pPr>
              <w:widowControl/>
              <w:textAlignment w:val="top"/>
              <w:rPr>
                <w:rStyle w:val="font41"/>
                <w:rFonts w:hint="eastAsia"/>
                <w:sz w:val="18"/>
                <w:szCs w:val="18"/>
                <w:lang w:eastAsia="zh-CN" w:bidi="ar"/>
              </w:rPr>
            </w:pPr>
            <w:r>
              <w:rPr>
                <w:rStyle w:val="font21"/>
                <w:rFonts w:hint="eastAsia"/>
                <w:sz w:val="18"/>
                <w:szCs w:val="18"/>
                <w:lang w:eastAsia="zh-CN" w:bidi="ar"/>
              </w:rPr>
              <w:t>Exon 2~Exon 27、外显子-内含子连接区、部分内含子和UTR区</w:t>
            </w:r>
          </w:p>
        </w:tc>
        <w:tc>
          <w:tcPr>
            <w:tcW w:w="2220" w:type="dxa"/>
          </w:tcPr>
          <w:p w14:paraId="02A8BFA5" w14:textId="77777777" w:rsidR="0036189C" w:rsidRDefault="00000000">
            <w:pPr>
              <w:widowControl/>
              <w:jc w:val="center"/>
              <w:textAlignment w:val="top"/>
              <w:rPr>
                <w:rStyle w:val="font21"/>
                <w:rFonts w:hint="eastAsia"/>
                <w:sz w:val="18"/>
                <w:szCs w:val="18"/>
                <w:lang w:eastAsia="zh-CN" w:bidi="ar"/>
              </w:rPr>
            </w:pPr>
            <w:r>
              <w:rPr>
                <w:rStyle w:val="font21"/>
                <w:rFonts w:hint="eastAsia"/>
                <w:sz w:val="18"/>
                <w:szCs w:val="18"/>
                <w:lang w:eastAsia="zh-CN" w:bidi="ar"/>
              </w:rPr>
              <w:t>点突变、插入/缺</w:t>
            </w:r>
          </w:p>
          <w:p w14:paraId="1ECCD930" w14:textId="77777777" w:rsidR="0036189C" w:rsidRDefault="00000000">
            <w:pPr>
              <w:widowControl/>
              <w:jc w:val="center"/>
              <w:textAlignment w:val="top"/>
              <w:rPr>
                <w:rStyle w:val="font41"/>
                <w:rFonts w:hint="eastAsia"/>
                <w:sz w:val="18"/>
                <w:szCs w:val="18"/>
                <w:lang w:eastAsia="zh-CN" w:bidi="ar"/>
              </w:rPr>
            </w:pPr>
            <w:r>
              <w:rPr>
                <w:rStyle w:val="font21"/>
                <w:rFonts w:hint="eastAsia"/>
                <w:sz w:val="18"/>
                <w:szCs w:val="18"/>
                <w:lang w:eastAsia="zh-CN" w:bidi="ar"/>
              </w:rPr>
              <w:t>失、大片段重排*</w:t>
            </w:r>
          </w:p>
        </w:tc>
      </w:tr>
      <w:tr w:rsidR="0036189C" w14:paraId="561F6B0C" w14:textId="77777777">
        <w:tc>
          <w:tcPr>
            <w:tcW w:w="1437" w:type="dxa"/>
            <w:vAlign w:val="bottom"/>
          </w:tcPr>
          <w:p w14:paraId="3786AC19" w14:textId="77777777" w:rsidR="0036189C" w:rsidRDefault="00000000">
            <w:pPr>
              <w:widowControl/>
              <w:jc w:val="center"/>
              <w:textAlignment w:val="bottom"/>
              <w:rPr>
                <w:rStyle w:val="font41"/>
                <w:rFonts w:hint="eastAsia"/>
                <w:sz w:val="18"/>
                <w:szCs w:val="18"/>
                <w:lang w:eastAsia="zh-CN" w:bidi="ar"/>
              </w:rPr>
            </w:pPr>
            <w:r>
              <w:rPr>
                <w:rStyle w:val="font21"/>
                <w:rFonts w:hint="eastAsia"/>
                <w:sz w:val="18"/>
                <w:szCs w:val="18"/>
                <w:lang w:eastAsia="zh-CN" w:bidi="ar"/>
              </w:rPr>
              <w:t>BRIP1</w:t>
            </w:r>
          </w:p>
        </w:tc>
        <w:tc>
          <w:tcPr>
            <w:tcW w:w="1584" w:type="dxa"/>
          </w:tcPr>
          <w:p w14:paraId="448505B6" w14:textId="77777777" w:rsidR="0036189C" w:rsidRDefault="00000000">
            <w:pPr>
              <w:widowControl/>
              <w:jc w:val="center"/>
              <w:textAlignment w:val="top"/>
              <w:rPr>
                <w:rStyle w:val="font41"/>
                <w:rFonts w:hint="eastAsia"/>
                <w:sz w:val="18"/>
                <w:szCs w:val="18"/>
                <w:lang w:eastAsia="zh-CN" w:bidi="ar"/>
              </w:rPr>
            </w:pPr>
            <w:r>
              <w:rPr>
                <w:rStyle w:val="font21"/>
                <w:rFonts w:hint="eastAsia"/>
                <w:sz w:val="18"/>
                <w:szCs w:val="18"/>
                <w:lang w:eastAsia="zh-CN" w:bidi="ar"/>
              </w:rPr>
              <w:t>NM_032043</w:t>
            </w:r>
          </w:p>
        </w:tc>
        <w:tc>
          <w:tcPr>
            <w:tcW w:w="4721" w:type="dxa"/>
          </w:tcPr>
          <w:p w14:paraId="3E38EDA9" w14:textId="77777777" w:rsidR="0036189C" w:rsidRDefault="00000000">
            <w:pPr>
              <w:widowControl/>
              <w:textAlignment w:val="top"/>
              <w:rPr>
                <w:rStyle w:val="font41"/>
                <w:rFonts w:hint="eastAsia"/>
                <w:sz w:val="18"/>
                <w:szCs w:val="18"/>
                <w:lang w:eastAsia="zh-CN" w:bidi="ar"/>
              </w:rPr>
            </w:pPr>
            <w:r>
              <w:rPr>
                <w:rStyle w:val="font21"/>
                <w:rFonts w:hint="eastAsia"/>
                <w:sz w:val="18"/>
                <w:szCs w:val="18"/>
                <w:lang w:eastAsia="zh-CN" w:bidi="ar"/>
              </w:rPr>
              <w:t>Exon 2~Exon 20、外显子-内含子连接区</w:t>
            </w:r>
          </w:p>
        </w:tc>
        <w:tc>
          <w:tcPr>
            <w:tcW w:w="2220" w:type="dxa"/>
          </w:tcPr>
          <w:p w14:paraId="29023E5E" w14:textId="77777777" w:rsidR="0036189C" w:rsidRDefault="00000000">
            <w:pPr>
              <w:widowControl/>
              <w:jc w:val="center"/>
              <w:textAlignment w:val="top"/>
              <w:rPr>
                <w:rStyle w:val="font41"/>
                <w:rFonts w:hint="eastAsia"/>
                <w:sz w:val="18"/>
                <w:szCs w:val="18"/>
                <w:lang w:eastAsia="zh-CN" w:bidi="ar"/>
              </w:rPr>
            </w:pPr>
            <w:r>
              <w:rPr>
                <w:rStyle w:val="font21"/>
                <w:rFonts w:hint="eastAsia"/>
                <w:sz w:val="18"/>
                <w:szCs w:val="18"/>
                <w:lang w:eastAsia="zh-CN" w:bidi="ar"/>
              </w:rPr>
              <w:t>点突变、插入/缺失</w:t>
            </w:r>
          </w:p>
        </w:tc>
      </w:tr>
      <w:tr w:rsidR="0036189C" w14:paraId="57C5D3E3" w14:textId="77777777">
        <w:tc>
          <w:tcPr>
            <w:tcW w:w="1437" w:type="dxa"/>
            <w:vAlign w:val="bottom"/>
          </w:tcPr>
          <w:p w14:paraId="0E5A8F78" w14:textId="77777777" w:rsidR="0036189C" w:rsidRDefault="00000000">
            <w:pPr>
              <w:widowControl/>
              <w:jc w:val="center"/>
              <w:textAlignment w:val="bottom"/>
              <w:rPr>
                <w:rStyle w:val="font41"/>
                <w:rFonts w:hint="eastAsia"/>
                <w:sz w:val="18"/>
                <w:szCs w:val="18"/>
                <w:lang w:eastAsia="zh-CN" w:bidi="ar"/>
              </w:rPr>
            </w:pPr>
            <w:r>
              <w:rPr>
                <w:rStyle w:val="font21"/>
                <w:rFonts w:hint="eastAsia"/>
                <w:sz w:val="18"/>
                <w:szCs w:val="18"/>
                <w:lang w:eastAsia="zh-CN" w:bidi="ar"/>
              </w:rPr>
              <w:t>CDH1</w:t>
            </w:r>
          </w:p>
        </w:tc>
        <w:tc>
          <w:tcPr>
            <w:tcW w:w="1584" w:type="dxa"/>
          </w:tcPr>
          <w:p w14:paraId="433E957B" w14:textId="77777777" w:rsidR="0036189C" w:rsidRDefault="00000000">
            <w:pPr>
              <w:widowControl/>
              <w:jc w:val="center"/>
              <w:textAlignment w:val="top"/>
              <w:rPr>
                <w:rStyle w:val="font41"/>
                <w:rFonts w:hint="eastAsia"/>
                <w:sz w:val="18"/>
                <w:szCs w:val="18"/>
                <w:lang w:eastAsia="zh-CN" w:bidi="ar"/>
              </w:rPr>
            </w:pPr>
            <w:r>
              <w:rPr>
                <w:rStyle w:val="font21"/>
                <w:rFonts w:hint="eastAsia"/>
                <w:sz w:val="18"/>
                <w:szCs w:val="18"/>
                <w:lang w:eastAsia="zh-CN" w:bidi="ar"/>
              </w:rPr>
              <w:t>NM_004360</w:t>
            </w:r>
          </w:p>
        </w:tc>
        <w:tc>
          <w:tcPr>
            <w:tcW w:w="4721" w:type="dxa"/>
          </w:tcPr>
          <w:p w14:paraId="52F973F0" w14:textId="77777777" w:rsidR="0036189C" w:rsidRDefault="00000000">
            <w:pPr>
              <w:widowControl/>
              <w:textAlignment w:val="top"/>
              <w:rPr>
                <w:rStyle w:val="font41"/>
                <w:rFonts w:hint="eastAsia"/>
                <w:sz w:val="18"/>
                <w:szCs w:val="18"/>
                <w:lang w:eastAsia="zh-CN" w:bidi="ar"/>
              </w:rPr>
            </w:pPr>
            <w:r>
              <w:rPr>
                <w:rStyle w:val="font21"/>
                <w:rFonts w:hint="eastAsia"/>
                <w:sz w:val="18"/>
                <w:szCs w:val="18"/>
                <w:lang w:eastAsia="zh-CN" w:bidi="ar"/>
              </w:rPr>
              <w:t>Exon 1~Exon 16、外显子-内含子连接区</w:t>
            </w:r>
          </w:p>
        </w:tc>
        <w:tc>
          <w:tcPr>
            <w:tcW w:w="2220" w:type="dxa"/>
          </w:tcPr>
          <w:p w14:paraId="46E19960" w14:textId="77777777" w:rsidR="0036189C" w:rsidRDefault="00000000">
            <w:pPr>
              <w:widowControl/>
              <w:jc w:val="center"/>
              <w:textAlignment w:val="top"/>
              <w:rPr>
                <w:rStyle w:val="font41"/>
                <w:rFonts w:hint="eastAsia"/>
                <w:sz w:val="18"/>
                <w:szCs w:val="18"/>
                <w:lang w:eastAsia="zh-CN" w:bidi="ar"/>
              </w:rPr>
            </w:pPr>
            <w:r>
              <w:rPr>
                <w:rStyle w:val="font21"/>
                <w:rFonts w:hint="eastAsia"/>
                <w:sz w:val="18"/>
                <w:szCs w:val="18"/>
                <w:lang w:eastAsia="zh-CN" w:bidi="ar"/>
              </w:rPr>
              <w:t>点突变、插入/缺失</w:t>
            </w:r>
          </w:p>
        </w:tc>
      </w:tr>
      <w:tr w:rsidR="0036189C" w14:paraId="1A7913B6" w14:textId="77777777">
        <w:tc>
          <w:tcPr>
            <w:tcW w:w="1437" w:type="dxa"/>
            <w:vAlign w:val="bottom"/>
          </w:tcPr>
          <w:p w14:paraId="5B5E8767" w14:textId="77777777" w:rsidR="0036189C" w:rsidRDefault="00000000">
            <w:pPr>
              <w:widowControl/>
              <w:jc w:val="center"/>
              <w:textAlignment w:val="bottom"/>
              <w:rPr>
                <w:rStyle w:val="font41"/>
                <w:rFonts w:hint="eastAsia"/>
                <w:sz w:val="18"/>
                <w:szCs w:val="18"/>
                <w:lang w:eastAsia="zh-CN" w:bidi="ar"/>
              </w:rPr>
            </w:pPr>
            <w:r>
              <w:rPr>
                <w:rStyle w:val="font21"/>
                <w:rFonts w:hint="eastAsia"/>
                <w:sz w:val="18"/>
                <w:szCs w:val="18"/>
                <w:lang w:eastAsia="zh-CN" w:bidi="ar"/>
              </w:rPr>
              <w:t>CDK12</w:t>
            </w:r>
          </w:p>
        </w:tc>
        <w:tc>
          <w:tcPr>
            <w:tcW w:w="1584" w:type="dxa"/>
          </w:tcPr>
          <w:p w14:paraId="547D4F63" w14:textId="77777777" w:rsidR="0036189C" w:rsidRDefault="00000000">
            <w:pPr>
              <w:widowControl/>
              <w:jc w:val="center"/>
              <w:textAlignment w:val="top"/>
              <w:rPr>
                <w:rStyle w:val="font41"/>
                <w:rFonts w:hint="eastAsia"/>
                <w:sz w:val="18"/>
                <w:szCs w:val="18"/>
                <w:lang w:eastAsia="zh-CN" w:bidi="ar"/>
              </w:rPr>
            </w:pPr>
            <w:r>
              <w:rPr>
                <w:rStyle w:val="font21"/>
                <w:rFonts w:hint="eastAsia"/>
                <w:sz w:val="18"/>
                <w:szCs w:val="18"/>
                <w:lang w:eastAsia="zh-CN" w:bidi="ar"/>
              </w:rPr>
              <w:t>NM_016507</w:t>
            </w:r>
          </w:p>
        </w:tc>
        <w:tc>
          <w:tcPr>
            <w:tcW w:w="4721" w:type="dxa"/>
          </w:tcPr>
          <w:p w14:paraId="665B620D" w14:textId="77777777" w:rsidR="0036189C" w:rsidRDefault="00000000">
            <w:pPr>
              <w:widowControl/>
              <w:textAlignment w:val="top"/>
              <w:rPr>
                <w:rStyle w:val="font41"/>
                <w:rFonts w:hint="eastAsia"/>
                <w:sz w:val="18"/>
                <w:szCs w:val="18"/>
                <w:lang w:eastAsia="zh-CN" w:bidi="ar"/>
              </w:rPr>
            </w:pPr>
            <w:r>
              <w:rPr>
                <w:rStyle w:val="font21"/>
                <w:rFonts w:hint="eastAsia"/>
                <w:sz w:val="18"/>
                <w:szCs w:val="18"/>
                <w:lang w:eastAsia="zh-CN" w:bidi="ar"/>
              </w:rPr>
              <w:t>Exon 1~Exon 14、外显子-内含子连接区</w:t>
            </w:r>
          </w:p>
        </w:tc>
        <w:tc>
          <w:tcPr>
            <w:tcW w:w="2220" w:type="dxa"/>
          </w:tcPr>
          <w:p w14:paraId="5ACD8BCD" w14:textId="77777777" w:rsidR="0036189C" w:rsidRDefault="00000000">
            <w:pPr>
              <w:widowControl/>
              <w:jc w:val="center"/>
              <w:textAlignment w:val="top"/>
              <w:rPr>
                <w:rStyle w:val="font41"/>
                <w:rFonts w:hint="eastAsia"/>
                <w:sz w:val="18"/>
                <w:szCs w:val="18"/>
                <w:lang w:eastAsia="zh-CN" w:bidi="ar"/>
              </w:rPr>
            </w:pPr>
            <w:r>
              <w:rPr>
                <w:rStyle w:val="font21"/>
                <w:rFonts w:hint="eastAsia"/>
                <w:sz w:val="18"/>
                <w:szCs w:val="18"/>
                <w:lang w:eastAsia="zh-CN" w:bidi="ar"/>
              </w:rPr>
              <w:t>点突变、插入/缺失</w:t>
            </w:r>
          </w:p>
        </w:tc>
      </w:tr>
      <w:tr w:rsidR="0036189C" w14:paraId="69501912" w14:textId="77777777">
        <w:tc>
          <w:tcPr>
            <w:tcW w:w="1437" w:type="dxa"/>
            <w:vAlign w:val="bottom"/>
          </w:tcPr>
          <w:p w14:paraId="31F5F799" w14:textId="77777777" w:rsidR="0036189C" w:rsidRDefault="00000000">
            <w:pPr>
              <w:widowControl/>
              <w:jc w:val="center"/>
              <w:textAlignment w:val="bottom"/>
              <w:rPr>
                <w:rStyle w:val="font41"/>
                <w:rFonts w:hint="eastAsia"/>
                <w:sz w:val="18"/>
                <w:szCs w:val="18"/>
                <w:lang w:eastAsia="zh-CN" w:bidi="ar"/>
              </w:rPr>
            </w:pPr>
            <w:r>
              <w:rPr>
                <w:rStyle w:val="font21"/>
                <w:rFonts w:hint="eastAsia"/>
                <w:sz w:val="18"/>
                <w:szCs w:val="18"/>
                <w:lang w:eastAsia="zh-CN" w:bidi="ar"/>
              </w:rPr>
              <w:t>CHEK1</w:t>
            </w:r>
          </w:p>
        </w:tc>
        <w:tc>
          <w:tcPr>
            <w:tcW w:w="1584" w:type="dxa"/>
          </w:tcPr>
          <w:p w14:paraId="44287130" w14:textId="77777777" w:rsidR="0036189C" w:rsidRDefault="00000000">
            <w:pPr>
              <w:widowControl/>
              <w:jc w:val="center"/>
              <w:textAlignment w:val="top"/>
              <w:rPr>
                <w:rStyle w:val="font41"/>
                <w:rFonts w:hint="eastAsia"/>
                <w:sz w:val="18"/>
                <w:szCs w:val="18"/>
                <w:lang w:eastAsia="zh-CN" w:bidi="ar"/>
              </w:rPr>
            </w:pPr>
            <w:r>
              <w:rPr>
                <w:rStyle w:val="font21"/>
                <w:rFonts w:hint="eastAsia"/>
                <w:sz w:val="18"/>
                <w:szCs w:val="18"/>
                <w:lang w:eastAsia="zh-CN" w:bidi="ar"/>
              </w:rPr>
              <w:t>NM_001114122</w:t>
            </w:r>
          </w:p>
        </w:tc>
        <w:tc>
          <w:tcPr>
            <w:tcW w:w="4721" w:type="dxa"/>
            <w:vAlign w:val="center"/>
          </w:tcPr>
          <w:p w14:paraId="5E8B18A6" w14:textId="77777777" w:rsidR="0036189C" w:rsidRDefault="00000000">
            <w:pPr>
              <w:widowControl/>
              <w:textAlignment w:val="center"/>
              <w:rPr>
                <w:rStyle w:val="font41"/>
                <w:rFonts w:hint="eastAsia"/>
                <w:sz w:val="18"/>
                <w:szCs w:val="18"/>
                <w:lang w:eastAsia="zh-CN" w:bidi="ar"/>
              </w:rPr>
            </w:pPr>
            <w:r>
              <w:rPr>
                <w:rStyle w:val="font21"/>
                <w:rFonts w:hint="eastAsia"/>
                <w:sz w:val="18"/>
                <w:szCs w:val="18"/>
                <w:lang w:eastAsia="zh-CN" w:bidi="ar"/>
              </w:rPr>
              <w:t>Exon 2~Exon 13、外显子-内含子连接区</w:t>
            </w:r>
          </w:p>
        </w:tc>
        <w:tc>
          <w:tcPr>
            <w:tcW w:w="2220" w:type="dxa"/>
            <w:vAlign w:val="center"/>
          </w:tcPr>
          <w:p w14:paraId="193D8CD2" w14:textId="77777777" w:rsidR="0036189C" w:rsidRDefault="00000000">
            <w:pPr>
              <w:widowControl/>
              <w:jc w:val="center"/>
              <w:textAlignment w:val="center"/>
              <w:rPr>
                <w:rStyle w:val="font41"/>
                <w:rFonts w:hint="eastAsia"/>
                <w:sz w:val="18"/>
                <w:szCs w:val="18"/>
                <w:lang w:eastAsia="zh-CN" w:bidi="ar"/>
              </w:rPr>
            </w:pPr>
            <w:r>
              <w:rPr>
                <w:rStyle w:val="font21"/>
                <w:rFonts w:hint="eastAsia"/>
                <w:sz w:val="18"/>
                <w:szCs w:val="18"/>
                <w:lang w:eastAsia="zh-CN" w:bidi="ar"/>
              </w:rPr>
              <w:t>点突变、插入/缺失</w:t>
            </w:r>
          </w:p>
        </w:tc>
      </w:tr>
      <w:tr w:rsidR="0036189C" w14:paraId="01A57500" w14:textId="77777777">
        <w:tc>
          <w:tcPr>
            <w:tcW w:w="1437" w:type="dxa"/>
            <w:vAlign w:val="bottom"/>
          </w:tcPr>
          <w:p w14:paraId="40DEBE00" w14:textId="77777777" w:rsidR="0036189C" w:rsidRDefault="00000000">
            <w:pPr>
              <w:widowControl/>
              <w:jc w:val="center"/>
              <w:textAlignment w:val="bottom"/>
              <w:rPr>
                <w:rStyle w:val="font41"/>
                <w:rFonts w:hint="eastAsia"/>
                <w:sz w:val="18"/>
                <w:szCs w:val="18"/>
                <w:lang w:eastAsia="zh-CN" w:bidi="ar"/>
              </w:rPr>
            </w:pPr>
            <w:r>
              <w:rPr>
                <w:rStyle w:val="font21"/>
                <w:rFonts w:hint="eastAsia"/>
                <w:sz w:val="18"/>
                <w:szCs w:val="18"/>
                <w:lang w:eastAsia="zh-CN" w:bidi="ar"/>
              </w:rPr>
              <w:t>CHEK2</w:t>
            </w:r>
          </w:p>
        </w:tc>
        <w:tc>
          <w:tcPr>
            <w:tcW w:w="1584" w:type="dxa"/>
          </w:tcPr>
          <w:p w14:paraId="3C2BE682" w14:textId="77777777" w:rsidR="0036189C" w:rsidRDefault="00000000">
            <w:pPr>
              <w:widowControl/>
              <w:jc w:val="center"/>
              <w:textAlignment w:val="top"/>
              <w:rPr>
                <w:rStyle w:val="font41"/>
                <w:rFonts w:hint="eastAsia"/>
                <w:sz w:val="18"/>
                <w:szCs w:val="18"/>
                <w:lang w:eastAsia="zh-CN" w:bidi="ar"/>
              </w:rPr>
            </w:pPr>
            <w:r>
              <w:rPr>
                <w:rStyle w:val="font21"/>
                <w:rFonts w:hint="eastAsia"/>
                <w:sz w:val="18"/>
                <w:szCs w:val="18"/>
                <w:lang w:eastAsia="zh-CN" w:bidi="ar"/>
              </w:rPr>
              <w:t>NM_007194</w:t>
            </w:r>
          </w:p>
        </w:tc>
        <w:tc>
          <w:tcPr>
            <w:tcW w:w="4721" w:type="dxa"/>
          </w:tcPr>
          <w:p w14:paraId="7B36E144" w14:textId="77777777" w:rsidR="0036189C" w:rsidRDefault="00000000">
            <w:pPr>
              <w:widowControl/>
              <w:textAlignment w:val="top"/>
              <w:rPr>
                <w:rStyle w:val="font41"/>
                <w:rFonts w:hint="eastAsia"/>
                <w:sz w:val="18"/>
                <w:szCs w:val="18"/>
                <w:lang w:eastAsia="zh-CN" w:bidi="ar"/>
              </w:rPr>
            </w:pPr>
            <w:r>
              <w:rPr>
                <w:rStyle w:val="font21"/>
                <w:rFonts w:hint="eastAsia"/>
                <w:sz w:val="18"/>
                <w:szCs w:val="18"/>
                <w:lang w:eastAsia="zh-CN" w:bidi="ar"/>
              </w:rPr>
              <w:t>Exon 2~Exon 15、外显子-内含子连接区</w:t>
            </w:r>
          </w:p>
        </w:tc>
        <w:tc>
          <w:tcPr>
            <w:tcW w:w="2220" w:type="dxa"/>
          </w:tcPr>
          <w:p w14:paraId="036CD7F5" w14:textId="77777777" w:rsidR="0036189C" w:rsidRDefault="00000000">
            <w:pPr>
              <w:widowControl/>
              <w:jc w:val="center"/>
              <w:textAlignment w:val="top"/>
              <w:rPr>
                <w:rStyle w:val="font41"/>
                <w:rFonts w:hint="eastAsia"/>
                <w:sz w:val="18"/>
                <w:szCs w:val="18"/>
                <w:lang w:eastAsia="zh-CN" w:bidi="ar"/>
              </w:rPr>
            </w:pPr>
            <w:r>
              <w:rPr>
                <w:rStyle w:val="font21"/>
                <w:rFonts w:hint="eastAsia"/>
                <w:sz w:val="18"/>
                <w:szCs w:val="18"/>
                <w:lang w:eastAsia="zh-CN" w:bidi="ar"/>
              </w:rPr>
              <w:t>点突变、插入/缺失</w:t>
            </w:r>
          </w:p>
        </w:tc>
      </w:tr>
      <w:tr w:rsidR="0036189C" w14:paraId="166CA5BC" w14:textId="77777777">
        <w:tc>
          <w:tcPr>
            <w:tcW w:w="1437" w:type="dxa"/>
            <w:vAlign w:val="bottom"/>
          </w:tcPr>
          <w:p w14:paraId="43862DCF" w14:textId="77777777" w:rsidR="0036189C"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ERBB2</w:t>
            </w:r>
          </w:p>
        </w:tc>
        <w:tc>
          <w:tcPr>
            <w:tcW w:w="1584" w:type="dxa"/>
          </w:tcPr>
          <w:p w14:paraId="0D982982"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NM_004448</w:t>
            </w:r>
          </w:p>
        </w:tc>
        <w:tc>
          <w:tcPr>
            <w:tcW w:w="4721" w:type="dxa"/>
          </w:tcPr>
          <w:p w14:paraId="217D0DDC" w14:textId="77777777" w:rsidR="0036189C"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1~3/6~9/11~12/16~21/23/25~27热点区域</w:t>
            </w:r>
          </w:p>
        </w:tc>
        <w:tc>
          <w:tcPr>
            <w:tcW w:w="2220" w:type="dxa"/>
          </w:tcPr>
          <w:p w14:paraId="55897C26"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36189C" w14:paraId="0180A72C" w14:textId="77777777">
        <w:tc>
          <w:tcPr>
            <w:tcW w:w="1437" w:type="dxa"/>
            <w:vAlign w:val="bottom"/>
          </w:tcPr>
          <w:p w14:paraId="611ECE4C" w14:textId="77777777" w:rsidR="0036189C"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ESR1</w:t>
            </w:r>
          </w:p>
        </w:tc>
        <w:tc>
          <w:tcPr>
            <w:tcW w:w="1584" w:type="dxa"/>
          </w:tcPr>
          <w:p w14:paraId="75DD31DE"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NM_000125</w:t>
            </w:r>
          </w:p>
        </w:tc>
        <w:tc>
          <w:tcPr>
            <w:tcW w:w="4721" w:type="dxa"/>
            <w:vAlign w:val="center"/>
          </w:tcPr>
          <w:p w14:paraId="41CEFFF1" w14:textId="77777777" w:rsidR="0036189C" w:rsidRDefault="00000000">
            <w:pPr>
              <w:widowControl/>
              <w:textAlignment w:val="center"/>
              <w:rPr>
                <w:rStyle w:val="font41"/>
                <w:rFonts w:hint="eastAsia"/>
                <w:sz w:val="18"/>
                <w:szCs w:val="18"/>
                <w:lang w:eastAsia="zh-CN" w:bidi="ar"/>
              </w:rPr>
            </w:pPr>
            <w:r>
              <w:rPr>
                <w:rFonts w:ascii="宋体" w:hAnsi="宋体" w:hint="eastAsia"/>
                <w:color w:val="000000"/>
                <w:sz w:val="18"/>
                <w:szCs w:val="18"/>
                <w:lang w:eastAsia="zh-CN" w:bidi="ar"/>
              </w:rPr>
              <w:t>Exon 1~Exon 8、外显子-内含子连接区</w:t>
            </w:r>
          </w:p>
        </w:tc>
        <w:tc>
          <w:tcPr>
            <w:tcW w:w="2220" w:type="dxa"/>
          </w:tcPr>
          <w:p w14:paraId="3D3DA8C7"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36189C" w14:paraId="51E1C2F0" w14:textId="77777777">
        <w:tc>
          <w:tcPr>
            <w:tcW w:w="1437" w:type="dxa"/>
            <w:vAlign w:val="bottom"/>
          </w:tcPr>
          <w:p w14:paraId="3F9A0466" w14:textId="77777777" w:rsidR="0036189C"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FANCA</w:t>
            </w:r>
          </w:p>
        </w:tc>
        <w:tc>
          <w:tcPr>
            <w:tcW w:w="1584" w:type="dxa"/>
          </w:tcPr>
          <w:p w14:paraId="12A7867D"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NM_000135</w:t>
            </w:r>
          </w:p>
        </w:tc>
        <w:tc>
          <w:tcPr>
            <w:tcW w:w="4721" w:type="dxa"/>
          </w:tcPr>
          <w:p w14:paraId="3FDF28A6" w14:textId="77777777" w:rsidR="0036189C"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1~Exon 43、外显子-内含子连接区</w:t>
            </w:r>
          </w:p>
        </w:tc>
        <w:tc>
          <w:tcPr>
            <w:tcW w:w="2220" w:type="dxa"/>
          </w:tcPr>
          <w:p w14:paraId="6F274DD4"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36189C" w14:paraId="53893490" w14:textId="77777777">
        <w:tc>
          <w:tcPr>
            <w:tcW w:w="1437" w:type="dxa"/>
            <w:vAlign w:val="bottom"/>
          </w:tcPr>
          <w:p w14:paraId="5D005404" w14:textId="77777777" w:rsidR="0036189C"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FANCL</w:t>
            </w:r>
          </w:p>
        </w:tc>
        <w:tc>
          <w:tcPr>
            <w:tcW w:w="1584" w:type="dxa"/>
          </w:tcPr>
          <w:p w14:paraId="70A40DB1"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NM_018062</w:t>
            </w:r>
          </w:p>
        </w:tc>
        <w:tc>
          <w:tcPr>
            <w:tcW w:w="4721" w:type="dxa"/>
          </w:tcPr>
          <w:p w14:paraId="60AE433F" w14:textId="77777777" w:rsidR="0036189C"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1~Exon 14、外显子-内含子连接区</w:t>
            </w:r>
          </w:p>
        </w:tc>
        <w:tc>
          <w:tcPr>
            <w:tcW w:w="2220" w:type="dxa"/>
          </w:tcPr>
          <w:p w14:paraId="1856C326"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36189C" w14:paraId="1B78B84D" w14:textId="77777777">
        <w:tc>
          <w:tcPr>
            <w:tcW w:w="1437" w:type="dxa"/>
            <w:vAlign w:val="bottom"/>
          </w:tcPr>
          <w:p w14:paraId="51B25526" w14:textId="77777777" w:rsidR="0036189C"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HDAC2</w:t>
            </w:r>
          </w:p>
        </w:tc>
        <w:tc>
          <w:tcPr>
            <w:tcW w:w="1584" w:type="dxa"/>
            <w:vAlign w:val="bottom"/>
          </w:tcPr>
          <w:p w14:paraId="41796EAB" w14:textId="77777777" w:rsidR="0036189C"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NM_001527</w:t>
            </w:r>
          </w:p>
        </w:tc>
        <w:tc>
          <w:tcPr>
            <w:tcW w:w="4721" w:type="dxa"/>
          </w:tcPr>
          <w:p w14:paraId="6A97641F" w14:textId="77777777" w:rsidR="0036189C"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1~Exon 14、外显子-内含子连接区</w:t>
            </w:r>
          </w:p>
        </w:tc>
        <w:tc>
          <w:tcPr>
            <w:tcW w:w="2220" w:type="dxa"/>
          </w:tcPr>
          <w:p w14:paraId="4CE8D679"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36189C" w14:paraId="62F59AE0" w14:textId="77777777">
        <w:tc>
          <w:tcPr>
            <w:tcW w:w="1437" w:type="dxa"/>
            <w:vAlign w:val="bottom"/>
          </w:tcPr>
          <w:p w14:paraId="01431B5F" w14:textId="77777777" w:rsidR="0036189C"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HOXB13</w:t>
            </w:r>
          </w:p>
        </w:tc>
        <w:tc>
          <w:tcPr>
            <w:tcW w:w="1584" w:type="dxa"/>
          </w:tcPr>
          <w:p w14:paraId="067DC43C"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NM_006361</w:t>
            </w:r>
          </w:p>
        </w:tc>
        <w:tc>
          <w:tcPr>
            <w:tcW w:w="4721" w:type="dxa"/>
          </w:tcPr>
          <w:p w14:paraId="21DDF888" w14:textId="77777777" w:rsidR="0036189C"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1~Exon 2、外显子-内含子连接区</w:t>
            </w:r>
          </w:p>
        </w:tc>
        <w:tc>
          <w:tcPr>
            <w:tcW w:w="2220" w:type="dxa"/>
          </w:tcPr>
          <w:p w14:paraId="5B944A5C"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36189C" w14:paraId="766FFB26" w14:textId="77777777">
        <w:tc>
          <w:tcPr>
            <w:tcW w:w="1437" w:type="dxa"/>
            <w:vAlign w:val="bottom"/>
          </w:tcPr>
          <w:p w14:paraId="034377AB" w14:textId="77777777" w:rsidR="0036189C"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KRAS</w:t>
            </w:r>
          </w:p>
        </w:tc>
        <w:tc>
          <w:tcPr>
            <w:tcW w:w="1584" w:type="dxa"/>
          </w:tcPr>
          <w:p w14:paraId="4E528B00"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NM_004985</w:t>
            </w:r>
          </w:p>
        </w:tc>
        <w:tc>
          <w:tcPr>
            <w:tcW w:w="4721" w:type="dxa"/>
          </w:tcPr>
          <w:p w14:paraId="4FAB5B77" w14:textId="77777777" w:rsidR="0036189C"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2~Exon 4热点区域</w:t>
            </w:r>
          </w:p>
        </w:tc>
        <w:tc>
          <w:tcPr>
            <w:tcW w:w="2220" w:type="dxa"/>
          </w:tcPr>
          <w:p w14:paraId="7BE0B440"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36189C" w14:paraId="04DD0B58" w14:textId="77777777">
        <w:tc>
          <w:tcPr>
            <w:tcW w:w="1437" w:type="dxa"/>
            <w:vAlign w:val="bottom"/>
          </w:tcPr>
          <w:p w14:paraId="4102E368" w14:textId="77777777" w:rsidR="0036189C"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MLH1</w:t>
            </w:r>
          </w:p>
        </w:tc>
        <w:tc>
          <w:tcPr>
            <w:tcW w:w="1584" w:type="dxa"/>
          </w:tcPr>
          <w:p w14:paraId="26DAD756"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NM_000249</w:t>
            </w:r>
          </w:p>
        </w:tc>
        <w:tc>
          <w:tcPr>
            <w:tcW w:w="4721" w:type="dxa"/>
          </w:tcPr>
          <w:p w14:paraId="3483CDD1" w14:textId="77777777" w:rsidR="0036189C"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1~Exon 19、外显子-内含子连接区</w:t>
            </w:r>
          </w:p>
        </w:tc>
        <w:tc>
          <w:tcPr>
            <w:tcW w:w="2220" w:type="dxa"/>
          </w:tcPr>
          <w:p w14:paraId="3F7BA105"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36189C" w14:paraId="148BD7AB" w14:textId="77777777">
        <w:tc>
          <w:tcPr>
            <w:tcW w:w="1437" w:type="dxa"/>
            <w:vAlign w:val="bottom"/>
          </w:tcPr>
          <w:p w14:paraId="2F08F03C" w14:textId="77777777" w:rsidR="0036189C"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MRE11</w:t>
            </w:r>
          </w:p>
        </w:tc>
        <w:tc>
          <w:tcPr>
            <w:tcW w:w="1584" w:type="dxa"/>
          </w:tcPr>
          <w:p w14:paraId="04F4E94B"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NM_005591</w:t>
            </w:r>
          </w:p>
        </w:tc>
        <w:tc>
          <w:tcPr>
            <w:tcW w:w="4721" w:type="dxa"/>
          </w:tcPr>
          <w:p w14:paraId="42A69E44" w14:textId="77777777" w:rsidR="0036189C"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2~Exon 20、外显子-内含子连接区</w:t>
            </w:r>
          </w:p>
        </w:tc>
        <w:tc>
          <w:tcPr>
            <w:tcW w:w="2220" w:type="dxa"/>
          </w:tcPr>
          <w:p w14:paraId="0D125D24"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36189C" w14:paraId="24498DD1" w14:textId="77777777">
        <w:tc>
          <w:tcPr>
            <w:tcW w:w="1437" w:type="dxa"/>
            <w:vAlign w:val="bottom"/>
          </w:tcPr>
          <w:p w14:paraId="53DD6754" w14:textId="77777777" w:rsidR="0036189C" w:rsidRDefault="00000000">
            <w:pPr>
              <w:widowControl/>
              <w:jc w:val="center"/>
              <w:textAlignment w:val="bottom"/>
              <w:rPr>
                <w:rStyle w:val="font41"/>
                <w:rFonts w:hint="eastAsia"/>
                <w:sz w:val="18"/>
                <w:szCs w:val="18"/>
                <w:lang w:eastAsia="zh-CN" w:bidi="ar"/>
              </w:rPr>
            </w:pPr>
            <w:r>
              <w:rPr>
                <w:rFonts w:ascii="宋体" w:hAnsi="宋体" w:hint="eastAsia"/>
                <w:color w:val="504040"/>
                <w:sz w:val="18"/>
                <w:szCs w:val="18"/>
                <w:lang w:eastAsia="zh-CN" w:bidi="ar"/>
              </w:rPr>
              <w:t>NBN</w:t>
            </w:r>
          </w:p>
        </w:tc>
        <w:tc>
          <w:tcPr>
            <w:tcW w:w="1584" w:type="dxa"/>
          </w:tcPr>
          <w:p w14:paraId="6FD1E1CC"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NM_002485</w:t>
            </w:r>
          </w:p>
        </w:tc>
        <w:tc>
          <w:tcPr>
            <w:tcW w:w="4721" w:type="dxa"/>
          </w:tcPr>
          <w:p w14:paraId="61D0389B" w14:textId="77777777" w:rsidR="0036189C"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1~Exon 16、外显子-内含子连接区</w:t>
            </w:r>
          </w:p>
        </w:tc>
        <w:tc>
          <w:tcPr>
            <w:tcW w:w="2220" w:type="dxa"/>
          </w:tcPr>
          <w:p w14:paraId="0C1888EC"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36189C" w14:paraId="48F2B36B" w14:textId="77777777">
        <w:tc>
          <w:tcPr>
            <w:tcW w:w="1437" w:type="dxa"/>
            <w:vAlign w:val="bottom"/>
          </w:tcPr>
          <w:p w14:paraId="34D25ABA" w14:textId="77777777" w:rsidR="0036189C"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NRAS</w:t>
            </w:r>
          </w:p>
        </w:tc>
        <w:tc>
          <w:tcPr>
            <w:tcW w:w="1584" w:type="dxa"/>
          </w:tcPr>
          <w:p w14:paraId="04EF5635"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NM_002524</w:t>
            </w:r>
          </w:p>
        </w:tc>
        <w:tc>
          <w:tcPr>
            <w:tcW w:w="4721" w:type="dxa"/>
          </w:tcPr>
          <w:p w14:paraId="6CCAF16A" w14:textId="77777777" w:rsidR="0036189C"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2~Exon 4热点区域</w:t>
            </w:r>
          </w:p>
        </w:tc>
        <w:tc>
          <w:tcPr>
            <w:tcW w:w="2220" w:type="dxa"/>
          </w:tcPr>
          <w:p w14:paraId="409C5842"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36189C" w14:paraId="3BD9667D" w14:textId="77777777">
        <w:tc>
          <w:tcPr>
            <w:tcW w:w="1437" w:type="dxa"/>
            <w:vAlign w:val="bottom"/>
          </w:tcPr>
          <w:p w14:paraId="21D9E8BD" w14:textId="77777777" w:rsidR="0036189C"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PALB2</w:t>
            </w:r>
          </w:p>
        </w:tc>
        <w:tc>
          <w:tcPr>
            <w:tcW w:w="1584" w:type="dxa"/>
          </w:tcPr>
          <w:p w14:paraId="3FC25E78"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NM_024675</w:t>
            </w:r>
          </w:p>
        </w:tc>
        <w:tc>
          <w:tcPr>
            <w:tcW w:w="4721" w:type="dxa"/>
          </w:tcPr>
          <w:p w14:paraId="1EAF0A32" w14:textId="77777777" w:rsidR="0036189C"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1~Exon 13、外显子-内含子连接区</w:t>
            </w:r>
          </w:p>
        </w:tc>
        <w:tc>
          <w:tcPr>
            <w:tcW w:w="2220" w:type="dxa"/>
          </w:tcPr>
          <w:p w14:paraId="3C26E985"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36189C" w14:paraId="1F72205D" w14:textId="77777777">
        <w:tc>
          <w:tcPr>
            <w:tcW w:w="1437" w:type="dxa"/>
            <w:vAlign w:val="bottom"/>
          </w:tcPr>
          <w:p w14:paraId="1E3D94B7" w14:textId="77777777" w:rsidR="0036189C"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PIK3CA</w:t>
            </w:r>
          </w:p>
        </w:tc>
        <w:tc>
          <w:tcPr>
            <w:tcW w:w="1584" w:type="dxa"/>
          </w:tcPr>
          <w:p w14:paraId="3B7EF903"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NM_006218</w:t>
            </w:r>
          </w:p>
        </w:tc>
        <w:tc>
          <w:tcPr>
            <w:tcW w:w="4721" w:type="dxa"/>
          </w:tcPr>
          <w:p w14:paraId="1123BB57" w14:textId="77777777" w:rsidR="0036189C"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2~Exon 21、外显子-内含子连接区</w:t>
            </w:r>
          </w:p>
        </w:tc>
        <w:tc>
          <w:tcPr>
            <w:tcW w:w="2220" w:type="dxa"/>
          </w:tcPr>
          <w:p w14:paraId="22D6A484"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36189C" w14:paraId="009A8097" w14:textId="77777777">
        <w:tc>
          <w:tcPr>
            <w:tcW w:w="1437" w:type="dxa"/>
            <w:vAlign w:val="bottom"/>
          </w:tcPr>
          <w:p w14:paraId="78506367" w14:textId="77777777" w:rsidR="0036189C"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PPP2R2A</w:t>
            </w:r>
          </w:p>
        </w:tc>
        <w:tc>
          <w:tcPr>
            <w:tcW w:w="1584" w:type="dxa"/>
          </w:tcPr>
          <w:p w14:paraId="3F025B88"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NM_002717</w:t>
            </w:r>
          </w:p>
        </w:tc>
        <w:tc>
          <w:tcPr>
            <w:tcW w:w="4721" w:type="dxa"/>
          </w:tcPr>
          <w:p w14:paraId="587E46A6" w14:textId="77777777" w:rsidR="0036189C"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2~Exon 10、外显子-内含子连接区</w:t>
            </w:r>
          </w:p>
        </w:tc>
        <w:tc>
          <w:tcPr>
            <w:tcW w:w="2220" w:type="dxa"/>
          </w:tcPr>
          <w:p w14:paraId="7F692AC3"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36189C" w14:paraId="277B69E8" w14:textId="77777777">
        <w:tc>
          <w:tcPr>
            <w:tcW w:w="1437" w:type="dxa"/>
            <w:vAlign w:val="bottom"/>
          </w:tcPr>
          <w:p w14:paraId="4243DD2C" w14:textId="77777777" w:rsidR="0036189C"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PTEN</w:t>
            </w:r>
          </w:p>
        </w:tc>
        <w:tc>
          <w:tcPr>
            <w:tcW w:w="1584" w:type="dxa"/>
          </w:tcPr>
          <w:p w14:paraId="4088C34B"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NM_000314</w:t>
            </w:r>
          </w:p>
        </w:tc>
        <w:tc>
          <w:tcPr>
            <w:tcW w:w="4721" w:type="dxa"/>
          </w:tcPr>
          <w:p w14:paraId="59B8DF2C" w14:textId="77777777" w:rsidR="0036189C"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1~Exon 9、外显子-内含子连接区</w:t>
            </w:r>
          </w:p>
        </w:tc>
        <w:tc>
          <w:tcPr>
            <w:tcW w:w="2220" w:type="dxa"/>
          </w:tcPr>
          <w:p w14:paraId="24568D67"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36189C" w14:paraId="7F67F361" w14:textId="77777777">
        <w:tc>
          <w:tcPr>
            <w:tcW w:w="1437" w:type="dxa"/>
            <w:vAlign w:val="bottom"/>
          </w:tcPr>
          <w:p w14:paraId="449AB9AE" w14:textId="77777777" w:rsidR="0036189C"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RAD51B</w:t>
            </w:r>
          </w:p>
        </w:tc>
        <w:tc>
          <w:tcPr>
            <w:tcW w:w="1584" w:type="dxa"/>
          </w:tcPr>
          <w:p w14:paraId="7ED21E3A"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NM_133509</w:t>
            </w:r>
          </w:p>
        </w:tc>
        <w:tc>
          <w:tcPr>
            <w:tcW w:w="4721" w:type="dxa"/>
          </w:tcPr>
          <w:p w14:paraId="5DDE84FD" w14:textId="77777777" w:rsidR="0036189C"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2~Exon 11、外显子-内含子连接区</w:t>
            </w:r>
          </w:p>
        </w:tc>
        <w:tc>
          <w:tcPr>
            <w:tcW w:w="2220" w:type="dxa"/>
          </w:tcPr>
          <w:p w14:paraId="3CA0C9BC"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36189C" w14:paraId="0A516F46" w14:textId="77777777">
        <w:tc>
          <w:tcPr>
            <w:tcW w:w="1437" w:type="dxa"/>
            <w:vAlign w:val="bottom"/>
          </w:tcPr>
          <w:p w14:paraId="51F0D862" w14:textId="77777777" w:rsidR="0036189C"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RAD51C</w:t>
            </w:r>
          </w:p>
        </w:tc>
        <w:tc>
          <w:tcPr>
            <w:tcW w:w="1584" w:type="dxa"/>
          </w:tcPr>
          <w:p w14:paraId="1FAA0317"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NM_058216</w:t>
            </w:r>
          </w:p>
        </w:tc>
        <w:tc>
          <w:tcPr>
            <w:tcW w:w="4721" w:type="dxa"/>
          </w:tcPr>
          <w:p w14:paraId="58455AE0" w14:textId="77777777" w:rsidR="0036189C"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1~Exon 9、外显子-内含子连接区</w:t>
            </w:r>
          </w:p>
        </w:tc>
        <w:tc>
          <w:tcPr>
            <w:tcW w:w="2220" w:type="dxa"/>
          </w:tcPr>
          <w:p w14:paraId="77BC3530"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36189C" w14:paraId="7A43266E" w14:textId="77777777">
        <w:tc>
          <w:tcPr>
            <w:tcW w:w="1437" w:type="dxa"/>
            <w:vAlign w:val="bottom"/>
          </w:tcPr>
          <w:p w14:paraId="71267538" w14:textId="77777777" w:rsidR="0036189C"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RAD51D</w:t>
            </w:r>
          </w:p>
        </w:tc>
        <w:tc>
          <w:tcPr>
            <w:tcW w:w="1584" w:type="dxa"/>
          </w:tcPr>
          <w:p w14:paraId="6B6BC64C"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NM_002878</w:t>
            </w:r>
          </w:p>
        </w:tc>
        <w:tc>
          <w:tcPr>
            <w:tcW w:w="4721" w:type="dxa"/>
          </w:tcPr>
          <w:p w14:paraId="20A3539D" w14:textId="77777777" w:rsidR="0036189C"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1~Exon 10、外显子-内含子连接区</w:t>
            </w:r>
          </w:p>
        </w:tc>
        <w:tc>
          <w:tcPr>
            <w:tcW w:w="2220" w:type="dxa"/>
          </w:tcPr>
          <w:p w14:paraId="34CB6735"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36189C" w14:paraId="1BB4C3E0" w14:textId="77777777">
        <w:tc>
          <w:tcPr>
            <w:tcW w:w="1437" w:type="dxa"/>
            <w:vAlign w:val="bottom"/>
          </w:tcPr>
          <w:p w14:paraId="7D26436B" w14:textId="77777777" w:rsidR="0036189C"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RAD54L</w:t>
            </w:r>
          </w:p>
        </w:tc>
        <w:tc>
          <w:tcPr>
            <w:tcW w:w="1584" w:type="dxa"/>
          </w:tcPr>
          <w:p w14:paraId="3FF54AA5"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NM_001142548</w:t>
            </w:r>
          </w:p>
        </w:tc>
        <w:tc>
          <w:tcPr>
            <w:tcW w:w="4721" w:type="dxa"/>
          </w:tcPr>
          <w:p w14:paraId="403D6FA3" w14:textId="77777777" w:rsidR="0036189C"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2~Exon 19、外显子-内含子连接区</w:t>
            </w:r>
          </w:p>
        </w:tc>
        <w:tc>
          <w:tcPr>
            <w:tcW w:w="2220" w:type="dxa"/>
          </w:tcPr>
          <w:p w14:paraId="0FF095F0"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36189C" w14:paraId="79076743" w14:textId="77777777">
        <w:tc>
          <w:tcPr>
            <w:tcW w:w="1437" w:type="dxa"/>
            <w:vAlign w:val="bottom"/>
          </w:tcPr>
          <w:p w14:paraId="00CB17E2" w14:textId="77777777" w:rsidR="0036189C"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t>STK11</w:t>
            </w:r>
          </w:p>
        </w:tc>
        <w:tc>
          <w:tcPr>
            <w:tcW w:w="1584" w:type="dxa"/>
          </w:tcPr>
          <w:p w14:paraId="0A5FF2BA"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NM_000455</w:t>
            </w:r>
          </w:p>
        </w:tc>
        <w:tc>
          <w:tcPr>
            <w:tcW w:w="4721" w:type="dxa"/>
          </w:tcPr>
          <w:p w14:paraId="1DEF70D6" w14:textId="77777777" w:rsidR="0036189C"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1~Exon 9、外显子-内含子连接区</w:t>
            </w:r>
          </w:p>
        </w:tc>
        <w:tc>
          <w:tcPr>
            <w:tcW w:w="2220" w:type="dxa"/>
          </w:tcPr>
          <w:p w14:paraId="05C8879E"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r w:rsidR="0036189C" w14:paraId="6F14B8EF" w14:textId="77777777">
        <w:tc>
          <w:tcPr>
            <w:tcW w:w="1437" w:type="dxa"/>
            <w:vAlign w:val="bottom"/>
          </w:tcPr>
          <w:p w14:paraId="2C117A00" w14:textId="77777777" w:rsidR="0036189C" w:rsidRDefault="00000000">
            <w:pPr>
              <w:widowControl/>
              <w:jc w:val="center"/>
              <w:textAlignment w:val="bottom"/>
              <w:rPr>
                <w:rStyle w:val="font41"/>
                <w:rFonts w:hint="eastAsia"/>
                <w:sz w:val="18"/>
                <w:szCs w:val="18"/>
                <w:lang w:eastAsia="zh-CN" w:bidi="ar"/>
              </w:rPr>
            </w:pPr>
            <w:r>
              <w:rPr>
                <w:rFonts w:ascii="宋体" w:hAnsi="宋体" w:hint="eastAsia"/>
                <w:color w:val="000000"/>
                <w:sz w:val="18"/>
                <w:szCs w:val="18"/>
                <w:lang w:eastAsia="zh-CN" w:bidi="ar"/>
              </w:rPr>
              <w:lastRenderedPageBreak/>
              <w:t>TP53</w:t>
            </w:r>
          </w:p>
        </w:tc>
        <w:tc>
          <w:tcPr>
            <w:tcW w:w="1584" w:type="dxa"/>
          </w:tcPr>
          <w:p w14:paraId="35822F96"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NM_000546</w:t>
            </w:r>
          </w:p>
        </w:tc>
        <w:tc>
          <w:tcPr>
            <w:tcW w:w="4721" w:type="dxa"/>
          </w:tcPr>
          <w:p w14:paraId="5E68624F" w14:textId="77777777" w:rsidR="0036189C" w:rsidRDefault="00000000">
            <w:pPr>
              <w:widowControl/>
              <w:textAlignment w:val="top"/>
              <w:rPr>
                <w:rStyle w:val="font41"/>
                <w:rFonts w:hint="eastAsia"/>
                <w:sz w:val="18"/>
                <w:szCs w:val="18"/>
                <w:lang w:eastAsia="zh-CN" w:bidi="ar"/>
              </w:rPr>
            </w:pPr>
            <w:r>
              <w:rPr>
                <w:rFonts w:ascii="宋体" w:hAnsi="宋体" w:hint="eastAsia"/>
                <w:color w:val="000000"/>
                <w:sz w:val="18"/>
                <w:szCs w:val="18"/>
                <w:lang w:eastAsia="zh-CN" w:bidi="ar"/>
              </w:rPr>
              <w:t>Exon 2~Exon 11、外显子-内含子连接区</w:t>
            </w:r>
          </w:p>
        </w:tc>
        <w:tc>
          <w:tcPr>
            <w:tcW w:w="2220" w:type="dxa"/>
          </w:tcPr>
          <w:p w14:paraId="65906237" w14:textId="77777777" w:rsidR="0036189C" w:rsidRDefault="00000000">
            <w:pPr>
              <w:widowControl/>
              <w:jc w:val="center"/>
              <w:textAlignment w:val="top"/>
              <w:rPr>
                <w:rStyle w:val="font41"/>
                <w:rFonts w:hint="eastAsia"/>
                <w:sz w:val="18"/>
                <w:szCs w:val="18"/>
                <w:lang w:eastAsia="zh-CN" w:bidi="ar"/>
              </w:rPr>
            </w:pPr>
            <w:r>
              <w:rPr>
                <w:rFonts w:ascii="宋体" w:hAnsi="宋体" w:hint="eastAsia"/>
                <w:color w:val="000000"/>
                <w:sz w:val="18"/>
                <w:szCs w:val="18"/>
                <w:lang w:eastAsia="zh-CN" w:bidi="ar"/>
              </w:rPr>
              <w:t>点突变、插入/缺失</w:t>
            </w:r>
          </w:p>
        </w:tc>
      </w:tr>
    </w:tbl>
    <w:p w14:paraId="0907AAAE" w14:textId="77777777" w:rsidR="0036189C" w:rsidRDefault="00000000">
      <w:pPr>
        <w:pStyle w:val="af6"/>
        <w:ind w:left="0" w:firstLine="0"/>
        <w:rPr>
          <w:rFonts w:ascii="宋体" w:eastAsia="宋体" w:hAnsi="宋体" w:cs="宋体" w:hint="eastAsia"/>
        </w:rPr>
      </w:pPr>
      <w:r>
        <w:rPr>
          <w:rFonts w:ascii="宋体" w:eastAsia="宋体" w:hAnsi="宋体" w:cs="宋体" w:hint="eastAsia"/>
        </w:rPr>
        <w:t>注：注：</w:t>
      </w:r>
    </w:p>
    <w:p w14:paraId="062B8073" w14:textId="77777777" w:rsidR="0036189C" w:rsidRDefault="00000000">
      <w:pPr>
        <w:pStyle w:val="af6"/>
        <w:ind w:left="0" w:firstLine="0"/>
        <w:rPr>
          <w:rFonts w:ascii="宋体" w:eastAsia="宋体" w:hAnsi="宋体" w:cs="宋体" w:hint="eastAsia"/>
        </w:rPr>
      </w:pPr>
      <w:r>
        <w:rPr>
          <w:rFonts w:ascii="宋体" w:eastAsia="宋体" w:hAnsi="宋体" w:cs="宋体" w:hint="eastAsia"/>
        </w:rPr>
        <w:t>以下基因外显子中部分区段由于覆盖度原因不包含在检测范围中：AR:NM_000044:exon1/CDK12:NM_016507:</w:t>
      </w:r>
    </w:p>
    <w:p w14:paraId="4DEB67D6" w14:textId="77777777" w:rsidR="0036189C" w:rsidRDefault="00000000">
      <w:pPr>
        <w:pStyle w:val="af6"/>
        <w:ind w:left="0" w:firstLine="0"/>
        <w:rPr>
          <w:rFonts w:ascii="宋体" w:eastAsia="宋体" w:hAnsi="宋体" w:cs="宋体" w:hint="eastAsia"/>
        </w:rPr>
      </w:pPr>
      <w:r>
        <w:rPr>
          <w:rFonts w:ascii="宋体" w:eastAsia="宋体" w:hAnsi="宋体" w:cs="宋体" w:hint="eastAsia"/>
        </w:rPr>
        <w:t>exon2/CDK12:NM_016507:exon14。</w:t>
      </w:r>
    </w:p>
    <w:p w14:paraId="5AFB4F16" w14:textId="77777777" w:rsidR="0036189C" w:rsidRDefault="00000000">
      <w:pPr>
        <w:pStyle w:val="af6"/>
        <w:ind w:left="0" w:firstLine="0"/>
        <w:rPr>
          <w:rFonts w:ascii="宋体" w:eastAsia="宋体" w:hAnsi="宋体" w:cs="宋体" w:hint="eastAsia"/>
        </w:rPr>
      </w:pPr>
      <w:r>
        <w:rPr>
          <w:rFonts w:ascii="宋体" w:eastAsia="宋体" w:hAnsi="宋体" w:cs="宋体" w:hint="eastAsia"/>
        </w:rPr>
        <w:t>*:大片段重排检测仅限外周血样本。</w:t>
      </w:r>
    </w:p>
    <w:p w14:paraId="7615F0BB" w14:textId="77777777" w:rsidR="0036189C" w:rsidRDefault="0036189C">
      <w:pPr>
        <w:pStyle w:val="af6"/>
        <w:ind w:left="0" w:firstLine="0"/>
        <w:rPr>
          <w:rFonts w:ascii="宋体" w:eastAsia="宋体" w:hAnsi="宋体" w:cs="宋体" w:hint="eastAsia"/>
        </w:rPr>
      </w:pPr>
    </w:p>
    <w:p w14:paraId="42C12BCC" w14:textId="77777777" w:rsidR="0036189C" w:rsidRDefault="00000000">
      <w:pPr>
        <w:pStyle w:val="1"/>
        <w:pageBreakBefore/>
        <w:numPr>
          <w:ilvl w:val="0"/>
          <w:numId w:val="0"/>
        </w:numPr>
        <w:rPr>
          <w:rFonts w:ascii="宋体" w:hAnsi="宋体" w:hint="eastAsia"/>
          <w:sz w:val="21"/>
          <w:szCs w:val="21"/>
          <w:lang w:eastAsia="zh-CN"/>
        </w:rPr>
      </w:pPr>
      <w:bookmarkStart w:id="30" w:name="_Toc4025"/>
      <w:r>
        <w:rPr>
          <w:rFonts w:ascii="宋体" w:hAnsi="宋体" w:hint="eastAsia"/>
          <w:sz w:val="21"/>
          <w:szCs w:val="21"/>
          <w:lang w:eastAsia="zh-CN"/>
        </w:rPr>
        <w:lastRenderedPageBreak/>
        <w:t>附录2项目背景介绍</w:t>
      </w:r>
      <w:bookmarkEnd w:id="30"/>
    </w:p>
    <w:p w14:paraId="07BA0050" w14:textId="77777777" w:rsidR="0036189C" w:rsidRDefault="00000000">
      <w:pPr>
        <w:rPr>
          <w:rFonts w:ascii="思源黑体 CN Bold" w:eastAsia="思源黑体 CN Bold" w:hAnsi="思源黑体 CN Bold" w:cs="思源黑体 CN Normal" w:hint="eastAsia"/>
          <w:b/>
          <w:color w:val="0070C0"/>
          <w:sz w:val="18"/>
          <w:szCs w:val="18"/>
          <w:lang w:eastAsia="zh-CN"/>
        </w:rPr>
      </w:pPr>
      <w:r>
        <w:rPr>
          <w:rFonts w:ascii="思源黑体 CN Bold" w:eastAsia="思源黑体 CN Bold" w:hAnsi="思源黑体 CN Bold" w:cs="思源黑体 CN Normal" w:hint="eastAsia"/>
          <w:b/>
          <w:color w:val="0070C0"/>
          <w:sz w:val="18"/>
          <w:szCs w:val="18"/>
          <w:lang w:eastAsia="zh-CN"/>
        </w:rPr>
        <w:t>1.</w:t>
      </w:r>
      <w:r>
        <w:rPr>
          <w:rFonts w:ascii="思源黑体 CN Bold" w:eastAsia="思源黑体 CN Bold" w:hAnsi="思源黑体 CN Bold" w:cs="思源黑体 CN Normal"/>
          <w:b/>
          <w:color w:val="0070C0"/>
          <w:sz w:val="18"/>
          <w:szCs w:val="18"/>
          <w:lang w:eastAsia="zh-CN"/>
        </w:rPr>
        <w:t xml:space="preserve"> </w:t>
      </w:r>
      <w:r>
        <w:rPr>
          <w:rFonts w:ascii="思源黑体 CN Bold" w:eastAsia="思源黑体 CN Bold" w:hAnsi="思源黑体 CN Bold" w:cs="思源黑体 CN Normal" w:hint="eastAsia"/>
          <w:b/>
          <w:color w:val="0070C0"/>
          <w:sz w:val="18"/>
          <w:szCs w:val="18"/>
          <w:lang w:eastAsia="zh-CN"/>
        </w:rPr>
        <w:t>同源重组缺陷</w:t>
      </w:r>
    </w:p>
    <w:p w14:paraId="05AAB051" w14:textId="77777777" w:rsidR="0036189C" w:rsidRDefault="00000000">
      <w:pPr>
        <w:spacing w:line="380" w:lineRule="exact"/>
        <w:ind w:firstLine="420"/>
        <w:rPr>
          <w:rFonts w:ascii="宋体" w:hAnsi="宋体" w:cs="思源黑体 CN Light" w:hint="eastAsia"/>
          <w:sz w:val="18"/>
          <w:szCs w:val="18"/>
          <w:lang w:eastAsia="zh-CN"/>
        </w:rPr>
      </w:pPr>
      <w:bookmarkStart w:id="31" w:name="_Hlk110880047"/>
      <w:r>
        <w:rPr>
          <w:rFonts w:ascii="宋体" w:hAnsi="宋体" w:cs="思源黑体 CN Light" w:hint="eastAsia"/>
          <w:sz w:val="18"/>
          <w:szCs w:val="18"/>
          <w:lang w:eastAsia="zh-CN"/>
        </w:rPr>
        <w:t>同源重组修复（Homologous Recombination Repair，HRR）是DNA双链断裂（</w:t>
      </w:r>
      <w:r>
        <w:rPr>
          <w:rFonts w:ascii="宋体" w:hAnsi="宋体" w:cs="思源黑体 CN Light"/>
          <w:sz w:val="18"/>
          <w:szCs w:val="18"/>
          <w:lang w:eastAsia="zh-CN"/>
        </w:rPr>
        <w:t>D</w:t>
      </w:r>
      <w:r>
        <w:rPr>
          <w:rFonts w:ascii="宋体" w:hAnsi="宋体" w:cs="思源黑体 CN Light" w:hint="eastAsia"/>
          <w:sz w:val="18"/>
          <w:szCs w:val="18"/>
          <w:lang w:eastAsia="zh-CN"/>
        </w:rPr>
        <w:t>ouble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trand</w:t>
      </w:r>
      <w:r>
        <w:rPr>
          <w:rFonts w:ascii="宋体" w:hAnsi="宋体" w:cs="思源黑体 CN Light"/>
          <w:sz w:val="18"/>
          <w:szCs w:val="18"/>
          <w:lang w:eastAsia="zh-CN"/>
        </w:rPr>
        <w:t xml:space="preserve"> B</w:t>
      </w:r>
      <w:r>
        <w:rPr>
          <w:rFonts w:ascii="宋体" w:hAnsi="宋体" w:cs="思源黑体 CN Light" w:hint="eastAsia"/>
          <w:sz w:val="18"/>
          <w:szCs w:val="18"/>
          <w:lang w:eastAsia="zh-CN"/>
        </w:rPr>
        <w:t>reak，DSB）的首选修复方式。指在有丝分裂或减数分裂的DNA复制期发生DNA双链断裂（</w:t>
      </w:r>
      <w:r>
        <w:rPr>
          <w:rFonts w:ascii="宋体" w:hAnsi="宋体" w:cs="思源黑体 CN Light"/>
          <w:sz w:val="18"/>
          <w:szCs w:val="18"/>
          <w:lang w:eastAsia="zh-CN"/>
        </w:rPr>
        <w:t>DNA Double-Strand Breaks</w:t>
      </w:r>
      <w:r>
        <w:rPr>
          <w:rFonts w:ascii="宋体" w:hAnsi="宋体" w:cs="思源黑体 CN Light" w:hint="eastAsia"/>
          <w:sz w:val="18"/>
          <w:szCs w:val="18"/>
          <w:lang w:eastAsia="zh-CN"/>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31"/>
      <w:r>
        <w:rPr>
          <w:rFonts w:ascii="宋体" w:hAnsi="宋体" w:cs="思源黑体 CN Light" w:hint="eastAsia"/>
          <w:sz w:val="18"/>
          <w:szCs w:val="18"/>
          <w:lang w:eastAsia="zh-CN"/>
        </w:rPr>
        <w:t>。</w:t>
      </w:r>
    </w:p>
    <w:p w14:paraId="003AD032" w14:textId="77777777" w:rsidR="0036189C" w:rsidRDefault="00000000">
      <w:pPr>
        <w:spacing w:line="380" w:lineRule="exact"/>
        <w:ind w:firstLine="420"/>
        <w:rPr>
          <w:rFonts w:ascii="宋体" w:hAnsi="宋体" w:cs="思源黑体 CN Light" w:hint="eastAsia"/>
          <w:sz w:val="18"/>
          <w:szCs w:val="18"/>
          <w:lang w:eastAsia="zh-CN"/>
        </w:rPr>
      </w:pPr>
      <w:bookmarkStart w:id="32" w:name="_Hlk110880056"/>
      <w:r>
        <w:rPr>
          <w:rFonts w:ascii="宋体" w:hAnsi="宋体" w:cs="思源黑体 CN Light" w:hint="eastAsia"/>
          <w:sz w:val="18"/>
          <w:szCs w:val="18"/>
        </w:rPr>
        <w:t>同源重组缺陷（</w:t>
      </w:r>
      <w:r>
        <w:rPr>
          <w:rFonts w:ascii="宋体" w:hAnsi="宋体" w:cs="思源黑体 CN Light"/>
          <w:sz w:val="18"/>
          <w:szCs w:val="18"/>
        </w:rPr>
        <w:t>H</w:t>
      </w:r>
      <w:r>
        <w:rPr>
          <w:rFonts w:ascii="宋体" w:hAnsi="宋体" w:cs="思源黑体 CN Light" w:hint="eastAsia"/>
          <w:sz w:val="18"/>
          <w:szCs w:val="18"/>
        </w:rPr>
        <w:t>omologous</w:t>
      </w:r>
      <w:r>
        <w:rPr>
          <w:rFonts w:ascii="宋体" w:hAnsi="宋体" w:cs="思源黑体 CN Light"/>
          <w:sz w:val="18"/>
          <w:szCs w:val="18"/>
        </w:rPr>
        <w:t xml:space="preserve"> R</w:t>
      </w:r>
      <w:r>
        <w:rPr>
          <w:rFonts w:ascii="宋体" w:hAnsi="宋体" w:cs="思源黑体 CN Light" w:hint="eastAsia"/>
          <w:sz w:val="18"/>
          <w:szCs w:val="18"/>
        </w:rPr>
        <w:t>ecombination</w:t>
      </w:r>
      <w:r>
        <w:rPr>
          <w:rFonts w:ascii="宋体" w:hAnsi="宋体" w:cs="思源黑体 CN Light"/>
          <w:sz w:val="18"/>
          <w:szCs w:val="18"/>
        </w:rPr>
        <w:t xml:space="preserve"> D</w:t>
      </w:r>
      <w:r>
        <w:rPr>
          <w:rFonts w:ascii="宋体" w:hAnsi="宋体"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宋体" w:hAnsi="宋体" w:cs="思源黑体 CN Light"/>
          <w:sz w:val="18"/>
          <w:szCs w:val="18"/>
        </w:rPr>
        <w:t>N</w:t>
      </w:r>
      <w:r>
        <w:rPr>
          <w:rFonts w:ascii="宋体" w:hAnsi="宋体" w:cs="思源黑体 CN Light" w:hint="eastAsia"/>
          <w:sz w:val="18"/>
          <w:szCs w:val="18"/>
        </w:rPr>
        <w:t>on-</w:t>
      </w:r>
      <w:r>
        <w:rPr>
          <w:rFonts w:ascii="宋体" w:hAnsi="宋体" w:cs="思源黑体 CN Light"/>
          <w:sz w:val="18"/>
          <w:szCs w:val="18"/>
        </w:rPr>
        <w:t>H</w:t>
      </w:r>
      <w:r>
        <w:rPr>
          <w:rFonts w:ascii="宋体" w:hAnsi="宋体" w:cs="思源黑体 CN Light" w:hint="eastAsia"/>
          <w:sz w:val="18"/>
          <w:szCs w:val="18"/>
        </w:rPr>
        <w:t>omologous</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J</w:t>
      </w:r>
      <w:r>
        <w:rPr>
          <w:rFonts w:ascii="宋体" w:hAnsi="宋体" w:cs="思源黑体 CN Light" w:hint="eastAsia"/>
          <w:sz w:val="18"/>
          <w:szCs w:val="18"/>
        </w:rPr>
        <w:t>oining，NEHJ）、微同源末端连接（</w:t>
      </w:r>
      <w:r>
        <w:rPr>
          <w:rFonts w:ascii="宋体" w:hAnsi="宋体" w:cs="思源黑体 CN Light"/>
          <w:sz w:val="18"/>
          <w:szCs w:val="18"/>
        </w:rPr>
        <w:t>M</w:t>
      </w:r>
      <w:r>
        <w:rPr>
          <w:rFonts w:ascii="宋体" w:hAnsi="宋体" w:cs="思源黑体 CN Light" w:hint="eastAsia"/>
          <w:sz w:val="18"/>
          <w:szCs w:val="18"/>
        </w:rPr>
        <w:t>icrohomology</w:t>
      </w:r>
      <w:r>
        <w:rPr>
          <w:rFonts w:ascii="宋体" w:hAnsi="宋体" w:cs="思源黑体 CN Light"/>
          <w:sz w:val="18"/>
          <w:szCs w:val="18"/>
        </w:rPr>
        <w:t xml:space="preserve"> M</w:t>
      </w:r>
      <w:r>
        <w:rPr>
          <w:rFonts w:ascii="宋体" w:hAnsi="宋体" w:cs="思源黑体 CN Light" w:hint="eastAsia"/>
          <w:sz w:val="18"/>
          <w:szCs w:val="18"/>
        </w:rPr>
        <w:t>ediated</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J</w:t>
      </w:r>
      <w:r>
        <w:rPr>
          <w:rFonts w:ascii="宋体" w:hAnsi="宋体" w:cs="思源黑体 CN Light" w:hint="eastAsia"/>
          <w:sz w:val="18"/>
          <w:szCs w:val="18"/>
        </w:rPr>
        <w:t>oining，NMEJ）和单链退火途径（</w:t>
      </w:r>
      <w:r>
        <w:rPr>
          <w:rFonts w:ascii="宋体" w:hAnsi="宋体" w:cs="思源黑体 CN Light"/>
          <w:sz w:val="18"/>
          <w:szCs w:val="18"/>
        </w:rPr>
        <w:t>S</w:t>
      </w:r>
      <w:r>
        <w:rPr>
          <w:rFonts w:ascii="宋体" w:hAnsi="宋体" w:cs="思源黑体 CN Light" w:hint="eastAsia"/>
          <w:sz w:val="18"/>
          <w:szCs w:val="18"/>
        </w:rPr>
        <w:t>ingle-</w:t>
      </w:r>
      <w:r>
        <w:rPr>
          <w:rFonts w:ascii="宋体" w:hAnsi="宋体" w:cs="思源黑体 CN Light"/>
          <w:sz w:val="18"/>
          <w:szCs w:val="18"/>
        </w:rPr>
        <w:t>S</w:t>
      </w:r>
      <w:r>
        <w:rPr>
          <w:rFonts w:ascii="宋体" w:hAnsi="宋体" w:cs="思源黑体 CN Light" w:hint="eastAsia"/>
          <w:sz w:val="18"/>
          <w:szCs w:val="18"/>
        </w:rPr>
        <w:t>trand</w:t>
      </w:r>
      <w:r>
        <w:rPr>
          <w:rFonts w:ascii="宋体" w:hAnsi="宋体" w:cs="思源黑体 CN Light"/>
          <w:sz w:val="18"/>
          <w:szCs w:val="18"/>
        </w:rPr>
        <w:t xml:space="preserve"> A</w:t>
      </w:r>
      <w:r>
        <w:rPr>
          <w:rFonts w:ascii="宋体" w:hAnsi="宋体" w:cs="思源黑体 CN Light" w:hint="eastAsia"/>
          <w:sz w:val="18"/>
          <w:szCs w:val="18"/>
        </w:rPr>
        <w:t>nnealing，SSA）等低保真、高易错的替代性DNA损伤修复途径，从而极可能造成核酸序列的插入/缺失、拷贝数异常，并引起染色体交联，造成基因组和染色体不稳定。</w:t>
      </w:r>
      <w:r>
        <w:rPr>
          <w:rFonts w:ascii="宋体" w:hAnsi="宋体" w:cs="思源黑体 CN Light" w:hint="eastAsia"/>
          <w:sz w:val="18"/>
          <w:szCs w:val="18"/>
          <w:lang w:eastAsia="zh-CN"/>
        </w:rPr>
        <w:t>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宋体" w:hAnsi="宋体" w:cs="思源黑体 CN Light"/>
          <w:sz w:val="18"/>
          <w:szCs w:val="18"/>
          <w:lang w:eastAsia="zh-CN"/>
        </w:rPr>
        <w:t>L</w:t>
      </w:r>
      <w:r>
        <w:rPr>
          <w:rFonts w:ascii="宋体" w:hAnsi="宋体" w:cs="思源黑体 CN Light" w:hint="eastAsia"/>
          <w:sz w:val="18"/>
          <w:szCs w:val="18"/>
          <w:lang w:eastAsia="zh-CN"/>
        </w:rPr>
        <w:t>oss</w:t>
      </w:r>
      <w:r>
        <w:rPr>
          <w:rFonts w:ascii="宋体" w:hAnsi="宋体" w:cs="思源黑体 CN Light"/>
          <w:sz w:val="18"/>
          <w:szCs w:val="18"/>
          <w:lang w:eastAsia="zh-CN"/>
        </w:rPr>
        <w:t xml:space="preserve"> </w:t>
      </w:r>
      <w:r>
        <w:rPr>
          <w:rFonts w:ascii="宋体" w:hAnsi="宋体" w:cs="思源黑体 CN Light" w:hint="eastAsia"/>
          <w:sz w:val="18"/>
          <w:szCs w:val="18"/>
          <w:lang w:eastAsia="zh-CN"/>
        </w:rPr>
        <w:t>of</w:t>
      </w:r>
      <w:r>
        <w:rPr>
          <w:rFonts w:ascii="宋体" w:hAnsi="宋体" w:cs="思源黑体 CN Light"/>
          <w:sz w:val="18"/>
          <w:szCs w:val="18"/>
          <w:lang w:eastAsia="zh-CN"/>
        </w:rPr>
        <w:t xml:space="preserve"> H</w:t>
      </w:r>
      <w:r>
        <w:rPr>
          <w:rFonts w:ascii="宋体" w:hAnsi="宋体" w:cs="思源黑体 CN Light" w:hint="eastAsia"/>
          <w:sz w:val="18"/>
          <w:szCs w:val="18"/>
          <w:lang w:eastAsia="zh-CN"/>
        </w:rPr>
        <w:t>eterozygosity，LOH）、端粒等位基因不平衡（</w:t>
      </w:r>
      <w:r>
        <w:rPr>
          <w:rFonts w:ascii="宋体" w:hAnsi="宋体" w:cs="思源黑体 CN Light"/>
          <w:sz w:val="18"/>
          <w:szCs w:val="18"/>
          <w:lang w:eastAsia="zh-CN"/>
        </w:rPr>
        <w:t>T</w:t>
      </w:r>
      <w:r>
        <w:rPr>
          <w:rFonts w:ascii="宋体" w:hAnsi="宋体" w:cs="思源黑体 CN Light" w:hint="eastAsia"/>
          <w:sz w:val="18"/>
          <w:szCs w:val="18"/>
          <w:lang w:eastAsia="zh-CN"/>
        </w:rPr>
        <w:t>elomeric</w:t>
      </w:r>
      <w:r>
        <w:rPr>
          <w:rFonts w:ascii="宋体" w:hAnsi="宋体" w:cs="思源黑体 CN Light"/>
          <w:sz w:val="18"/>
          <w:szCs w:val="18"/>
          <w:lang w:eastAsia="zh-CN"/>
        </w:rPr>
        <w:t xml:space="preserve"> A</w:t>
      </w:r>
      <w:r>
        <w:rPr>
          <w:rFonts w:ascii="宋体" w:hAnsi="宋体" w:cs="思源黑体 CN Light" w:hint="eastAsia"/>
          <w:sz w:val="18"/>
          <w:szCs w:val="18"/>
          <w:lang w:eastAsia="zh-CN"/>
        </w:rPr>
        <w:t>llelic</w:t>
      </w:r>
      <w:r>
        <w:rPr>
          <w:rFonts w:ascii="宋体" w:hAnsi="宋体" w:cs="思源黑体 CN Light"/>
          <w:sz w:val="18"/>
          <w:szCs w:val="18"/>
          <w:lang w:eastAsia="zh-CN"/>
        </w:rPr>
        <w:t xml:space="preserve"> I</w:t>
      </w:r>
      <w:r>
        <w:rPr>
          <w:rFonts w:ascii="宋体" w:hAnsi="宋体" w:cs="思源黑体 CN Light" w:hint="eastAsia"/>
          <w:sz w:val="18"/>
          <w:szCs w:val="18"/>
          <w:lang w:eastAsia="zh-CN"/>
        </w:rPr>
        <w:t>mbalance，TAI）、大片段迁移（</w:t>
      </w:r>
      <w:r>
        <w:rPr>
          <w:rFonts w:ascii="宋体" w:hAnsi="宋体" w:cs="思源黑体 CN Light"/>
          <w:sz w:val="18"/>
          <w:szCs w:val="18"/>
          <w:lang w:eastAsia="zh-CN"/>
        </w:rPr>
        <w:t>L</w:t>
      </w:r>
      <w:r>
        <w:rPr>
          <w:rFonts w:ascii="宋体" w:hAnsi="宋体" w:cs="思源黑体 CN Light" w:hint="eastAsia"/>
          <w:sz w:val="18"/>
          <w:szCs w:val="18"/>
          <w:lang w:eastAsia="zh-CN"/>
        </w:rPr>
        <w:t>arge-scale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tate</w:t>
      </w:r>
      <w:r>
        <w:rPr>
          <w:rFonts w:ascii="宋体" w:hAnsi="宋体" w:cs="思源黑体 CN Light"/>
          <w:sz w:val="18"/>
          <w:szCs w:val="18"/>
          <w:lang w:eastAsia="zh-CN"/>
        </w:rPr>
        <w:t xml:space="preserve"> T</w:t>
      </w:r>
      <w:r>
        <w:rPr>
          <w:rFonts w:ascii="宋体" w:hAnsi="宋体" w:cs="思源黑体 CN Light" w:hint="eastAsia"/>
          <w:sz w:val="18"/>
          <w:szCs w:val="18"/>
          <w:lang w:eastAsia="zh-CN"/>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32"/>
      <w:r>
        <w:rPr>
          <w:rFonts w:ascii="宋体" w:hAnsi="宋体" w:cs="思源黑体 CN Light" w:hint="eastAsia"/>
          <w:sz w:val="18"/>
          <w:szCs w:val="18"/>
          <w:lang w:eastAsia="zh-CN"/>
        </w:rPr>
        <w:t>。</w:t>
      </w:r>
    </w:p>
    <w:p w14:paraId="6B51CD8D" w14:textId="77777777" w:rsidR="0036189C" w:rsidRDefault="00000000">
      <w:pPr>
        <w:jc w:val="center"/>
        <w:rPr>
          <w:rFonts w:ascii="思源黑体 CN Normal" w:eastAsia="思源黑体 CN Normal" w:hAnsi="思源黑体 CN Normal" w:cs="思源黑体 CN Light" w:hint="eastAsia"/>
          <w:sz w:val="18"/>
          <w:szCs w:val="18"/>
        </w:rPr>
      </w:pPr>
      <w:r>
        <w:rPr>
          <w:noProof/>
        </w:rPr>
        <w:drawing>
          <wp:inline distT="0" distB="0" distL="0" distR="0" wp14:anchorId="6E094BEE" wp14:editId="75B2E730">
            <wp:extent cx="4267200" cy="3136900"/>
            <wp:effectExtent l="0" t="0" r="0" b="0"/>
            <wp:docPr id="180041914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9147" name="Picture 1015"/>
                    <pic:cNvPicPr>
                      <a:picLocks noChangeAspect="1"/>
                    </pic:cNvPicPr>
                  </pic:nvPicPr>
                  <pic:blipFill>
                    <a:blip r:embed="rId15"/>
                    <a:stretch>
                      <a:fillRect/>
                    </a:stretch>
                  </pic:blipFill>
                  <pic:spPr>
                    <a:xfrm>
                      <a:off x="0" y="0"/>
                      <a:ext cx="4271478" cy="3140204"/>
                    </a:xfrm>
                    <a:prstGeom prst="rect">
                      <a:avLst/>
                    </a:prstGeom>
                  </pic:spPr>
                </pic:pic>
              </a:graphicData>
            </a:graphic>
          </wp:inline>
        </w:drawing>
      </w:r>
    </w:p>
    <w:p w14:paraId="3C478DB0" w14:textId="77777777" w:rsidR="0036189C" w:rsidRDefault="00000000">
      <w:pPr>
        <w:spacing w:line="380" w:lineRule="exact"/>
        <w:ind w:firstLineChars="1700" w:firstLine="3060"/>
        <w:rPr>
          <w:rFonts w:ascii="宋体" w:hAnsi="宋体" w:cs="思源黑体 CN Light" w:hint="eastAsia"/>
          <w:sz w:val="18"/>
          <w:szCs w:val="18"/>
          <w:lang w:eastAsia="zh-CN"/>
        </w:rPr>
      </w:pPr>
      <w:r>
        <w:rPr>
          <w:rFonts w:ascii="思源黑体 CN Normal" w:eastAsia="思源黑体 CN Normal" w:hAnsi="思源黑体 CN Normal" w:cs="思源黑体 CN Light" w:hint="eastAsia"/>
          <w:b/>
          <w:bCs/>
          <w:sz w:val="18"/>
          <w:szCs w:val="18"/>
          <w:lang w:eastAsia="zh-CN"/>
        </w:rPr>
        <w:t>图1</w:t>
      </w:r>
      <w:r>
        <w:rPr>
          <w:rFonts w:ascii="思源黑体 CN Normal" w:eastAsia="思源黑体 CN Normal" w:hAnsi="思源黑体 CN Normal" w:cs="思源黑体 CN Light"/>
          <w:b/>
          <w:bCs/>
          <w:sz w:val="18"/>
          <w:szCs w:val="18"/>
          <w:lang w:eastAsia="zh-CN"/>
        </w:rPr>
        <w:t xml:space="preserve"> </w:t>
      </w:r>
      <w:r>
        <w:rPr>
          <w:rFonts w:ascii="思源黑体 CN Normal" w:eastAsia="思源黑体 CN Normal" w:hAnsi="思源黑体 CN Normal" w:cs="思源黑体 CN Light" w:hint="eastAsia"/>
          <w:b/>
          <w:bCs/>
          <w:sz w:val="18"/>
          <w:szCs w:val="18"/>
          <w:lang w:eastAsia="zh-CN"/>
        </w:rPr>
        <w:t>同源重组修复示意图（P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25451105</w:t>
      </w:r>
      <w:r>
        <w:rPr>
          <w:rFonts w:ascii="思源黑体 CN Normal" w:eastAsia="思源黑体 CN Normal" w:hAnsi="思源黑体 CN Normal" w:cs="思源黑体 CN Light" w:hint="eastAsia"/>
          <w:b/>
          <w:bCs/>
          <w:sz w:val="18"/>
          <w:szCs w:val="18"/>
          <w:lang w:eastAsia="zh-CN"/>
        </w:rPr>
        <w:t>）</w:t>
      </w:r>
    </w:p>
    <w:p w14:paraId="20137DB8" w14:textId="77777777" w:rsidR="0036189C" w:rsidRDefault="0036189C">
      <w:pPr>
        <w:spacing w:line="380" w:lineRule="exact"/>
        <w:rPr>
          <w:rFonts w:ascii="宋体" w:hAnsi="宋体" w:cs="思源黑体 CN Light" w:hint="eastAsia"/>
          <w:szCs w:val="21"/>
          <w:lang w:eastAsia="zh-CN"/>
        </w:rPr>
      </w:pPr>
    </w:p>
    <w:p w14:paraId="26CABB16" w14:textId="77777777" w:rsidR="0036189C" w:rsidRDefault="0036189C">
      <w:pPr>
        <w:rPr>
          <w:rFonts w:ascii="宋体" w:hAnsi="宋体" w:cs="思源黑体 CN Light" w:hint="eastAsia"/>
          <w:szCs w:val="21"/>
          <w:lang w:eastAsia="zh-CN"/>
        </w:rPr>
      </w:pPr>
    </w:p>
    <w:p w14:paraId="4A77FA28" w14:textId="77777777" w:rsidR="0036189C" w:rsidRDefault="00000000">
      <w:pPr>
        <w:rPr>
          <w:rFonts w:ascii="宋体" w:hAnsi="宋体" w:cs="思源黑体 CN Normal" w:hint="eastAsia"/>
          <w:b/>
          <w:color w:val="0070C0"/>
          <w:sz w:val="18"/>
          <w:szCs w:val="18"/>
        </w:rPr>
      </w:pPr>
      <w:r>
        <w:rPr>
          <w:rFonts w:ascii="宋体" w:hAnsi="宋体" w:cs="思源黑体 CN Normal" w:hint="eastAsia"/>
          <w:b/>
          <w:color w:val="0070C0"/>
          <w:sz w:val="18"/>
          <w:szCs w:val="18"/>
        </w:rPr>
        <w:lastRenderedPageBreak/>
        <w:t>2</w:t>
      </w:r>
      <w:r>
        <w:rPr>
          <w:rFonts w:ascii="宋体" w:hAnsi="宋体" w:cs="思源黑体 CN Normal"/>
          <w:b/>
          <w:color w:val="0070C0"/>
          <w:sz w:val="18"/>
          <w:szCs w:val="18"/>
        </w:rPr>
        <w:t>. PARP</w:t>
      </w:r>
      <w:r>
        <w:rPr>
          <w:rFonts w:ascii="宋体" w:hAnsi="宋体" w:cs="思源黑体 CN Normal" w:hint="eastAsia"/>
          <w:b/>
          <w:color w:val="0070C0"/>
          <w:sz w:val="18"/>
          <w:szCs w:val="18"/>
        </w:rPr>
        <w:t>抑制剂</w:t>
      </w:r>
    </w:p>
    <w:p w14:paraId="77C4AF16" w14:textId="77777777" w:rsidR="0036189C" w:rsidRDefault="00000000">
      <w:pPr>
        <w:spacing w:line="380" w:lineRule="exact"/>
        <w:ind w:firstLineChars="200" w:firstLine="360"/>
        <w:rPr>
          <w:rFonts w:ascii="宋体" w:hAnsi="宋体" w:cs="思源黑体 CN Light" w:hint="eastAsia"/>
          <w:sz w:val="18"/>
          <w:szCs w:val="18"/>
          <w:lang w:eastAsia="zh-CN"/>
        </w:rPr>
      </w:pPr>
      <w:r>
        <w:rPr>
          <w:rFonts w:ascii="宋体" w:hAnsi="宋体" w:cs="思源黑体 CN Light" w:hint="eastAsia"/>
          <w:sz w:val="18"/>
          <w:szCs w:val="18"/>
        </w:rPr>
        <w:t>PARP抑制剂是一种靶向聚ADP核糖聚合酶（poly</w:t>
      </w:r>
      <w:r>
        <w:rPr>
          <w:rFonts w:ascii="宋体" w:hAnsi="宋体" w:cs="思源黑体 CN Light"/>
          <w:sz w:val="18"/>
          <w:szCs w:val="18"/>
        </w:rPr>
        <w:t xml:space="preserve"> (ADP-ribose) polymerase</w:t>
      </w:r>
      <w:r>
        <w:rPr>
          <w:rFonts w:ascii="宋体" w:hAnsi="宋体" w:cs="思源黑体 CN Light" w:hint="eastAsia"/>
          <w:sz w:val="18"/>
          <w:szCs w:val="18"/>
        </w:rPr>
        <w:t>，</w:t>
      </w:r>
      <w:r>
        <w:rPr>
          <w:rFonts w:ascii="宋体" w:hAnsi="宋体" w:cs="思源黑体 CN Light"/>
          <w:sz w:val="18"/>
          <w:szCs w:val="18"/>
        </w:rPr>
        <w:t>PARP</w:t>
      </w:r>
      <w:r>
        <w:rPr>
          <w:rFonts w:ascii="宋体" w:hAnsi="宋体" w:cs="思源黑体 CN Light" w:hint="eastAsia"/>
          <w:sz w:val="18"/>
          <w:szCs w:val="18"/>
        </w:rPr>
        <w:t>）的癌症疗法。它是第一种成功利用合成致死（Synthetic Lethality）概念获得批准在临床使用的抗癌药物。</w:t>
      </w:r>
      <w:r>
        <w:rPr>
          <w:rFonts w:ascii="宋体" w:hAnsi="宋体" w:cs="思源黑体 CN Light" w:hint="eastAsia"/>
          <w:sz w:val="18"/>
          <w:szCs w:val="18"/>
          <w:lang w:eastAsia="zh-CN"/>
        </w:rPr>
        <w:t>PARP抑制剂对携带</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基因致病性/疑似致病性变异的癌细胞具有较高选择性杀伤，且不对正常细胞产生影响。当细胞中的同源重组修复相关基因（</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4F7DE809" w14:textId="77777777" w:rsidR="0036189C" w:rsidRDefault="00000000">
      <w:pPr>
        <w:spacing w:line="380" w:lineRule="exact"/>
        <w:ind w:firstLineChars="200" w:firstLine="360"/>
        <w:rPr>
          <w:rFonts w:ascii="宋体" w:hAnsi="宋体" w:cs="思源黑体 CN Light" w:hint="eastAsia"/>
          <w:sz w:val="18"/>
          <w:szCs w:val="18"/>
          <w:lang w:eastAsia="zh-CN"/>
        </w:rPr>
      </w:pPr>
      <w:r>
        <w:rPr>
          <w:rFonts w:ascii="宋体" w:hAnsi="宋体" w:cs="思源黑体 CN Light" w:hint="eastAsia"/>
          <w:sz w:val="18"/>
          <w:szCs w:val="18"/>
          <w:lang w:eastAsia="zh-CN"/>
        </w:rPr>
        <w:t>PARP抑制剂对PARP的作用机制包括2个方面：1是在PARP活性位点与烟酰胺腺嘌呤二核苷酸竞争，抑制多聚（ADP-核糖）聚合物的形成；2是结合到PAPR</w:t>
      </w:r>
      <w:r>
        <w:rPr>
          <w:rFonts w:ascii="宋体" w:hAnsi="宋体" w:cs="思源黑体 CN Light"/>
          <w:sz w:val="18"/>
          <w:szCs w:val="18"/>
          <w:lang w:eastAsia="zh-CN"/>
        </w:rPr>
        <w:t>1</w:t>
      </w:r>
      <w:r>
        <w:rPr>
          <w:rFonts w:ascii="宋体" w:hAnsi="宋体" w:cs="思源黑体 CN Light" w:hint="eastAsia"/>
          <w:sz w:val="18"/>
          <w:szCs w:val="18"/>
          <w:lang w:eastAsia="zh-CN"/>
        </w:rPr>
        <w:t>和/或PARP</w:t>
      </w:r>
      <w:r>
        <w:rPr>
          <w:rFonts w:ascii="宋体" w:hAnsi="宋体" w:cs="思源黑体 CN Light"/>
          <w:sz w:val="18"/>
          <w:szCs w:val="18"/>
          <w:lang w:eastAsia="zh-CN"/>
        </w:rPr>
        <w:t>2</w:t>
      </w:r>
      <w:r>
        <w:rPr>
          <w:rFonts w:ascii="宋体" w:hAnsi="宋体" w:cs="思源黑体 CN Light" w:hint="eastAsia"/>
          <w:sz w:val="18"/>
          <w:szCs w:val="18"/>
          <w:lang w:eastAsia="zh-CN"/>
        </w:rPr>
        <w:t>的烟酰胺腺嘌呤二核苷酸结合口袋，造成构象异构，稳定DNA-PARP的可逆解离，使PARP保持对DNA的结合，这一过程被称为DNA-PARP复合物的“捕获（trapping）”，从而导致DNA-PARP复合物长期存在，抑制DNA后需修复过程。</w:t>
      </w:r>
    </w:p>
    <w:p w14:paraId="2C3B83A7" w14:textId="77777777" w:rsidR="0036189C" w:rsidRDefault="0036189C">
      <w:pPr>
        <w:spacing w:line="380" w:lineRule="exact"/>
        <w:ind w:firstLineChars="200" w:firstLine="360"/>
        <w:rPr>
          <w:rFonts w:ascii="宋体" w:hAnsi="宋体" w:cs="思源黑体 CN Light" w:hint="eastAsia"/>
          <w:sz w:val="18"/>
          <w:szCs w:val="18"/>
          <w:lang w:eastAsia="zh-CN"/>
        </w:rPr>
      </w:pPr>
    </w:p>
    <w:p w14:paraId="0236641B" w14:textId="77777777" w:rsidR="0036189C" w:rsidRDefault="0036189C">
      <w:pPr>
        <w:spacing w:line="380" w:lineRule="exact"/>
        <w:ind w:firstLineChars="200" w:firstLine="360"/>
        <w:rPr>
          <w:rFonts w:ascii="宋体" w:hAnsi="宋体" w:cs="思源黑体 CN Light" w:hint="eastAsia"/>
          <w:sz w:val="18"/>
          <w:szCs w:val="18"/>
          <w:lang w:eastAsia="zh-CN"/>
        </w:rPr>
      </w:pPr>
    </w:p>
    <w:p w14:paraId="7BAB0964" w14:textId="77777777" w:rsidR="0036189C" w:rsidRDefault="0036189C">
      <w:pPr>
        <w:spacing w:line="380" w:lineRule="exact"/>
        <w:ind w:firstLine="420"/>
        <w:rPr>
          <w:rFonts w:ascii="宋体" w:hAnsi="宋体" w:cs="思源黑体 CN Light" w:hint="eastAsia"/>
          <w:szCs w:val="21"/>
          <w:lang w:eastAsia="zh-CN"/>
        </w:rPr>
      </w:pPr>
    </w:p>
    <w:p w14:paraId="6B943A43" w14:textId="77777777" w:rsidR="0036189C" w:rsidRDefault="00000000">
      <w:pPr>
        <w:jc w:val="center"/>
        <w:rPr>
          <w:rFonts w:ascii="思源黑体 CN Normal" w:eastAsia="思源黑体 CN Normal" w:hAnsi="思源黑体 CN Normal" w:cs="思源黑体 CN Light" w:hint="eastAsia"/>
          <w:sz w:val="18"/>
          <w:szCs w:val="18"/>
        </w:rPr>
      </w:pPr>
      <w:r>
        <w:rPr>
          <w:noProof/>
        </w:rPr>
        <w:drawing>
          <wp:inline distT="0" distB="0" distL="0" distR="0" wp14:anchorId="6B5C14D8" wp14:editId="46989EC6">
            <wp:extent cx="4486910" cy="3305810"/>
            <wp:effectExtent l="0" t="0" r="8890" b="8890"/>
            <wp:docPr id="69348701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7010" name="Picture 1015"/>
                    <pic:cNvPicPr>
                      <a:picLocks noChangeAspect="1"/>
                    </pic:cNvPicPr>
                  </pic:nvPicPr>
                  <pic:blipFill>
                    <a:blip r:embed="rId16"/>
                    <a:stretch>
                      <a:fillRect/>
                    </a:stretch>
                  </pic:blipFill>
                  <pic:spPr>
                    <a:xfrm>
                      <a:off x="0" y="0"/>
                      <a:ext cx="4492134" cy="3309439"/>
                    </a:xfrm>
                    <a:prstGeom prst="rect">
                      <a:avLst/>
                    </a:prstGeom>
                  </pic:spPr>
                </pic:pic>
              </a:graphicData>
            </a:graphic>
          </wp:inline>
        </w:drawing>
      </w:r>
    </w:p>
    <w:p w14:paraId="308C13B4" w14:textId="77777777" w:rsidR="0036189C" w:rsidRDefault="00000000">
      <w:pPr>
        <w:spacing w:line="380" w:lineRule="exact"/>
        <w:ind w:firstLineChars="1600" w:firstLine="2880"/>
        <w:rPr>
          <w:rFonts w:ascii="宋体" w:hAnsi="宋体" w:cs="思源黑体 CN Light" w:hint="eastAsia"/>
          <w:szCs w:val="21"/>
          <w:lang w:eastAsia="zh-CN"/>
        </w:rPr>
      </w:pPr>
      <w:r>
        <w:rPr>
          <w:rFonts w:ascii="思源黑体 CN Normal" w:eastAsia="思源黑体 CN Normal" w:hAnsi="思源黑体 CN Normal" w:cs="思源黑体 CN Light" w:hint="eastAsia"/>
          <w:b/>
          <w:bCs/>
          <w:sz w:val="18"/>
          <w:szCs w:val="18"/>
          <w:lang w:eastAsia="zh-CN"/>
        </w:rPr>
        <w:t>图2</w:t>
      </w:r>
      <w:r>
        <w:rPr>
          <w:rFonts w:ascii="思源黑体 CN Normal" w:eastAsia="思源黑体 CN Normal" w:hAnsi="思源黑体 CN Normal" w:cs="思源黑体 CN Light"/>
          <w:b/>
          <w:bCs/>
          <w:sz w:val="18"/>
          <w:szCs w:val="18"/>
          <w:lang w:eastAsia="zh-CN"/>
        </w:rPr>
        <w:t xml:space="preserve"> PRAP</w:t>
      </w:r>
      <w:r>
        <w:rPr>
          <w:rFonts w:ascii="思源黑体 CN Normal" w:eastAsia="思源黑体 CN Normal" w:hAnsi="思源黑体 CN Normal" w:cs="思源黑体 CN Light" w:hint="eastAsia"/>
          <w:b/>
          <w:bCs/>
          <w:sz w:val="18"/>
          <w:szCs w:val="18"/>
          <w:lang w:eastAsia="zh-CN"/>
        </w:rPr>
        <w:t>抑制剂作用示意图（P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26169965</w:t>
      </w:r>
      <w:r>
        <w:rPr>
          <w:rFonts w:ascii="思源黑体 CN Normal" w:eastAsia="思源黑体 CN Normal" w:hAnsi="思源黑体 CN Normal" w:cs="思源黑体 CN Light" w:hint="eastAsia"/>
          <w:b/>
          <w:bCs/>
          <w:sz w:val="18"/>
          <w:szCs w:val="18"/>
          <w:lang w:eastAsia="zh-CN"/>
        </w:rPr>
        <w:t>）</w:t>
      </w:r>
    </w:p>
    <w:p w14:paraId="08DCA182" w14:textId="77777777" w:rsidR="0036189C" w:rsidRDefault="0036189C">
      <w:pPr>
        <w:spacing w:line="380" w:lineRule="exact"/>
        <w:ind w:firstLine="420"/>
        <w:rPr>
          <w:rFonts w:ascii="宋体" w:hAnsi="宋体" w:cs="思源黑体 CN Light" w:hint="eastAsia"/>
          <w:szCs w:val="21"/>
          <w:lang w:eastAsia="zh-CN"/>
        </w:rPr>
      </w:pPr>
    </w:p>
    <w:p w14:paraId="132CA5C9" w14:textId="77777777" w:rsidR="0036189C" w:rsidRDefault="0036189C">
      <w:pPr>
        <w:spacing w:line="380" w:lineRule="exact"/>
        <w:ind w:firstLine="420"/>
        <w:rPr>
          <w:rFonts w:ascii="宋体" w:hAnsi="宋体" w:cs="思源黑体 CN Light" w:hint="eastAsia"/>
          <w:szCs w:val="21"/>
          <w:lang w:eastAsia="zh-CN"/>
        </w:rPr>
      </w:pPr>
    </w:p>
    <w:p w14:paraId="32E0D448" w14:textId="77777777" w:rsidR="0036189C" w:rsidRDefault="0036189C">
      <w:pPr>
        <w:spacing w:line="380" w:lineRule="exact"/>
        <w:ind w:firstLine="420"/>
        <w:rPr>
          <w:rFonts w:ascii="宋体" w:hAnsi="宋体" w:cs="思源黑体 CN Light" w:hint="eastAsia"/>
          <w:szCs w:val="21"/>
          <w:lang w:eastAsia="zh-CN"/>
        </w:rPr>
      </w:pPr>
    </w:p>
    <w:p w14:paraId="763C93D6" w14:textId="77777777" w:rsidR="0036189C" w:rsidRDefault="0036189C">
      <w:pPr>
        <w:spacing w:line="380" w:lineRule="exact"/>
        <w:ind w:firstLine="420"/>
        <w:rPr>
          <w:rFonts w:ascii="宋体" w:hAnsi="宋体" w:cs="思源黑体 CN Light" w:hint="eastAsia"/>
          <w:szCs w:val="21"/>
          <w:lang w:eastAsia="zh-CN"/>
        </w:rPr>
      </w:pPr>
    </w:p>
    <w:p w14:paraId="0D00761A" w14:textId="77777777" w:rsidR="0036189C" w:rsidRDefault="00000000">
      <w:pPr>
        <w:rPr>
          <w:rFonts w:ascii="宋体" w:hAnsi="宋体" w:cs="思源黑体 CN Normal" w:hint="eastAsia"/>
          <w:b/>
          <w:color w:val="0070C0"/>
          <w:sz w:val="18"/>
          <w:szCs w:val="18"/>
          <w:lang w:eastAsia="zh-CN"/>
        </w:rPr>
      </w:pPr>
      <w:r>
        <w:rPr>
          <w:rFonts w:ascii="宋体" w:hAnsi="宋体" w:cs="思源黑体 CN Normal"/>
          <w:b/>
          <w:color w:val="0070C0"/>
          <w:sz w:val="18"/>
          <w:szCs w:val="18"/>
          <w:lang w:eastAsia="zh-CN"/>
        </w:rPr>
        <w:lastRenderedPageBreak/>
        <w:t>3. HRD</w:t>
      </w:r>
      <w:r>
        <w:rPr>
          <w:rFonts w:ascii="宋体" w:hAnsi="宋体" w:cs="思源黑体 CN Normal" w:hint="eastAsia"/>
          <w:b/>
          <w:color w:val="0070C0"/>
          <w:sz w:val="18"/>
          <w:szCs w:val="18"/>
          <w:lang w:eastAsia="zh-CN"/>
        </w:rPr>
        <w:t>检测的靶向治疗指导意义</w:t>
      </w:r>
    </w:p>
    <w:p w14:paraId="65BF7293" w14:textId="77777777" w:rsidR="0036189C" w:rsidRDefault="00000000">
      <w:pPr>
        <w:spacing w:line="380" w:lineRule="exact"/>
        <w:ind w:firstLine="420"/>
        <w:rPr>
          <w:rFonts w:ascii="宋体" w:hAnsi="宋体" w:cs="思源黑体 CN Light" w:hint="eastAsia"/>
          <w:sz w:val="18"/>
          <w:szCs w:val="18"/>
          <w:lang w:eastAsia="zh-CN"/>
        </w:rPr>
      </w:pPr>
      <w:r>
        <w:rPr>
          <w:rFonts w:ascii="宋体" w:hAnsi="宋体" w:cs="思源黑体 CN Light" w:hint="eastAsia"/>
          <w:sz w:val="18"/>
          <w:szCs w:val="18"/>
          <w:lang w:eastAsia="zh-CN"/>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C9B54E7" w14:textId="77777777" w:rsidR="0036189C" w:rsidRDefault="0036189C">
      <w:pPr>
        <w:spacing w:line="380" w:lineRule="exact"/>
        <w:ind w:firstLine="420"/>
        <w:rPr>
          <w:rFonts w:ascii="宋体" w:hAnsi="宋体" w:cs="思源黑体 CN Light" w:hint="eastAsia"/>
          <w:sz w:val="18"/>
          <w:szCs w:val="18"/>
          <w:lang w:eastAsia="zh-CN"/>
        </w:rPr>
      </w:pPr>
    </w:p>
    <w:p w14:paraId="6E152A82" w14:textId="77777777" w:rsidR="0036189C" w:rsidRDefault="00000000">
      <w:pPr>
        <w:jc w:val="center"/>
        <w:rPr>
          <w:rFonts w:ascii="思源黑体 CN Normal" w:eastAsia="思源黑体 CN Normal" w:hAnsi="思源黑体 CN Normal" w:cs="思源黑体 CN Light" w:hint="eastAsia"/>
          <w:sz w:val="18"/>
          <w:szCs w:val="18"/>
        </w:rPr>
      </w:pPr>
      <w:r>
        <w:rPr>
          <w:noProof/>
        </w:rPr>
        <w:drawing>
          <wp:inline distT="0" distB="0" distL="0" distR="0" wp14:anchorId="680FF8F4" wp14:editId="47CE9F7A">
            <wp:extent cx="5071745" cy="5450840"/>
            <wp:effectExtent l="0" t="0" r="8255" b="10160"/>
            <wp:docPr id="10428096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9640" name="Picture 1015"/>
                    <pic:cNvPicPr>
                      <a:picLocks noChangeAspect="1"/>
                    </pic:cNvPicPr>
                  </pic:nvPicPr>
                  <pic:blipFill>
                    <a:blip r:embed="rId17"/>
                    <a:stretch>
                      <a:fillRect/>
                    </a:stretch>
                  </pic:blipFill>
                  <pic:spPr>
                    <a:xfrm>
                      <a:off x="0" y="0"/>
                      <a:ext cx="5077207" cy="5456613"/>
                    </a:xfrm>
                    <a:prstGeom prst="rect">
                      <a:avLst/>
                    </a:prstGeom>
                  </pic:spPr>
                </pic:pic>
              </a:graphicData>
            </a:graphic>
          </wp:inline>
        </w:drawing>
      </w:r>
    </w:p>
    <w:p w14:paraId="3D0CC286" w14:textId="77777777" w:rsidR="0036189C" w:rsidRDefault="00000000">
      <w:pPr>
        <w:spacing w:line="380" w:lineRule="exact"/>
        <w:jc w:val="center"/>
        <w:rPr>
          <w:rFonts w:ascii="思源黑体 CN Normal" w:eastAsia="思源黑体 CN Normal" w:hAnsi="思源黑体 CN Normal" w:cs="思源黑体 CN Light" w:hint="eastAsia"/>
          <w:b/>
          <w:bCs/>
          <w:sz w:val="18"/>
          <w:szCs w:val="18"/>
          <w:lang w:eastAsia="zh-CN"/>
        </w:rPr>
      </w:pPr>
      <w:r>
        <w:rPr>
          <w:rFonts w:ascii="思源黑体 CN Normal" w:eastAsia="思源黑体 CN Normal" w:hAnsi="思源黑体 CN Normal" w:cs="思源黑体 CN Light" w:hint="eastAsia"/>
          <w:b/>
          <w:bCs/>
          <w:sz w:val="18"/>
          <w:szCs w:val="18"/>
          <w:lang w:eastAsia="zh-CN"/>
        </w:rPr>
        <w:t>图3</w:t>
      </w:r>
      <w:r>
        <w:rPr>
          <w:rFonts w:ascii="思源黑体 CN Normal" w:eastAsia="思源黑体 CN Normal" w:hAnsi="思源黑体 CN Normal" w:cs="思源黑体 CN Light"/>
          <w:b/>
          <w:bCs/>
          <w:sz w:val="18"/>
          <w:szCs w:val="18"/>
          <w:lang w:eastAsia="zh-CN"/>
        </w:rPr>
        <w:t xml:space="preserve"> HRD</w:t>
      </w:r>
      <w:r>
        <w:rPr>
          <w:rFonts w:ascii="思源黑体 CN Normal" w:eastAsia="思源黑体 CN Normal" w:hAnsi="思源黑体 CN Normal" w:cs="思源黑体 CN Light" w:hint="eastAsia"/>
          <w:b/>
          <w:bCs/>
          <w:sz w:val="18"/>
          <w:szCs w:val="18"/>
          <w:lang w:eastAsia="zh-CN"/>
        </w:rPr>
        <w:t>状态指导P</w:t>
      </w:r>
      <w:r>
        <w:rPr>
          <w:rFonts w:ascii="思源黑体 CN Normal" w:eastAsia="思源黑体 CN Normal" w:hAnsi="思源黑体 CN Normal" w:cs="思源黑体 CN Light"/>
          <w:b/>
          <w:bCs/>
          <w:sz w:val="18"/>
          <w:szCs w:val="18"/>
          <w:lang w:eastAsia="zh-CN"/>
        </w:rPr>
        <w:t>ARP</w:t>
      </w:r>
      <w:r>
        <w:rPr>
          <w:rFonts w:ascii="思源黑体 CN Normal" w:eastAsia="思源黑体 CN Normal" w:hAnsi="思源黑体 CN Normal" w:cs="思源黑体 CN Light" w:hint="eastAsia"/>
          <w:b/>
          <w:bCs/>
          <w:sz w:val="18"/>
          <w:szCs w:val="18"/>
          <w:lang w:eastAsia="zh-CN"/>
        </w:rPr>
        <w:t>抑制剂靶向治疗（P</w:t>
      </w:r>
      <w:r>
        <w:rPr>
          <w:rFonts w:ascii="思源黑体 CN Normal" w:eastAsia="思源黑体 CN Normal" w:hAnsi="思源黑体 CN Normal" w:cs="思源黑体 CN Light"/>
          <w:b/>
          <w:bCs/>
          <w:sz w:val="18"/>
          <w:szCs w:val="18"/>
          <w:lang w:eastAsia="zh-CN"/>
        </w:rPr>
        <w:t>MID: 28974545</w:t>
      </w:r>
      <w:r>
        <w:rPr>
          <w:rFonts w:ascii="思源黑体 CN Normal" w:eastAsia="思源黑体 CN Normal" w:hAnsi="思源黑体 CN Normal" w:cs="思源黑体 CN Light" w:hint="eastAsia"/>
          <w:b/>
          <w:bCs/>
          <w:sz w:val="18"/>
          <w:szCs w:val="18"/>
          <w:lang w:eastAsia="zh-CN"/>
        </w:rPr>
        <w:t>）</w:t>
      </w:r>
    </w:p>
    <w:p w14:paraId="2D8F6DEA" w14:textId="77777777" w:rsidR="0036189C" w:rsidRDefault="0036189C">
      <w:pPr>
        <w:pStyle w:val="af6"/>
        <w:ind w:left="0" w:firstLine="0"/>
        <w:rPr>
          <w:rFonts w:ascii="宋体" w:eastAsia="宋体" w:hAnsi="宋体" w:cs="宋体" w:hint="eastAsia"/>
        </w:rPr>
      </w:pPr>
    </w:p>
    <w:sectPr w:rsidR="0036189C">
      <w:headerReference w:type="default" r:id="rId18"/>
      <w:footerReference w:type="default" r:id="rId19"/>
      <w:pgSz w:w="11906" w:h="16838"/>
      <w:pgMar w:top="1440" w:right="1080" w:bottom="1440" w:left="1080" w:header="680" w:footer="567"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肖惠玲" w:date="2026-05-12T14:12:00Z" w:initials="肖惠玲">
    <w:p w14:paraId="5C96EC9D" w14:textId="77777777" w:rsidR="0036189C" w:rsidRDefault="00000000">
      <w:pPr>
        <w:pStyle w:val="a4"/>
        <w:rPr>
          <w:lang w:eastAsia="zh-CN"/>
        </w:rPr>
      </w:pPr>
      <w:r>
        <w:rPr>
          <w:rFonts w:hint="eastAsia"/>
          <w:lang w:eastAsia="zh-CN"/>
        </w:rPr>
        <w:t>这里是有</w:t>
      </w:r>
      <w:r>
        <w:rPr>
          <w:rFonts w:hint="eastAsia"/>
          <w:lang w:eastAsia="zh-CN"/>
        </w:rPr>
        <w:t>4/5</w:t>
      </w:r>
      <w:r>
        <w:rPr>
          <w:rFonts w:hint="eastAsia"/>
          <w:lang w:eastAsia="zh-CN"/>
        </w:rPr>
        <w:t>类分基因列出来，没有显示“</w:t>
      </w:r>
      <w:r>
        <w:rPr>
          <w:rFonts w:hint="eastAsia"/>
          <w:lang w:eastAsia="zh-CN"/>
        </w:rPr>
        <w:t>-</w:t>
      </w:r>
      <w:r>
        <w:rPr>
          <w:rFonts w:hint="eastAsia"/>
          <w:lang w:eastAsia="zh-CN"/>
        </w:rPr>
        <w:t>”吗？还是合并显示“</w:t>
      </w:r>
      <w:r>
        <w:rPr>
          <w:rFonts w:ascii="宋体" w:hAnsi="宋体" w:cs="Times New Roman" w:hint="eastAsia"/>
          <w:iCs/>
          <w:kern w:val="2"/>
          <w:szCs w:val="21"/>
          <w:lang w:eastAsia="zh-CN" w:bidi="ar"/>
        </w:rPr>
        <w:t>未检出与靶向药物敏感性相关的变异</w:t>
      </w:r>
      <w:r>
        <w:rPr>
          <w:rFonts w:hint="eastAsia"/>
          <w:lang w:eastAsia="zh-CN"/>
        </w:rPr>
        <w:t>”？</w:t>
      </w:r>
    </w:p>
  </w:comment>
  <w:comment w:id="1" w:author="机无智" w:date="2026-05-12T14:45:00Z" w:initials="">
    <w:p w14:paraId="5C1C48E3" w14:textId="77777777" w:rsidR="0036189C" w:rsidRDefault="00000000">
      <w:pPr>
        <w:pStyle w:val="a4"/>
        <w:rPr>
          <w:lang w:eastAsia="zh-CN"/>
        </w:rPr>
      </w:pPr>
      <w:r>
        <w:rPr>
          <w:rFonts w:ascii="宋体" w:hAnsi="宋体" w:cs="Times New Roman" w:hint="eastAsia"/>
          <w:iCs/>
          <w:kern w:val="2"/>
          <w:szCs w:val="21"/>
          <w:lang w:eastAsia="zh-CN" w:bidi="ar"/>
        </w:rPr>
        <w:t>写这个：未检出与靶向药物敏感性相关的变异</w:t>
      </w:r>
    </w:p>
  </w:comment>
  <w:comment w:id="5" w:author="肖惠玲" w:date="2026-05-12T14:17:00Z" w:initials="肖惠玲">
    <w:p w14:paraId="2262B33B" w14:textId="77777777" w:rsidR="0036189C" w:rsidRDefault="00000000">
      <w:pPr>
        <w:pStyle w:val="a4"/>
        <w:rPr>
          <w:lang w:eastAsia="zh-CN"/>
        </w:rPr>
      </w:pPr>
      <w:r>
        <w:rPr>
          <w:rFonts w:hint="eastAsia"/>
          <w:lang w:eastAsia="zh-CN"/>
        </w:rPr>
        <w:t>按后面模块名称修改成这样，阴性显示“</w:t>
      </w:r>
      <w:r>
        <w:rPr>
          <w:rFonts w:ascii="宋体" w:hAnsi="宋体" w:cs="Times New Roman" w:hint="eastAsia"/>
          <w:iCs/>
          <w:kern w:val="2"/>
          <w:szCs w:val="21"/>
          <w:lang w:eastAsia="zh-CN" w:bidi="ar"/>
        </w:rPr>
        <w:t>未检出与靶向药物敏感性相关的变异</w:t>
      </w:r>
      <w:r>
        <w:rPr>
          <w:rFonts w:hint="eastAsia"/>
          <w:lang w:eastAsia="zh-CN"/>
        </w:rPr>
        <w:t>”吗？</w:t>
      </w:r>
    </w:p>
  </w:comment>
  <w:comment w:id="6" w:author="机无智" w:date="2026-05-12T14:47:00Z" w:initials="">
    <w:p w14:paraId="592F2F80" w14:textId="77777777" w:rsidR="0036189C" w:rsidRDefault="00000000">
      <w:pPr>
        <w:pStyle w:val="a4"/>
        <w:rPr>
          <w:lang w:eastAsia="zh-CN"/>
        </w:rPr>
      </w:pPr>
      <w:r>
        <w:rPr>
          <w:rFonts w:hint="eastAsia"/>
          <w:lang w:eastAsia="zh-CN"/>
        </w:rPr>
        <w:t>可以这样写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C96EC9D" w15:done="0"/>
  <w15:commentEx w15:paraId="5C1C48E3" w15:paraIdParent="5C96EC9D" w15:done="0"/>
  <w15:commentEx w15:paraId="2262B33B" w15:done="0"/>
  <w15:commentEx w15:paraId="592F2F80" w15:paraIdParent="2262B3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C96EC9D" w16cid:durableId="60027C22"/>
  <w16cid:commentId w16cid:paraId="5C1C48E3" w16cid:durableId="00384A3D"/>
  <w16cid:commentId w16cid:paraId="2262B33B" w16cid:durableId="19D4BB24"/>
  <w16cid:commentId w16cid:paraId="592F2F80" w16cid:durableId="1FE535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8E85E8" w14:textId="77777777" w:rsidR="00947533" w:rsidRDefault="00947533">
      <w:r>
        <w:separator/>
      </w:r>
    </w:p>
  </w:endnote>
  <w:endnote w:type="continuationSeparator" w:id="0">
    <w:p w14:paraId="664A577F" w14:textId="77777777" w:rsidR="00947533" w:rsidRDefault="00947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宋体"/>
    <w:panose1 w:val="020B0604020202020204"/>
    <w:charset w:val="86"/>
    <w:family w:val="roman"/>
    <w:pitch w:val="default"/>
    <w:sig w:usb0="00000000" w:usb1="00000000" w:usb2="0000003F" w:usb3="00000000" w:csb0="603F01FF" w:csb1="FFFF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charset w:val="86"/>
    <w:family w:val="swiss"/>
    <w:pitch w:val="default"/>
    <w:sig w:usb0="00000000" w:usb1="00000000" w:usb2="00000016" w:usb3="00000000" w:csb0="00060107" w:csb1="00000000"/>
  </w:font>
  <w:font w:name="思源黑体 CN Normal">
    <w:altName w:val="微软雅黑"/>
    <w:charset w:val="86"/>
    <w:family w:val="swiss"/>
    <w:pitch w:val="default"/>
    <w:sig w:usb0="00000000" w:usb1="00000000" w:usb2="00000016" w:usb3="00000000" w:csb0="00060107" w:csb1="00000000"/>
  </w:font>
  <w:font w:name="思源黑体 CN Bold">
    <w:altName w:val="黑体"/>
    <w:charset w:val="86"/>
    <w:family w:val="swiss"/>
    <w:pitch w:val="default"/>
    <w:sig w:usb0="00000000" w:usb1="0000000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E2F3A" w14:textId="77777777" w:rsidR="0036189C" w:rsidRDefault="00000000">
    <w:pPr>
      <w:pStyle w:val="a7"/>
      <w:adjustRightInd w:val="0"/>
      <w:rPr>
        <w:rFonts w:ascii="微软雅黑" w:eastAsia="微软雅黑" w:hAnsi="微软雅黑" w:hint="eastAsia"/>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p>
  <w:p w14:paraId="045681E4" w14:textId="77777777" w:rsidR="0036189C" w:rsidRDefault="0036189C">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1116D" w14:textId="77777777" w:rsidR="00947533" w:rsidRDefault="00947533">
      <w:r>
        <w:separator/>
      </w:r>
    </w:p>
  </w:footnote>
  <w:footnote w:type="continuationSeparator" w:id="0">
    <w:p w14:paraId="643A3D7E" w14:textId="77777777" w:rsidR="00947533" w:rsidRDefault="009475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B1142" w14:textId="77777777" w:rsidR="0036189C" w:rsidRDefault="0000000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5CC8E84E" wp14:editId="2284E223">
          <wp:simplePos x="0" y="0"/>
          <wp:positionH relativeFrom="page">
            <wp:posOffset>756920</wp:posOffset>
          </wp:positionH>
          <wp:positionV relativeFrom="page">
            <wp:posOffset>610870</wp:posOffset>
          </wp:positionV>
          <wp:extent cx="644525" cy="595630"/>
          <wp:effectExtent l="0" t="0" r="0" b="0"/>
          <wp:wrapNone/>
          <wp:docPr id="1"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4"/>
      <w:gridCol w:w="1933"/>
    </w:tblGrid>
    <w:tr w:rsidR="0036189C" w14:paraId="52160712" w14:textId="77777777">
      <w:trPr>
        <w:trHeight w:hRule="exact" w:val="284"/>
      </w:trPr>
      <w:tc>
        <w:tcPr>
          <w:tcW w:w="1694" w:type="dxa"/>
        </w:tcPr>
        <w:p w14:paraId="4D01F3A8" w14:textId="77777777" w:rsidR="0036189C" w:rsidRDefault="00000000">
          <w:pPr>
            <w:rPr>
              <w:rFonts w:cs="Times New Roman"/>
              <w:color w:val="000000"/>
              <w:szCs w:val="21"/>
            </w:rPr>
          </w:pPr>
          <w:r>
            <w:rPr>
              <w:rFonts w:ascii="Calibri" w:hAnsi="Calibri" w:cs="Times New Roman"/>
              <w:noProof/>
              <w:color w:val="000000"/>
              <w:sz w:val="22"/>
              <w:lang w:eastAsia="zh-CN"/>
            </w:rPr>
            <mc:AlternateContent>
              <mc:Choice Requires="wps">
                <w:drawing>
                  <wp:anchor distT="0" distB="0" distL="114300" distR="114300" simplePos="0" relativeHeight="251660288" behindDoc="1" locked="0" layoutInCell="1" allowOverlap="1" wp14:anchorId="5EE41E79" wp14:editId="7071E5EA">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12F807B0" w14:textId="77777777" w:rsidR="0036189C" w:rsidRDefault="00000000">
                                <w:pPr>
                                  <w:spacing w:line="260" w:lineRule="exact"/>
                                  <w:ind w:left="20"/>
                                  <w:rPr>
                                    <w:rFonts w:ascii="楷体" w:eastAsia="楷体" w:hAnsi="楷体" w:cs="思源黑体 CN Normal" w:hint="eastAsia"/>
                                    <w:sz w:val="24"/>
                                    <w:szCs w:val="24"/>
                                    <w:lang w:eastAsia="zh-CN"/>
                                  </w:rPr>
                                </w:pPr>
                                <w:r>
                                  <w:rPr>
                                    <w:rFonts w:ascii="楷体" w:eastAsia="楷体" w:hAnsi="楷体" w:cs="思源黑体 CN Normal" w:hint="eastAsia"/>
                                    <w:sz w:val="24"/>
                                    <w:szCs w:val="24"/>
                                    <w:lang w:eastAsia="zh-CN"/>
                                  </w:rPr>
                                  <w:t>国家基因检测技术应用示范中心（吉林）</w:t>
                                </w:r>
                              </w:p>
                              <w:p w14:paraId="504BA24F" w14:textId="77777777" w:rsidR="0036189C" w:rsidRDefault="00000000">
                                <w:pPr>
                                  <w:spacing w:line="260" w:lineRule="exact"/>
                                  <w:ind w:left="20"/>
                                  <w:rPr>
                                    <w:rFonts w:ascii="楷体" w:eastAsia="楷体" w:hAnsi="楷体" w:cs="思源黑体 CN Normal" w:hint="eastAsia"/>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5EE41E79" id="_x0000_s1252" o:spid="_x0000_s1026" style="position:absolute;margin-left:-254.15pt;margin-top:5.75pt;width:218.4pt;height:35.25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" filled="f" stroked="f">
                    <o:lock v:ext="edit" aspectratio="t"/>
                    <v:textbox inset="0,0,0,0">
                      <w:txbxContent>
                        <w:p w14:paraId="12F807B0" w14:textId="77777777" w:rsidR="0036189C" w:rsidRDefault="00000000">
                          <w:pPr>
                            <w:spacing w:line="260" w:lineRule="exact"/>
                            <w:ind w:left="20"/>
                            <w:rPr>
                              <w:rFonts w:ascii="楷体" w:eastAsia="楷体" w:hAnsi="楷体" w:cs="思源黑体 CN Normal" w:hint="eastAsia"/>
                              <w:sz w:val="24"/>
                              <w:szCs w:val="24"/>
                              <w:lang w:eastAsia="zh-CN"/>
                            </w:rPr>
                          </w:pPr>
                          <w:r>
                            <w:rPr>
                              <w:rFonts w:ascii="楷体" w:eastAsia="楷体" w:hAnsi="楷体" w:cs="思源黑体 CN Normal" w:hint="eastAsia"/>
                              <w:sz w:val="24"/>
                              <w:szCs w:val="24"/>
                              <w:lang w:eastAsia="zh-CN"/>
                            </w:rPr>
                            <w:t>国家基因检测技术应用示范中心（吉林）</w:t>
                          </w:r>
                        </w:p>
                        <w:p w14:paraId="504BA24F" w14:textId="77777777" w:rsidR="0036189C" w:rsidRDefault="00000000">
                          <w:pPr>
                            <w:spacing w:line="260" w:lineRule="exact"/>
                            <w:ind w:left="20"/>
                            <w:rPr>
                              <w:rFonts w:ascii="楷体" w:eastAsia="楷体" w:hAnsi="楷体" w:cs="思源黑体 CN Normal" w:hint="eastAsia"/>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r>
            <w:rPr>
              <w:rFonts w:cs="Times New Roman"/>
              <w:color w:val="000000"/>
              <w:szCs w:val="21"/>
            </w:rPr>
            <w:t>样本编号</w:t>
          </w:r>
        </w:p>
      </w:tc>
      <w:tc>
        <w:tcPr>
          <w:tcW w:w="1933" w:type="dxa"/>
        </w:tcPr>
        <w:p w14:paraId="5EED5656" w14:textId="77777777" w:rsidR="0036189C" w:rsidRDefault="00000000">
          <w:pPr>
            <w:rPr>
              <w:rFonts w:ascii="宋体" w:hAnsi="宋体" w:cs="Times New Roman" w:hint="eastAsia"/>
              <w:color w:val="FF0000"/>
              <w:szCs w:val="21"/>
            </w:rPr>
          </w:pPr>
          <w:r>
            <w:rPr>
              <w:rFonts w:ascii="宋体" w:hAnsi="宋体" w:cs="Times New Roman" w:hint="eastAsia"/>
              <w:color w:val="000000"/>
              <w:szCs w:val="21"/>
              <w:lang w:eastAsia="zh-CN"/>
            </w:rPr>
            <w:t>26040420</w:t>
          </w:r>
        </w:p>
      </w:tc>
    </w:tr>
    <w:tr w:rsidR="0036189C" w14:paraId="05F258E3" w14:textId="77777777">
      <w:trPr>
        <w:trHeight w:hRule="exact" w:val="284"/>
      </w:trPr>
      <w:tc>
        <w:tcPr>
          <w:tcW w:w="1694" w:type="dxa"/>
        </w:tcPr>
        <w:p w14:paraId="321A119C" w14:textId="77777777" w:rsidR="0036189C" w:rsidRDefault="00000000">
          <w:pPr>
            <w:rPr>
              <w:rFonts w:cs="Times New Roman"/>
              <w:color w:val="000000"/>
              <w:szCs w:val="21"/>
            </w:rPr>
          </w:pPr>
          <w:r>
            <w:rPr>
              <w:rFonts w:cs="Times New Roman"/>
              <w:color w:val="000000"/>
              <w:szCs w:val="21"/>
            </w:rPr>
            <w:t>样本</w:t>
          </w:r>
          <w:r>
            <w:rPr>
              <w:rFonts w:cs="Times New Roman" w:hint="eastAsia"/>
              <w:color w:val="000000"/>
              <w:szCs w:val="21"/>
              <w:lang w:eastAsia="zh-CN"/>
            </w:rPr>
            <w:t>采集</w:t>
          </w:r>
          <w:r>
            <w:rPr>
              <w:rFonts w:cs="Times New Roman"/>
              <w:color w:val="000000"/>
              <w:szCs w:val="21"/>
            </w:rPr>
            <w:t>日期</w:t>
          </w:r>
        </w:p>
      </w:tc>
      <w:tc>
        <w:tcPr>
          <w:tcW w:w="1933" w:type="dxa"/>
        </w:tcPr>
        <w:p w14:paraId="2D225FDF" w14:textId="77777777" w:rsidR="0036189C" w:rsidRDefault="00000000">
          <w:pPr>
            <w:rPr>
              <w:rFonts w:ascii="宋体" w:hAnsi="宋体" w:cs="Times New Roman" w:hint="eastAsia"/>
              <w:color w:val="000000"/>
              <w:szCs w:val="21"/>
              <w:lang w:eastAsia="zh-CN"/>
            </w:rPr>
          </w:pPr>
          <w:r>
            <w:rPr>
              <w:rFonts w:ascii="宋体" w:hAnsi="宋体" w:cs="Times New Roman" w:hint="eastAsia"/>
              <w:color w:val="000000"/>
              <w:szCs w:val="21"/>
              <w:lang w:eastAsia="zh-CN"/>
            </w:rPr>
            <w:t>2026-04-04</w:t>
          </w:r>
        </w:p>
        <w:p w14:paraId="1AC4AB75" w14:textId="77777777" w:rsidR="0036189C" w:rsidRDefault="0036189C">
          <w:pPr>
            <w:rPr>
              <w:rFonts w:ascii="宋体" w:hAnsi="宋体" w:cs="Times New Roman" w:hint="eastAsia"/>
              <w:color w:val="000000"/>
              <w:szCs w:val="21"/>
              <w:lang w:eastAsia="zh-CN"/>
            </w:rPr>
          </w:pPr>
        </w:p>
      </w:tc>
    </w:tr>
    <w:tr w:rsidR="0036189C" w14:paraId="29140449" w14:textId="77777777">
      <w:trPr>
        <w:trHeight w:hRule="exact" w:val="284"/>
      </w:trPr>
      <w:tc>
        <w:tcPr>
          <w:tcW w:w="1694" w:type="dxa"/>
        </w:tcPr>
        <w:p w14:paraId="3D48A47A" w14:textId="77777777" w:rsidR="0036189C" w:rsidRDefault="00000000">
          <w:pPr>
            <w:rPr>
              <w:rFonts w:cs="Times New Roman"/>
              <w:color w:val="000000"/>
              <w:szCs w:val="21"/>
            </w:rPr>
          </w:pPr>
          <w:r>
            <w:rPr>
              <w:rFonts w:cs="Times New Roman"/>
              <w:color w:val="000000"/>
              <w:szCs w:val="21"/>
            </w:rPr>
            <w:t>样本</w:t>
          </w:r>
          <w:r>
            <w:rPr>
              <w:rFonts w:cs="Times New Roman" w:hint="eastAsia"/>
              <w:color w:val="000000"/>
              <w:szCs w:val="21"/>
              <w:lang w:eastAsia="zh-CN"/>
            </w:rPr>
            <w:t>报告</w:t>
          </w:r>
          <w:r>
            <w:rPr>
              <w:rFonts w:cs="Times New Roman"/>
              <w:color w:val="000000"/>
              <w:szCs w:val="21"/>
            </w:rPr>
            <w:t>日期</w:t>
          </w:r>
        </w:p>
      </w:tc>
      <w:tc>
        <w:tcPr>
          <w:tcW w:w="1933" w:type="dxa"/>
        </w:tcPr>
        <w:p w14:paraId="26DAB603" w14:textId="77777777" w:rsidR="0036189C" w:rsidRDefault="00000000">
          <w:pPr>
            <w:rPr>
              <w:rFonts w:ascii="宋体" w:hAnsi="宋体" w:cs="Times New Roman" w:hint="eastAsia"/>
              <w:color w:val="000000"/>
              <w:szCs w:val="21"/>
              <w:lang w:eastAsia="zh-CN"/>
            </w:rPr>
          </w:pPr>
          <w:r>
            <w:rPr>
              <w:rFonts w:ascii="宋体" w:hAnsi="宋体" w:cs="Times New Roman" w:hint="eastAsia"/>
              <w:color w:val="000000"/>
              <w:szCs w:val="21"/>
              <w:lang w:eastAsia="zh-CN"/>
            </w:rPr>
            <w:t>2026-04-16</w:t>
          </w:r>
        </w:p>
        <w:p w14:paraId="2F8554D4" w14:textId="77777777" w:rsidR="0036189C" w:rsidRDefault="0036189C">
          <w:pPr>
            <w:rPr>
              <w:rFonts w:ascii="宋体" w:hAnsi="宋体" w:cs="Times New Roman" w:hint="eastAsia"/>
              <w:color w:val="000000"/>
              <w:szCs w:val="21"/>
              <w:lang w:eastAsia="zh-CN"/>
            </w:rPr>
          </w:pPr>
        </w:p>
      </w:tc>
    </w:tr>
  </w:tbl>
  <w:p w14:paraId="7FF531FE" w14:textId="77777777" w:rsidR="0036189C" w:rsidRDefault="0036189C">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8400095"/>
    <w:multiLevelType w:val="multilevel"/>
    <w:tmpl w:val="18400095"/>
    <w:lvl w:ilvl="0">
      <w:start w:val="1"/>
      <w:numFmt w:val="decimal"/>
      <w:lvlText w:val="%1，"/>
      <w:lvlJc w:val="left"/>
      <w:pPr>
        <w:ind w:left="420" w:hanging="420"/>
      </w:pPr>
      <w:rPr>
        <w:rFonts w:ascii="宋体" w:eastAsia="宋体" w:hint="eastAsia"/>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CD4F4DF"/>
    <w:multiLevelType w:val="singleLevel"/>
    <w:tmpl w:val="3CD4F4DF"/>
    <w:lvl w:ilvl="0">
      <w:start w:val="1"/>
      <w:numFmt w:val="decimal"/>
      <w:lvlText w:val="%1."/>
      <w:lvlJc w:val="left"/>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520FE0D"/>
    <w:multiLevelType w:val="singleLevel"/>
    <w:tmpl w:val="6520FE0D"/>
    <w:lvl w:ilvl="0">
      <w:start w:val="1"/>
      <w:numFmt w:val="decimal"/>
      <w:lvlText w:val="%1."/>
      <w:lvlJc w:val="left"/>
    </w:lvl>
  </w:abstractNum>
  <w:abstractNum w:abstractNumId="5" w15:restartNumberingAfterBreak="0">
    <w:nsid w:val="713C5F6A"/>
    <w:multiLevelType w:val="multilevel"/>
    <w:tmpl w:val="713C5F6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default"/>
        <w:color w:val="0070C0"/>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215895611">
    <w:abstractNumId w:val="5"/>
  </w:num>
  <w:num w:numId="2" w16cid:durableId="776944963">
    <w:abstractNumId w:val="1"/>
  </w:num>
  <w:num w:numId="3" w16cid:durableId="143936077">
    <w:abstractNumId w:val="2"/>
  </w:num>
  <w:num w:numId="4" w16cid:durableId="1703945318">
    <w:abstractNumId w:val="4"/>
  </w:num>
  <w:num w:numId="5" w16cid:durableId="626744639">
    <w:abstractNumId w:val="3"/>
  </w:num>
  <w:num w:numId="6" w16cid:durableId="6370357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肖惠玲">
    <w15:presenceInfo w15:providerId="AD" w15:userId="S-1-5-21-1412690196-2399729708-692209516-38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trackRevisions/>
  <w:defaultTabStop w:val="420"/>
  <w:drawingGridHorizontalSpacing w:val="11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xZTQ2YzJlMjMyYWM1ZDdkNjllMjYxYTM0ZmI3YmYifQ=="/>
  </w:docVars>
  <w:rsids>
    <w:rsidRoot w:val="00172A27"/>
    <w:rsid w:val="00024655"/>
    <w:rsid w:val="00027A38"/>
    <w:rsid w:val="0003541E"/>
    <w:rsid w:val="0004022F"/>
    <w:rsid w:val="00042845"/>
    <w:rsid w:val="000428CB"/>
    <w:rsid w:val="00046598"/>
    <w:rsid w:val="000466C8"/>
    <w:rsid w:val="00051A12"/>
    <w:rsid w:val="00062E4D"/>
    <w:rsid w:val="00075100"/>
    <w:rsid w:val="00085CA2"/>
    <w:rsid w:val="000A3EF5"/>
    <w:rsid w:val="000B140B"/>
    <w:rsid w:val="000B7521"/>
    <w:rsid w:val="000C4C8C"/>
    <w:rsid w:val="000C7409"/>
    <w:rsid w:val="000D3ACA"/>
    <w:rsid w:val="000E125D"/>
    <w:rsid w:val="000E4746"/>
    <w:rsid w:val="0010051B"/>
    <w:rsid w:val="00105EC9"/>
    <w:rsid w:val="0011183F"/>
    <w:rsid w:val="0011400C"/>
    <w:rsid w:val="00124B63"/>
    <w:rsid w:val="0012517F"/>
    <w:rsid w:val="0013678E"/>
    <w:rsid w:val="00144086"/>
    <w:rsid w:val="00144F2C"/>
    <w:rsid w:val="00146F11"/>
    <w:rsid w:val="00156B0E"/>
    <w:rsid w:val="00160DB8"/>
    <w:rsid w:val="00172A27"/>
    <w:rsid w:val="00197E6A"/>
    <w:rsid w:val="001A1122"/>
    <w:rsid w:val="001A1124"/>
    <w:rsid w:val="001B64B8"/>
    <w:rsid w:val="001C2F4A"/>
    <w:rsid w:val="001C336F"/>
    <w:rsid w:val="001F153E"/>
    <w:rsid w:val="001F75A6"/>
    <w:rsid w:val="0020665D"/>
    <w:rsid w:val="00207309"/>
    <w:rsid w:val="002125B5"/>
    <w:rsid w:val="00216F41"/>
    <w:rsid w:val="00226C1D"/>
    <w:rsid w:val="00227E24"/>
    <w:rsid w:val="00235942"/>
    <w:rsid w:val="0024722F"/>
    <w:rsid w:val="002512BB"/>
    <w:rsid w:val="00251F40"/>
    <w:rsid w:val="0025703A"/>
    <w:rsid w:val="00263DF2"/>
    <w:rsid w:val="00266135"/>
    <w:rsid w:val="00271FC1"/>
    <w:rsid w:val="00272D14"/>
    <w:rsid w:val="00274297"/>
    <w:rsid w:val="00275FD5"/>
    <w:rsid w:val="0028154B"/>
    <w:rsid w:val="00286E86"/>
    <w:rsid w:val="002922B4"/>
    <w:rsid w:val="002A03B0"/>
    <w:rsid w:val="002B1FE4"/>
    <w:rsid w:val="002C3EA0"/>
    <w:rsid w:val="002D094C"/>
    <w:rsid w:val="002D318E"/>
    <w:rsid w:val="002E3279"/>
    <w:rsid w:val="00305299"/>
    <w:rsid w:val="00323E61"/>
    <w:rsid w:val="0032463F"/>
    <w:rsid w:val="00326741"/>
    <w:rsid w:val="0033583B"/>
    <w:rsid w:val="00347D66"/>
    <w:rsid w:val="00355F4A"/>
    <w:rsid w:val="0036189C"/>
    <w:rsid w:val="003618A9"/>
    <w:rsid w:val="00362B21"/>
    <w:rsid w:val="003639B6"/>
    <w:rsid w:val="00367663"/>
    <w:rsid w:val="003707BB"/>
    <w:rsid w:val="00375960"/>
    <w:rsid w:val="00382292"/>
    <w:rsid w:val="003824ED"/>
    <w:rsid w:val="003A0BD3"/>
    <w:rsid w:val="003A41B2"/>
    <w:rsid w:val="003B4657"/>
    <w:rsid w:val="003B63C7"/>
    <w:rsid w:val="003B727E"/>
    <w:rsid w:val="003C045E"/>
    <w:rsid w:val="003D1995"/>
    <w:rsid w:val="003E06DA"/>
    <w:rsid w:val="003F29DE"/>
    <w:rsid w:val="003F3E26"/>
    <w:rsid w:val="003F76A3"/>
    <w:rsid w:val="00400E58"/>
    <w:rsid w:val="00411485"/>
    <w:rsid w:val="0043144C"/>
    <w:rsid w:val="004414C6"/>
    <w:rsid w:val="00445DAD"/>
    <w:rsid w:val="00472BBF"/>
    <w:rsid w:val="00477144"/>
    <w:rsid w:val="00482AE5"/>
    <w:rsid w:val="004935CF"/>
    <w:rsid w:val="004943FF"/>
    <w:rsid w:val="004A755B"/>
    <w:rsid w:val="004B5528"/>
    <w:rsid w:val="0050523A"/>
    <w:rsid w:val="0051177B"/>
    <w:rsid w:val="0052003F"/>
    <w:rsid w:val="005326BC"/>
    <w:rsid w:val="00552506"/>
    <w:rsid w:val="00553A08"/>
    <w:rsid w:val="00557CD0"/>
    <w:rsid w:val="00562477"/>
    <w:rsid w:val="005632DC"/>
    <w:rsid w:val="00564140"/>
    <w:rsid w:val="0057395F"/>
    <w:rsid w:val="00574672"/>
    <w:rsid w:val="00576BB0"/>
    <w:rsid w:val="005776F2"/>
    <w:rsid w:val="00583E23"/>
    <w:rsid w:val="00597F0D"/>
    <w:rsid w:val="005A469C"/>
    <w:rsid w:val="005B2D56"/>
    <w:rsid w:val="005C1396"/>
    <w:rsid w:val="005E48E9"/>
    <w:rsid w:val="005F382E"/>
    <w:rsid w:val="00610489"/>
    <w:rsid w:val="00610BF3"/>
    <w:rsid w:val="006178EC"/>
    <w:rsid w:val="00636053"/>
    <w:rsid w:val="006404D4"/>
    <w:rsid w:val="006566B6"/>
    <w:rsid w:val="00663DAE"/>
    <w:rsid w:val="00666A90"/>
    <w:rsid w:val="0069493A"/>
    <w:rsid w:val="00694AA0"/>
    <w:rsid w:val="00695E63"/>
    <w:rsid w:val="006A18D3"/>
    <w:rsid w:val="006B3D3F"/>
    <w:rsid w:val="006B3E77"/>
    <w:rsid w:val="006E15F8"/>
    <w:rsid w:val="006E1AA2"/>
    <w:rsid w:val="006E1B4D"/>
    <w:rsid w:val="006F2C4F"/>
    <w:rsid w:val="00730F69"/>
    <w:rsid w:val="00735DC9"/>
    <w:rsid w:val="00746495"/>
    <w:rsid w:val="00773FEA"/>
    <w:rsid w:val="0077533C"/>
    <w:rsid w:val="007775AF"/>
    <w:rsid w:val="00777A48"/>
    <w:rsid w:val="007A4472"/>
    <w:rsid w:val="007B08AD"/>
    <w:rsid w:val="007B67CC"/>
    <w:rsid w:val="007E26E1"/>
    <w:rsid w:val="007F374C"/>
    <w:rsid w:val="007F57FB"/>
    <w:rsid w:val="008125A7"/>
    <w:rsid w:val="00817A53"/>
    <w:rsid w:val="00817FFD"/>
    <w:rsid w:val="00832337"/>
    <w:rsid w:val="00854281"/>
    <w:rsid w:val="008622E0"/>
    <w:rsid w:val="008740E3"/>
    <w:rsid w:val="00886334"/>
    <w:rsid w:val="008B31FA"/>
    <w:rsid w:val="008C0000"/>
    <w:rsid w:val="008C2820"/>
    <w:rsid w:val="008D5C43"/>
    <w:rsid w:val="0091185C"/>
    <w:rsid w:val="0091683B"/>
    <w:rsid w:val="009177DC"/>
    <w:rsid w:val="009264AD"/>
    <w:rsid w:val="00926699"/>
    <w:rsid w:val="0092780C"/>
    <w:rsid w:val="0093183D"/>
    <w:rsid w:val="00942A79"/>
    <w:rsid w:val="00947533"/>
    <w:rsid w:val="0095022E"/>
    <w:rsid w:val="00952FD7"/>
    <w:rsid w:val="00956A19"/>
    <w:rsid w:val="00972BE4"/>
    <w:rsid w:val="009769E0"/>
    <w:rsid w:val="00977AA9"/>
    <w:rsid w:val="00980030"/>
    <w:rsid w:val="00991D33"/>
    <w:rsid w:val="009A3503"/>
    <w:rsid w:val="009A7462"/>
    <w:rsid w:val="009B2B67"/>
    <w:rsid w:val="009B4413"/>
    <w:rsid w:val="009C246E"/>
    <w:rsid w:val="009D23F8"/>
    <w:rsid w:val="009F460B"/>
    <w:rsid w:val="00A029E1"/>
    <w:rsid w:val="00A04CAF"/>
    <w:rsid w:val="00A16037"/>
    <w:rsid w:val="00A263FC"/>
    <w:rsid w:val="00A35EFD"/>
    <w:rsid w:val="00A36316"/>
    <w:rsid w:val="00A45397"/>
    <w:rsid w:val="00A56F63"/>
    <w:rsid w:val="00A61C27"/>
    <w:rsid w:val="00A67873"/>
    <w:rsid w:val="00A707B7"/>
    <w:rsid w:val="00A70913"/>
    <w:rsid w:val="00A73272"/>
    <w:rsid w:val="00A807C1"/>
    <w:rsid w:val="00A82231"/>
    <w:rsid w:val="00A86055"/>
    <w:rsid w:val="00A8663B"/>
    <w:rsid w:val="00A9206D"/>
    <w:rsid w:val="00A94846"/>
    <w:rsid w:val="00A95A85"/>
    <w:rsid w:val="00A969CE"/>
    <w:rsid w:val="00AA2567"/>
    <w:rsid w:val="00AA4CC5"/>
    <w:rsid w:val="00AD6314"/>
    <w:rsid w:val="00AE2C28"/>
    <w:rsid w:val="00AE544F"/>
    <w:rsid w:val="00AF47BF"/>
    <w:rsid w:val="00B11D94"/>
    <w:rsid w:val="00B14F58"/>
    <w:rsid w:val="00B25B6A"/>
    <w:rsid w:val="00B270A1"/>
    <w:rsid w:val="00B278AD"/>
    <w:rsid w:val="00B331A8"/>
    <w:rsid w:val="00B5548A"/>
    <w:rsid w:val="00B61219"/>
    <w:rsid w:val="00B721C2"/>
    <w:rsid w:val="00B810B0"/>
    <w:rsid w:val="00B83612"/>
    <w:rsid w:val="00B94477"/>
    <w:rsid w:val="00BA1B9D"/>
    <w:rsid w:val="00BD05A1"/>
    <w:rsid w:val="00BD5A19"/>
    <w:rsid w:val="00C0266E"/>
    <w:rsid w:val="00C126A6"/>
    <w:rsid w:val="00C52425"/>
    <w:rsid w:val="00C52A12"/>
    <w:rsid w:val="00C56C79"/>
    <w:rsid w:val="00C62922"/>
    <w:rsid w:val="00C67FE4"/>
    <w:rsid w:val="00C80A9F"/>
    <w:rsid w:val="00C82FE8"/>
    <w:rsid w:val="00C92150"/>
    <w:rsid w:val="00C960EB"/>
    <w:rsid w:val="00CB6AC8"/>
    <w:rsid w:val="00CD62C7"/>
    <w:rsid w:val="00CF0202"/>
    <w:rsid w:val="00CF434D"/>
    <w:rsid w:val="00CF532A"/>
    <w:rsid w:val="00D00CF0"/>
    <w:rsid w:val="00D02494"/>
    <w:rsid w:val="00D035B0"/>
    <w:rsid w:val="00D05B3F"/>
    <w:rsid w:val="00D2591C"/>
    <w:rsid w:val="00D25ECB"/>
    <w:rsid w:val="00D27E07"/>
    <w:rsid w:val="00D432EE"/>
    <w:rsid w:val="00D52E25"/>
    <w:rsid w:val="00DA4BBA"/>
    <w:rsid w:val="00DB078F"/>
    <w:rsid w:val="00DB64FA"/>
    <w:rsid w:val="00DB7DAA"/>
    <w:rsid w:val="00DD60B9"/>
    <w:rsid w:val="00DD6639"/>
    <w:rsid w:val="00DD7C56"/>
    <w:rsid w:val="00DE1258"/>
    <w:rsid w:val="00DE20E3"/>
    <w:rsid w:val="00E00D67"/>
    <w:rsid w:val="00E07D80"/>
    <w:rsid w:val="00E24F81"/>
    <w:rsid w:val="00E27127"/>
    <w:rsid w:val="00E45BD6"/>
    <w:rsid w:val="00E63004"/>
    <w:rsid w:val="00E70480"/>
    <w:rsid w:val="00E7699C"/>
    <w:rsid w:val="00E8567B"/>
    <w:rsid w:val="00E97062"/>
    <w:rsid w:val="00E97E2F"/>
    <w:rsid w:val="00EA17A6"/>
    <w:rsid w:val="00EB05EE"/>
    <w:rsid w:val="00EC1273"/>
    <w:rsid w:val="00ED25E0"/>
    <w:rsid w:val="00ED2FD4"/>
    <w:rsid w:val="00EE054E"/>
    <w:rsid w:val="00EE0ACC"/>
    <w:rsid w:val="00EE6561"/>
    <w:rsid w:val="00F00EF6"/>
    <w:rsid w:val="00F07148"/>
    <w:rsid w:val="00F14765"/>
    <w:rsid w:val="00F20664"/>
    <w:rsid w:val="00F23519"/>
    <w:rsid w:val="00F25FBC"/>
    <w:rsid w:val="00F44202"/>
    <w:rsid w:val="00F66DD8"/>
    <w:rsid w:val="00F72017"/>
    <w:rsid w:val="00F82E81"/>
    <w:rsid w:val="00F97F52"/>
    <w:rsid w:val="00FA54F7"/>
    <w:rsid w:val="00FB21B0"/>
    <w:rsid w:val="00FB48D0"/>
    <w:rsid w:val="00FC2797"/>
    <w:rsid w:val="00FC4928"/>
    <w:rsid w:val="00FF0F02"/>
    <w:rsid w:val="00FF12C0"/>
    <w:rsid w:val="02404E4B"/>
    <w:rsid w:val="02867E41"/>
    <w:rsid w:val="032640B7"/>
    <w:rsid w:val="037B1630"/>
    <w:rsid w:val="04844854"/>
    <w:rsid w:val="04D01847"/>
    <w:rsid w:val="04DF7CDC"/>
    <w:rsid w:val="04ED2447"/>
    <w:rsid w:val="05353304"/>
    <w:rsid w:val="05D65509"/>
    <w:rsid w:val="06295921"/>
    <w:rsid w:val="06937054"/>
    <w:rsid w:val="06BB314A"/>
    <w:rsid w:val="06E47FB8"/>
    <w:rsid w:val="070E2AFA"/>
    <w:rsid w:val="07106873"/>
    <w:rsid w:val="09656ADE"/>
    <w:rsid w:val="09C106DE"/>
    <w:rsid w:val="09EB2699"/>
    <w:rsid w:val="0A9603A1"/>
    <w:rsid w:val="0B68096F"/>
    <w:rsid w:val="0B8C644C"/>
    <w:rsid w:val="0B99231F"/>
    <w:rsid w:val="0BC526F6"/>
    <w:rsid w:val="0C0A3E1A"/>
    <w:rsid w:val="0C410D4E"/>
    <w:rsid w:val="0C711B61"/>
    <w:rsid w:val="0D48355B"/>
    <w:rsid w:val="0DED0BE6"/>
    <w:rsid w:val="0E9C3DA8"/>
    <w:rsid w:val="106E2027"/>
    <w:rsid w:val="112F7BC1"/>
    <w:rsid w:val="11586015"/>
    <w:rsid w:val="116547E8"/>
    <w:rsid w:val="128F4134"/>
    <w:rsid w:val="132C0590"/>
    <w:rsid w:val="13806B2E"/>
    <w:rsid w:val="142B4CEC"/>
    <w:rsid w:val="143A0E25"/>
    <w:rsid w:val="14775224"/>
    <w:rsid w:val="14A303CC"/>
    <w:rsid w:val="14A32C86"/>
    <w:rsid w:val="14AB7BDB"/>
    <w:rsid w:val="14D21C24"/>
    <w:rsid w:val="1536676A"/>
    <w:rsid w:val="158335E8"/>
    <w:rsid w:val="159118F7"/>
    <w:rsid w:val="15D2463D"/>
    <w:rsid w:val="182660B3"/>
    <w:rsid w:val="18960A7F"/>
    <w:rsid w:val="18CD44E6"/>
    <w:rsid w:val="18F25A8E"/>
    <w:rsid w:val="19B74B76"/>
    <w:rsid w:val="1A952EBF"/>
    <w:rsid w:val="1A974E89"/>
    <w:rsid w:val="1AC82A92"/>
    <w:rsid w:val="1CD217D6"/>
    <w:rsid w:val="1CDB7EE7"/>
    <w:rsid w:val="1D0B7674"/>
    <w:rsid w:val="1DC14D7D"/>
    <w:rsid w:val="1EDB779E"/>
    <w:rsid w:val="1EF81C6E"/>
    <w:rsid w:val="20112FE8"/>
    <w:rsid w:val="206E043A"/>
    <w:rsid w:val="209A437D"/>
    <w:rsid w:val="20CE5936"/>
    <w:rsid w:val="214C004F"/>
    <w:rsid w:val="21BC51D5"/>
    <w:rsid w:val="22143DEC"/>
    <w:rsid w:val="223D42D2"/>
    <w:rsid w:val="22A26106"/>
    <w:rsid w:val="231A6657"/>
    <w:rsid w:val="23E8485B"/>
    <w:rsid w:val="247B774C"/>
    <w:rsid w:val="24BD3A29"/>
    <w:rsid w:val="25525847"/>
    <w:rsid w:val="260A0768"/>
    <w:rsid w:val="26255226"/>
    <w:rsid w:val="27476030"/>
    <w:rsid w:val="27EF7A99"/>
    <w:rsid w:val="284F6B52"/>
    <w:rsid w:val="29ED7A59"/>
    <w:rsid w:val="2A573AAA"/>
    <w:rsid w:val="2B824D9A"/>
    <w:rsid w:val="2B88520A"/>
    <w:rsid w:val="2B920D55"/>
    <w:rsid w:val="2C9D5C03"/>
    <w:rsid w:val="2CB03B88"/>
    <w:rsid w:val="2CC719DC"/>
    <w:rsid w:val="2CE11F94"/>
    <w:rsid w:val="2CFA3055"/>
    <w:rsid w:val="2D22019E"/>
    <w:rsid w:val="2DFB39B0"/>
    <w:rsid w:val="2E9C0F87"/>
    <w:rsid w:val="2ECD5689"/>
    <w:rsid w:val="2ED95618"/>
    <w:rsid w:val="2FC8743B"/>
    <w:rsid w:val="300B29C5"/>
    <w:rsid w:val="302846F7"/>
    <w:rsid w:val="306C7DC6"/>
    <w:rsid w:val="317949CE"/>
    <w:rsid w:val="31BA5FE6"/>
    <w:rsid w:val="32383355"/>
    <w:rsid w:val="32F708AC"/>
    <w:rsid w:val="334D0383"/>
    <w:rsid w:val="33B43F5E"/>
    <w:rsid w:val="33D2574D"/>
    <w:rsid w:val="33F9117F"/>
    <w:rsid w:val="3474444F"/>
    <w:rsid w:val="347A51A8"/>
    <w:rsid w:val="34E7384A"/>
    <w:rsid w:val="358427BD"/>
    <w:rsid w:val="358F6DB5"/>
    <w:rsid w:val="36333CE9"/>
    <w:rsid w:val="36AB2AF4"/>
    <w:rsid w:val="36B743A2"/>
    <w:rsid w:val="36CC5A63"/>
    <w:rsid w:val="37461371"/>
    <w:rsid w:val="37A85C64"/>
    <w:rsid w:val="381F1BC2"/>
    <w:rsid w:val="386B44A6"/>
    <w:rsid w:val="39264A36"/>
    <w:rsid w:val="398604C2"/>
    <w:rsid w:val="39BB1FF1"/>
    <w:rsid w:val="3A5C0EAC"/>
    <w:rsid w:val="3ABE56C2"/>
    <w:rsid w:val="3AC058DE"/>
    <w:rsid w:val="3B90705F"/>
    <w:rsid w:val="3BA64AD4"/>
    <w:rsid w:val="3C0A21CB"/>
    <w:rsid w:val="3D127F47"/>
    <w:rsid w:val="3D7E6C34"/>
    <w:rsid w:val="3D805F98"/>
    <w:rsid w:val="3E42357E"/>
    <w:rsid w:val="3E9019C0"/>
    <w:rsid w:val="3EEE268B"/>
    <w:rsid w:val="3F2842AE"/>
    <w:rsid w:val="40D076E5"/>
    <w:rsid w:val="40F0484C"/>
    <w:rsid w:val="4210423D"/>
    <w:rsid w:val="4253237C"/>
    <w:rsid w:val="43B46CA2"/>
    <w:rsid w:val="43D25548"/>
    <w:rsid w:val="442F4589"/>
    <w:rsid w:val="453018B3"/>
    <w:rsid w:val="45BF0C25"/>
    <w:rsid w:val="46F7121C"/>
    <w:rsid w:val="47605152"/>
    <w:rsid w:val="47641A21"/>
    <w:rsid w:val="477E3932"/>
    <w:rsid w:val="48383191"/>
    <w:rsid w:val="49941642"/>
    <w:rsid w:val="49B700BE"/>
    <w:rsid w:val="4A07471C"/>
    <w:rsid w:val="4A2319E6"/>
    <w:rsid w:val="4A316617"/>
    <w:rsid w:val="4A365275"/>
    <w:rsid w:val="4ABC245D"/>
    <w:rsid w:val="4ACB40E7"/>
    <w:rsid w:val="4C2C4B82"/>
    <w:rsid w:val="4CAC22F2"/>
    <w:rsid w:val="52015D07"/>
    <w:rsid w:val="52046E85"/>
    <w:rsid w:val="54D42249"/>
    <w:rsid w:val="54E444E2"/>
    <w:rsid w:val="55350B55"/>
    <w:rsid w:val="56196150"/>
    <w:rsid w:val="566D14D9"/>
    <w:rsid w:val="56ED5521"/>
    <w:rsid w:val="578D049F"/>
    <w:rsid w:val="58607961"/>
    <w:rsid w:val="58A81A34"/>
    <w:rsid w:val="5A3F00FB"/>
    <w:rsid w:val="5A413124"/>
    <w:rsid w:val="5A8C6F7C"/>
    <w:rsid w:val="5B024F91"/>
    <w:rsid w:val="5B2B7790"/>
    <w:rsid w:val="5B6065F6"/>
    <w:rsid w:val="5C213932"/>
    <w:rsid w:val="5C891B7C"/>
    <w:rsid w:val="5CA75DC3"/>
    <w:rsid w:val="5E2C2155"/>
    <w:rsid w:val="5E2E7A22"/>
    <w:rsid w:val="5E8D3F5C"/>
    <w:rsid w:val="5F103E8F"/>
    <w:rsid w:val="5F1D355B"/>
    <w:rsid w:val="5F681F1D"/>
    <w:rsid w:val="60D47064"/>
    <w:rsid w:val="61F71336"/>
    <w:rsid w:val="62100F02"/>
    <w:rsid w:val="62184A06"/>
    <w:rsid w:val="625C68EC"/>
    <w:rsid w:val="629C05E1"/>
    <w:rsid w:val="63154157"/>
    <w:rsid w:val="63E1229E"/>
    <w:rsid w:val="65515BFE"/>
    <w:rsid w:val="65F067C8"/>
    <w:rsid w:val="66357E0E"/>
    <w:rsid w:val="67140626"/>
    <w:rsid w:val="68E50F4D"/>
    <w:rsid w:val="69023BD7"/>
    <w:rsid w:val="69026F3E"/>
    <w:rsid w:val="69765236"/>
    <w:rsid w:val="697B284D"/>
    <w:rsid w:val="698A0858"/>
    <w:rsid w:val="69AD626E"/>
    <w:rsid w:val="69F7079F"/>
    <w:rsid w:val="6A3C1FDC"/>
    <w:rsid w:val="6A707A52"/>
    <w:rsid w:val="6AA638F9"/>
    <w:rsid w:val="6B39200D"/>
    <w:rsid w:val="6B795EF5"/>
    <w:rsid w:val="6BD61FBC"/>
    <w:rsid w:val="6C3A69EF"/>
    <w:rsid w:val="6CB37F53"/>
    <w:rsid w:val="6DF00D00"/>
    <w:rsid w:val="6E4753F3"/>
    <w:rsid w:val="6E59223F"/>
    <w:rsid w:val="6EDE540C"/>
    <w:rsid w:val="6EE2539B"/>
    <w:rsid w:val="6FB940CF"/>
    <w:rsid w:val="6FD5751B"/>
    <w:rsid w:val="70262A2C"/>
    <w:rsid w:val="70C42D2B"/>
    <w:rsid w:val="7190757A"/>
    <w:rsid w:val="71C965BE"/>
    <w:rsid w:val="71ED7479"/>
    <w:rsid w:val="72D953C1"/>
    <w:rsid w:val="74341F76"/>
    <w:rsid w:val="765D5104"/>
    <w:rsid w:val="76741D2A"/>
    <w:rsid w:val="767D2F21"/>
    <w:rsid w:val="77075720"/>
    <w:rsid w:val="77E35141"/>
    <w:rsid w:val="786F69A7"/>
    <w:rsid w:val="79B8758F"/>
    <w:rsid w:val="79E95ACD"/>
    <w:rsid w:val="7A067F11"/>
    <w:rsid w:val="7A400B32"/>
    <w:rsid w:val="7B784E3E"/>
    <w:rsid w:val="7B8F21E1"/>
    <w:rsid w:val="7C790E6E"/>
    <w:rsid w:val="7DAC4C70"/>
    <w:rsid w:val="7DB86594"/>
    <w:rsid w:val="7EED169F"/>
    <w:rsid w:val="7F317F52"/>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2978822"/>
  <w15:docId w15:val="{1BC08BE8-4975-4601-844C-A50F33B0D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ind w:left="0" w:firstLine="0"/>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pPr>
      <w:widowControl/>
      <w:spacing w:before="100" w:beforeAutospacing="1" w:after="100" w:afterAutospacing="1"/>
    </w:pPr>
    <w:rPr>
      <w:rFonts w:ascii="宋体" w:hAnsi="宋体" w:cs="Times New Roman"/>
      <w:sz w:val="24"/>
      <w:szCs w:val="24"/>
      <w:lang w:eastAsia="zh-CN"/>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等线" w:eastAsia="等线" w:hAnsi="等线" w:cs="Times New Roman"/>
      <w:kern w:val="2"/>
      <w:szCs w:val="21"/>
      <w:lang w:eastAsia="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Times New Roman"/>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Times New Roman"/>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等线" w:eastAsia="等线" w:hAnsi="等线" w:cs="Times New Roman"/>
      <w:kern w:val="2"/>
      <w:szCs w:val="21"/>
      <w:lang w:eastAsia="zh-CN"/>
    </w:r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single" w:sz="4" w:space="0" w:color="1E7648"/>
          <w:bottom w:val="nil"/>
          <w:right w:val="nil"/>
          <w:insideH w:val="nil"/>
          <w:insideV w:val="nil"/>
          <w:tl2br w:val="nil"/>
          <w:tr2bl w:val="nil"/>
        </w:tcBorders>
        <w:shd w:val="clear" w:color="auto" w:fill="1E7648"/>
      </w:tcPr>
    </w:tblStylePr>
  </w:style>
  <w:style w:type="paragraph" w:customStyle="1" w:styleId="24">
    <w:name w:val="修订2"/>
    <w:hidden/>
    <w:uiPriority w:val="99"/>
    <w:unhideWhenUsed/>
    <w:qFormat/>
    <w:rPr>
      <w:rFonts w:cs="宋体"/>
      <w:sz w:val="21"/>
      <w:szCs w:val="22"/>
      <w:lang w:eastAsia="en-US"/>
    </w:rPr>
  </w:style>
  <w:style w:type="character" w:customStyle="1" w:styleId="25">
    <w:name w:val="未处理的提及2"/>
    <w:basedOn w:val="a0"/>
    <w:uiPriority w:val="99"/>
    <w:semiHidden/>
    <w:unhideWhenUsed/>
    <w:qFormat/>
    <w:rPr>
      <w:color w:val="605E5C"/>
      <w:shd w:val="clear" w:color="auto" w:fill="E1DFDD"/>
    </w:rPr>
  </w:style>
  <w:style w:type="paragraph" w:customStyle="1" w:styleId="EndNoteBibliography">
    <w:name w:val="EndNote Bibliography"/>
    <w:basedOn w:val="a"/>
    <w:link w:val="EndNoteBibliographyChar"/>
    <w:qFormat/>
    <w:pPr>
      <w:jc w:val="both"/>
    </w:pPr>
    <w:rPr>
      <w:rFonts w:ascii="Calibri" w:hAnsi="Calibri" w:cs="Times New Roman"/>
      <w:kern w:val="2"/>
      <w:sz w:val="20"/>
      <w:lang w:eastAsia="zh-CN"/>
    </w:rPr>
  </w:style>
  <w:style w:type="character" w:customStyle="1" w:styleId="EndNoteBibliographyChar">
    <w:name w:val="EndNote Bibliography Char"/>
    <w:link w:val="EndNoteBibliography"/>
    <w:qFormat/>
    <w:rPr>
      <w:rFonts w:ascii="Calibri" w:hAnsi="Calibri"/>
      <w:kern w:val="2"/>
      <w:szCs w:val="22"/>
    </w:r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31">
    <w:name w:val="font31"/>
    <w:basedOn w:val="a0"/>
    <w:qFormat/>
    <w:rPr>
      <w:rFonts w:ascii="宋体" w:eastAsia="宋体" w:hAnsi="宋体" w:cs="宋体"/>
      <w:b/>
      <w:bCs/>
      <w:color w:val="000000"/>
      <w:sz w:val="26"/>
      <w:szCs w:val="26"/>
      <w:u w:val="none"/>
    </w:rPr>
  </w:style>
  <w:style w:type="character" w:customStyle="1" w:styleId="font41">
    <w:name w:val="font41"/>
    <w:basedOn w:val="a0"/>
    <w:qFormat/>
    <w:rPr>
      <w:rFonts w:ascii="宋体" w:eastAsia="宋体" w:hAnsi="宋体" w:cs="宋体"/>
      <w:color w:val="000000"/>
      <w:sz w:val="26"/>
      <w:szCs w:val="26"/>
      <w:u w:val="none"/>
    </w:rPr>
  </w:style>
  <w:style w:type="character" w:customStyle="1" w:styleId="font51">
    <w:name w:val="font51"/>
    <w:basedOn w:val="a0"/>
    <w:qFormat/>
    <w:rPr>
      <w:rFonts w:ascii="Arial" w:hAnsi="Arial" w:cs="Arial"/>
      <w:color w:val="000000"/>
      <w:sz w:val="12"/>
      <w:szCs w:val="12"/>
      <w:u w:val="none"/>
    </w:rPr>
  </w:style>
  <w:style w:type="character" w:customStyle="1" w:styleId="font21">
    <w:name w:val="font21"/>
    <w:basedOn w:val="a0"/>
    <w:qFormat/>
    <w:rPr>
      <w:rFonts w:ascii="宋体" w:eastAsia="宋体" w:hAnsi="宋体" w:cs="宋体"/>
      <w:color w:val="000000"/>
      <w:sz w:val="26"/>
      <w:szCs w:val="26"/>
      <w:u w:val="none"/>
    </w:rPr>
  </w:style>
  <w:style w:type="paragraph" w:customStyle="1" w:styleId="34">
    <w:name w:val="修订3"/>
    <w:hidden/>
    <w:uiPriority w:val="99"/>
    <w:unhideWhenUsed/>
    <w:rPr>
      <w:rFonts w:cs="宋体"/>
      <w:sz w:val="21"/>
      <w:szCs w:val="22"/>
      <w:lang w:eastAsia="en-US"/>
    </w:rPr>
  </w:style>
  <w:style w:type="paragraph" w:styleId="afc">
    <w:name w:val="Revision"/>
    <w:hidden/>
    <w:uiPriority w:val="99"/>
    <w:unhideWhenUsed/>
    <w:rsid w:val="0057395F"/>
    <w:rPr>
      <w:rFonts w:cs="宋体"/>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1627</Words>
  <Characters>9279</Characters>
  <Application>Microsoft Office Word</Application>
  <DocSecurity>0</DocSecurity>
  <Lines>77</Lines>
  <Paragraphs>21</Paragraphs>
  <ScaleCrop>false</ScaleCrop>
  <Company>lenovo</Company>
  <LinksUpToDate>false</LinksUpToDate>
  <CharactersWithSpaces>10885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肖惠玲</cp:lastModifiedBy>
  <cp:revision>139</cp:revision>
  <cp:lastPrinted>2024-07-24T04:45:00Z</cp:lastPrinted>
  <dcterms:created xsi:type="dcterms:W3CDTF">2024-08-13T02:00:00Z</dcterms:created>
  <dcterms:modified xsi:type="dcterms:W3CDTF">2026-05-12T07:19:00Z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A10AB240DA884D7FB9C1C012ADD88774_13</vt:lpwstr>
  </property>
  <property fmtid="{D5CDD505-2E9C-101B-9397-08002B2CF9AE}" pid="4" name="KSOTemplateDocerSaveRecord">
    <vt:lpwstr>eyJoZGlkIjoiN2JkM2M1ZjY4NDM1Njc0MTFkY2M4YmMxMWRjMmVkOTUiLCJ1c2VySWQiOiIyNTA0OTA2OTkifQ==</vt:lpwstr>
  </property>
</Properties>
</file>