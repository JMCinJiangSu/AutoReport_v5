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FD086B" w:rsidRDefault="00000000">
      <w:pPr>
        <w:pStyle w:val="1"/>
        <w:rPr>
          <w:lang w:eastAsia="zh-CN"/>
        </w:rPr>
      </w:pPr>
      <w:r>
        <w:rPr>
          <w:lang w:eastAsia="zh-CN"/>
        </w:rPr>
        <w:t>基本信息</w:t>
      </w:r>
    </w:p>
    <w:p w14:paraId="2D3DD8A0" w14:textId="77777777" w:rsidR="00FD086B" w:rsidRDefault="00000000">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6"/>
        <w:gridCol w:w="1210"/>
        <w:gridCol w:w="1804"/>
      </w:tblGrid>
      <w:tr w:rsidR="00FD086B" w14:paraId="68A24FA6" w14:textId="77777777">
        <w:trPr>
          <w:trHeight w:val="403"/>
          <w:jc w:val="center"/>
        </w:trPr>
        <w:tc>
          <w:tcPr>
            <w:tcW w:w="1595" w:type="dxa"/>
            <w:shd w:val="clear" w:color="auto" w:fill="DAEEF3"/>
            <w:vAlign w:val="center"/>
          </w:tcPr>
          <w:p w14:paraId="38AC32F0" w14:textId="77777777" w:rsidR="00FD086B"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姓名：</w:t>
            </w:r>
          </w:p>
        </w:tc>
        <w:tc>
          <w:tcPr>
            <w:tcW w:w="1886" w:type="dxa"/>
            <w:shd w:val="clear" w:color="auto" w:fill="auto"/>
            <w:vAlign w:val="center"/>
          </w:tcPr>
          <w:p w14:paraId="412AFF99"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color w:val="000000"/>
                <w:lang w:eastAsia="zh-CN"/>
              </w:rPr>
              <w:t>任艳秋</w:t>
            </w:r>
          </w:p>
        </w:tc>
        <w:tc>
          <w:tcPr>
            <w:tcW w:w="1303" w:type="dxa"/>
            <w:shd w:val="clear" w:color="auto" w:fill="DAEEF3"/>
            <w:vAlign w:val="center"/>
          </w:tcPr>
          <w:p w14:paraId="299C6554"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性别：</w:t>
            </w:r>
          </w:p>
        </w:tc>
        <w:tc>
          <w:tcPr>
            <w:tcW w:w="2095" w:type="dxa"/>
            <w:shd w:val="clear" w:color="auto" w:fill="auto"/>
            <w:vAlign w:val="center"/>
          </w:tcPr>
          <w:p w14:paraId="6FE80BB3"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女</w:t>
            </w:r>
          </w:p>
        </w:tc>
        <w:tc>
          <w:tcPr>
            <w:tcW w:w="1237" w:type="dxa"/>
            <w:shd w:val="clear" w:color="auto" w:fill="DAEEF3"/>
            <w:vAlign w:val="center"/>
          </w:tcPr>
          <w:p w14:paraId="3415B71B"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年龄：</w:t>
            </w:r>
          </w:p>
        </w:tc>
        <w:tc>
          <w:tcPr>
            <w:tcW w:w="1847" w:type="dxa"/>
            <w:vAlign w:val="center"/>
          </w:tcPr>
          <w:p w14:paraId="401E61FF"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r>
      <w:tr w:rsidR="00FD086B" w14:paraId="503C1563" w14:textId="77777777">
        <w:trPr>
          <w:trHeight w:val="403"/>
          <w:jc w:val="center"/>
        </w:trPr>
        <w:tc>
          <w:tcPr>
            <w:tcW w:w="1595" w:type="dxa"/>
            <w:shd w:val="clear" w:color="auto" w:fill="DAEEF3"/>
            <w:vAlign w:val="center"/>
          </w:tcPr>
          <w:p w14:paraId="35D66F3E"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住院/门诊号：</w:t>
            </w:r>
          </w:p>
        </w:tc>
        <w:tc>
          <w:tcPr>
            <w:tcW w:w="1886" w:type="dxa"/>
            <w:shd w:val="clear" w:color="auto" w:fill="auto"/>
            <w:vAlign w:val="center"/>
          </w:tcPr>
          <w:p w14:paraId="7E76727D"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303" w:type="dxa"/>
            <w:shd w:val="clear" w:color="auto" w:fill="DAEEF3"/>
            <w:vAlign w:val="center"/>
          </w:tcPr>
          <w:p w14:paraId="211324DE"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样本编号：</w:t>
            </w:r>
          </w:p>
        </w:tc>
        <w:tc>
          <w:tcPr>
            <w:tcW w:w="2095" w:type="dxa"/>
            <w:shd w:val="clear" w:color="auto" w:fill="auto"/>
            <w:vAlign w:val="center"/>
          </w:tcPr>
          <w:p w14:paraId="767A0B12" w14:textId="77777777" w:rsidR="00FD086B"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26040068F001D01</w:t>
            </w:r>
          </w:p>
        </w:tc>
        <w:tc>
          <w:tcPr>
            <w:tcW w:w="1237" w:type="dxa"/>
            <w:shd w:val="clear" w:color="auto" w:fill="DAEEF3"/>
            <w:vAlign w:val="center"/>
          </w:tcPr>
          <w:p w14:paraId="4307BB1C"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样本类型：</w:t>
            </w:r>
          </w:p>
        </w:tc>
        <w:tc>
          <w:tcPr>
            <w:tcW w:w="1847" w:type="dxa"/>
            <w:vAlign w:val="center"/>
          </w:tcPr>
          <w:p w14:paraId="1AA1E788"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蜡卷（乳腺，手术）</w:t>
            </w:r>
          </w:p>
        </w:tc>
      </w:tr>
      <w:tr w:rsidR="00FD086B" w14:paraId="18F299A9" w14:textId="77777777">
        <w:trPr>
          <w:trHeight w:val="403"/>
          <w:jc w:val="center"/>
        </w:trPr>
        <w:tc>
          <w:tcPr>
            <w:tcW w:w="1595" w:type="dxa"/>
            <w:shd w:val="clear" w:color="auto" w:fill="DAEEF3"/>
            <w:vAlign w:val="center"/>
          </w:tcPr>
          <w:p w14:paraId="2C0D4DA9"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送检科室：</w:t>
            </w:r>
          </w:p>
        </w:tc>
        <w:tc>
          <w:tcPr>
            <w:tcW w:w="1886" w:type="dxa"/>
            <w:shd w:val="clear" w:color="auto" w:fill="auto"/>
            <w:vAlign w:val="center"/>
          </w:tcPr>
          <w:p w14:paraId="156905F1"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303" w:type="dxa"/>
            <w:shd w:val="clear" w:color="auto" w:fill="DAEEF3"/>
            <w:vAlign w:val="center"/>
          </w:tcPr>
          <w:p w14:paraId="7915B534"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送检医师：</w:t>
            </w:r>
          </w:p>
        </w:tc>
        <w:tc>
          <w:tcPr>
            <w:tcW w:w="2095" w:type="dxa"/>
            <w:shd w:val="clear" w:color="auto" w:fill="auto"/>
            <w:vAlign w:val="center"/>
          </w:tcPr>
          <w:p w14:paraId="50D5971B"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237" w:type="dxa"/>
            <w:shd w:val="clear" w:color="auto" w:fill="DAEEF3"/>
            <w:vAlign w:val="center"/>
          </w:tcPr>
          <w:p w14:paraId="2D12D388" w14:textId="77777777" w:rsidR="00FD086B"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送检日期：</w:t>
            </w:r>
          </w:p>
        </w:tc>
        <w:tc>
          <w:tcPr>
            <w:tcW w:w="1847" w:type="dxa"/>
            <w:vAlign w:val="center"/>
          </w:tcPr>
          <w:p w14:paraId="4649D163"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color w:val="000000"/>
                <w:lang w:eastAsia="zh-CN"/>
              </w:rPr>
              <w:t>2026-03-31</w:t>
            </w:r>
          </w:p>
        </w:tc>
      </w:tr>
      <w:tr w:rsidR="00FD086B" w14:paraId="38B0131C" w14:textId="77777777">
        <w:trPr>
          <w:trHeight w:val="403"/>
          <w:jc w:val="center"/>
        </w:trPr>
        <w:tc>
          <w:tcPr>
            <w:tcW w:w="1595" w:type="dxa"/>
            <w:shd w:val="clear" w:color="auto" w:fill="DAEEF3"/>
            <w:vAlign w:val="center"/>
          </w:tcPr>
          <w:p w14:paraId="2DFDA1F1" w14:textId="77777777" w:rsidR="00FD086B"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现病史：</w:t>
            </w:r>
          </w:p>
        </w:tc>
        <w:tc>
          <w:tcPr>
            <w:tcW w:w="8368" w:type="dxa"/>
            <w:gridSpan w:val="5"/>
            <w:vAlign w:val="center"/>
          </w:tcPr>
          <w:p w14:paraId="763A6135" w14:textId="77777777" w:rsidR="00FD086B"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乳腺癌</w:t>
            </w:r>
          </w:p>
        </w:tc>
      </w:tr>
      <w:tr w:rsidR="00FD086B" w14:paraId="051705A9" w14:textId="77777777">
        <w:trPr>
          <w:trHeight w:val="403"/>
          <w:jc w:val="center"/>
        </w:trPr>
        <w:tc>
          <w:tcPr>
            <w:tcW w:w="1595" w:type="dxa"/>
            <w:shd w:val="clear" w:color="auto" w:fill="DAEEF3"/>
            <w:vAlign w:val="center"/>
          </w:tcPr>
          <w:p w14:paraId="55D9DF87" w14:textId="77777777" w:rsidR="00FD086B"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检测项目：</w:t>
            </w:r>
          </w:p>
        </w:tc>
        <w:tc>
          <w:tcPr>
            <w:tcW w:w="8368" w:type="dxa"/>
            <w:gridSpan w:val="5"/>
            <w:shd w:val="clear" w:color="auto" w:fill="auto"/>
            <w:vAlign w:val="center"/>
          </w:tcPr>
          <w:p w14:paraId="22612D63" w14:textId="77777777" w:rsidR="00FD086B" w:rsidRDefault="00000000">
            <w:pPr>
              <w:pStyle w:val="a5"/>
              <w:adjustRightInd w:val="0"/>
              <w:snapToGrid w:val="0"/>
              <w:spacing w:line="276" w:lineRule="auto"/>
              <w:jc w:val="both"/>
              <w:rPr>
                <w:rFonts w:ascii="宋体" w:hAnsi="宋体" w:hint="eastAsia"/>
                <w:lang w:eastAsia="zh-CN"/>
              </w:rPr>
            </w:pPr>
            <w:ins w:id="0" w:author="胡欣彤" w:date="2026-05-08T15:49:00Z">
              <w:r>
                <w:rPr>
                  <w:rFonts w:ascii="宋体" w:hAnsi="宋体" w:hint="eastAsia"/>
                  <w:lang w:eastAsia="zh-CN" w:bidi="ar"/>
                </w:rPr>
                <w:t>肿瘤</w:t>
              </w:r>
            </w:ins>
            <w:del w:id="1" w:author="胡欣彤" w:date="2026-05-08T15:49:00Z">
              <w:r>
                <w:rPr>
                  <w:rFonts w:ascii="宋体" w:hAnsi="宋体" w:hint="eastAsia"/>
                  <w:lang w:eastAsia="zh-CN" w:bidi="ar"/>
                </w:rPr>
                <w:delText>同源重组修复(</w:delText>
              </w:r>
            </w:del>
            <w:r>
              <w:rPr>
                <w:rFonts w:ascii="宋体" w:hAnsi="宋体" w:hint="eastAsia"/>
                <w:lang w:eastAsia="zh-CN" w:bidi="ar"/>
              </w:rPr>
              <w:t>HRR</w:t>
            </w:r>
            <w:ins w:id="2" w:author="胡欣彤" w:date="2026-05-08T15:50:00Z">
              <w:r>
                <w:rPr>
                  <w:rFonts w:ascii="宋体" w:hAnsi="宋体" w:hint="eastAsia"/>
                  <w:lang w:eastAsia="zh-CN" w:bidi="ar"/>
                </w:rPr>
                <w:t>通路基因</w:t>
              </w:r>
            </w:ins>
            <w:del w:id="3" w:author="胡欣彤" w:date="2026-05-08T15:49:00Z">
              <w:r>
                <w:rPr>
                  <w:rFonts w:ascii="宋体" w:hAnsi="宋体" w:hint="eastAsia"/>
                  <w:lang w:eastAsia="zh-CN" w:bidi="ar"/>
                </w:rPr>
                <w:delText>)</w:delText>
              </w:r>
            </w:del>
            <w:r>
              <w:rPr>
                <w:rFonts w:ascii="宋体" w:hAnsi="宋体" w:hint="eastAsia"/>
                <w:lang w:eastAsia="zh-CN" w:bidi="ar"/>
              </w:rPr>
              <w:t>脱氧核糖核酸(DNA)高通量测序</w:t>
            </w:r>
          </w:p>
        </w:tc>
      </w:tr>
      <w:tr w:rsidR="00FD086B" w14:paraId="4DC62F1B" w14:textId="77777777">
        <w:trPr>
          <w:trHeight w:val="403"/>
          <w:jc w:val="center"/>
        </w:trPr>
        <w:tc>
          <w:tcPr>
            <w:tcW w:w="1595" w:type="dxa"/>
            <w:shd w:val="clear" w:color="auto" w:fill="DAEEF3"/>
            <w:vAlign w:val="center"/>
          </w:tcPr>
          <w:p w14:paraId="5F40DDF0" w14:textId="77777777" w:rsidR="00FD086B"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检测方法：</w:t>
            </w:r>
          </w:p>
        </w:tc>
        <w:tc>
          <w:tcPr>
            <w:tcW w:w="8368" w:type="dxa"/>
            <w:gridSpan w:val="5"/>
            <w:shd w:val="clear" w:color="auto" w:fill="auto"/>
            <w:vAlign w:val="center"/>
          </w:tcPr>
          <w:p w14:paraId="568F2D35" w14:textId="77777777" w:rsidR="00FD086B" w:rsidRDefault="00000000">
            <w:pPr>
              <w:pStyle w:val="110"/>
              <w:adjustRightInd w:val="0"/>
              <w:snapToGrid w:val="0"/>
              <w:spacing w:before="0" w:line="276" w:lineRule="auto"/>
              <w:ind w:left="0" w:right="0"/>
              <w:jc w:val="both"/>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FD086B" w14:paraId="6BD8BDE0" w14:textId="77777777">
        <w:trPr>
          <w:trHeight w:val="403"/>
          <w:jc w:val="center"/>
        </w:trPr>
        <w:tc>
          <w:tcPr>
            <w:tcW w:w="1595" w:type="dxa"/>
            <w:shd w:val="clear" w:color="auto" w:fill="DAEEF3"/>
            <w:vAlign w:val="center"/>
          </w:tcPr>
          <w:p w14:paraId="470A0B61" w14:textId="77777777" w:rsidR="00FD086B"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检测范围：</w:t>
            </w:r>
          </w:p>
        </w:tc>
        <w:tc>
          <w:tcPr>
            <w:tcW w:w="8368" w:type="dxa"/>
            <w:gridSpan w:val="5"/>
            <w:shd w:val="clear" w:color="auto" w:fill="auto"/>
            <w:vAlign w:val="center"/>
          </w:tcPr>
          <w:p w14:paraId="7AC9F043" w14:textId="77777777" w:rsidR="00FD086B" w:rsidRDefault="00000000">
            <w:pPr>
              <w:jc w:val="both"/>
              <w:rPr>
                <w:rFonts w:ascii="宋体" w:hAnsi="宋体" w:cs="Times New Roman" w:hint="eastAsia"/>
                <w:szCs w:val="21"/>
                <w:lang w:val="zh-CN" w:eastAsia="zh-CN"/>
              </w:rPr>
            </w:pPr>
            <w:del w:id="4" w:author="胡欣彤" w:date="2026-05-08T15:47:00Z">
              <w:r>
                <w:rPr>
                  <w:rFonts w:ascii="宋体" w:hAnsi="宋体" w:cs="Times New Roman" w:hint="eastAsia"/>
                  <w:szCs w:val="21"/>
                  <w:lang w:val="zh-CN" w:eastAsia="zh-CN"/>
                </w:rPr>
                <w:delText>与肿瘤诊断、治疗和/或预后密切相关的</w:delText>
              </w:r>
            </w:del>
            <w:r>
              <w:rPr>
                <w:rFonts w:ascii="宋体" w:hAnsi="宋体" w:cs="Times New Roman" w:hint="eastAsia"/>
                <w:szCs w:val="21"/>
                <w:lang w:eastAsia="zh-CN"/>
              </w:rPr>
              <w:t>同源重组修复</w:t>
            </w:r>
            <w:ins w:id="5" w:author="胡欣彤" w:date="2026-05-08T15:50:00Z">
              <w:r>
                <w:rPr>
                  <w:rFonts w:ascii="宋体" w:hAnsi="宋体" w:cs="Times New Roman" w:hint="eastAsia"/>
                  <w:szCs w:val="21"/>
                  <w:lang w:eastAsia="zh-CN"/>
                </w:rPr>
                <w:t>通路</w:t>
              </w:r>
            </w:ins>
            <w:r>
              <w:rPr>
                <w:rFonts w:ascii="宋体" w:hAnsi="宋体" w:cs="Times New Roman" w:hint="eastAsia"/>
                <w:szCs w:val="21"/>
                <w:lang w:eastAsia="zh-CN"/>
              </w:rPr>
              <w:t>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p w14:paraId="74F91988" w14:textId="77777777" w:rsidR="00FD086B" w:rsidRDefault="00000000">
      <w:pPr>
        <w:pStyle w:val="1"/>
        <w:ind w:left="0" w:firstLine="0"/>
        <w:rPr>
          <w:lang w:eastAsia="zh-CN"/>
        </w:rPr>
      </w:pPr>
      <w:r>
        <w:rPr>
          <w:rFonts w:hint="eastAsia"/>
          <w:lang w:eastAsia="zh-CN"/>
        </w:rPr>
        <w:t>检测结果</w:t>
      </w:r>
    </w:p>
    <w:p w14:paraId="520CA9ED" w14:textId="77777777" w:rsidR="00FD086B" w:rsidRDefault="00000000">
      <w:pPr>
        <w:pStyle w:val="2"/>
        <w:rPr>
          <w:color w:val="0070C0"/>
          <w:lang w:eastAsia="zh-CN"/>
        </w:rPr>
      </w:pPr>
      <w:r>
        <w:rPr>
          <w:rFonts w:hint="eastAsia"/>
          <w:color w:val="0070C0"/>
          <w:lang w:eastAsia="zh-CN"/>
        </w:rPr>
        <w:t>检测结果小结</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FD086B" w14:paraId="79B07929" w14:textId="77777777">
        <w:trPr>
          <w:trHeight w:val="629"/>
          <w:jc w:val="center"/>
        </w:trPr>
        <w:tc>
          <w:tcPr>
            <w:tcW w:w="1475" w:type="dxa"/>
            <w:shd w:val="clear" w:color="auto" w:fill="D8ECF1"/>
            <w:vAlign w:val="center"/>
          </w:tcPr>
          <w:p w14:paraId="535432D4" w14:textId="77777777" w:rsidR="00FD086B" w:rsidRDefault="000000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FD086B" w:rsidRDefault="00000000">
            <w:pPr>
              <w:pStyle w:val="TableParagraph"/>
              <w:spacing w:before="240"/>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FD086B" w:rsidRDefault="00000000">
            <w:pPr>
              <w:pStyle w:val="TableParagraph"/>
              <w:spacing w:before="240"/>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检测结果</w:t>
            </w:r>
          </w:p>
        </w:tc>
      </w:tr>
      <w:tr w:rsidR="00FD086B" w14:paraId="2F457188" w14:textId="77777777">
        <w:trPr>
          <w:trHeight w:val="501"/>
          <w:jc w:val="center"/>
        </w:trPr>
        <w:tc>
          <w:tcPr>
            <w:tcW w:w="1475" w:type="dxa"/>
            <w:vMerge w:val="restart"/>
            <w:shd w:val="clear" w:color="auto" w:fill="D8ECF1"/>
            <w:vAlign w:val="center"/>
          </w:tcPr>
          <w:p w14:paraId="49659FEC" w14:textId="77777777" w:rsidR="00FD086B" w:rsidRDefault="00000000">
            <w:pPr>
              <w:jc w:val="center"/>
              <w:rPr>
                <w:rFonts w:ascii="宋体" w:hAnsi="宋体" w:hint="eastAsia"/>
                <w:b/>
                <w:bCs/>
                <w:szCs w:val="21"/>
                <w:lang w:eastAsia="zh-CN"/>
              </w:rPr>
            </w:pPr>
            <w:del w:id="6" w:author="胡欣彤" w:date="2026-05-08T15:50:00Z">
              <w:r>
                <w:rPr>
                  <w:rFonts w:ascii="宋体" w:hAnsi="宋体" w:hint="eastAsia"/>
                  <w:b/>
                  <w:bCs/>
                  <w:szCs w:val="21"/>
                  <w:lang w:eastAsia="zh-CN"/>
                </w:rPr>
                <w:delText>同源重组基因变异</w:delText>
              </w:r>
            </w:del>
            <w:r>
              <w:rPr>
                <w:rFonts w:ascii="宋体" w:hAnsi="宋体" w:hint="eastAsia"/>
                <w:b/>
                <w:bCs/>
                <w:szCs w:val="21"/>
                <w:lang w:eastAsia="zh-CN"/>
              </w:rPr>
              <w:t>检测结果</w:t>
            </w:r>
          </w:p>
        </w:tc>
        <w:tc>
          <w:tcPr>
            <w:tcW w:w="2631" w:type="dxa"/>
            <w:shd w:val="clear" w:color="auto" w:fill="D8ECF1"/>
            <w:vAlign w:val="center"/>
          </w:tcPr>
          <w:p w14:paraId="519422EE" w14:textId="77777777" w:rsidR="00FD086B" w:rsidRDefault="00000000">
            <w:pPr>
              <w:widowControl/>
              <w:jc w:val="center"/>
              <w:rPr>
                <w:rFonts w:ascii="宋体" w:hAnsi="宋体" w:hint="eastAsia"/>
                <w:b/>
                <w:bCs/>
                <w:szCs w:val="21"/>
              </w:rPr>
            </w:pPr>
            <w:commentRangeStart w:id="7"/>
            <w:commentRangeStart w:id="8"/>
            <w:r>
              <w:rPr>
                <w:rFonts w:ascii="宋体" w:hAnsi="宋体" w:hint="eastAsia"/>
                <w:b/>
                <w:bCs/>
                <w:szCs w:val="21"/>
                <w:lang w:eastAsia="zh-CN"/>
              </w:rPr>
              <w:t>基因</w:t>
            </w:r>
            <w:commentRangeEnd w:id="7"/>
            <w:r w:rsidR="002B5B4D">
              <w:rPr>
                <w:rStyle w:val="af"/>
              </w:rPr>
              <w:commentReference w:id="7"/>
            </w:r>
            <w:commentRangeEnd w:id="8"/>
            <w:r w:rsidR="009E6CE0">
              <w:rPr>
                <w:rStyle w:val="af"/>
              </w:rPr>
              <w:commentReference w:id="8"/>
            </w:r>
          </w:p>
        </w:tc>
        <w:tc>
          <w:tcPr>
            <w:tcW w:w="2268" w:type="dxa"/>
            <w:shd w:val="clear" w:color="auto" w:fill="D8ECF1"/>
            <w:vAlign w:val="center"/>
          </w:tcPr>
          <w:p w14:paraId="3B0CD3E3" w14:textId="77777777" w:rsidR="00FD086B" w:rsidRDefault="00000000">
            <w:pPr>
              <w:widowControl/>
              <w:jc w:val="center"/>
              <w:rPr>
                <w:rFonts w:ascii="宋体" w:hAnsi="宋体" w:hint="eastAsia"/>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FD086B" w:rsidRDefault="00000000">
            <w:pPr>
              <w:widowControl/>
              <w:rPr>
                <w:rFonts w:ascii="宋体" w:hAnsi="宋体" w:hint="eastAsia"/>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FD086B" w14:paraId="4316AA04" w14:textId="77777777">
        <w:trPr>
          <w:trHeight w:val="527"/>
          <w:jc w:val="center"/>
        </w:trPr>
        <w:tc>
          <w:tcPr>
            <w:tcW w:w="1475" w:type="dxa"/>
            <w:vMerge/>
            <w:shd w:val="clear" w:color="auto" w:fill="D8ECF1"/>
            <w:vAlign w:val="center"/>
          </w:tcPr>
          <w:p w14:paraId="5BC022FD" w14:textId="77777777" w:rsidR="00FD086B" w:rsidRDefault="00FD086B">
            <w:pPr>
              <w:jc w:val="center"/>
              <w:rPr>
                <w:rFonts w:ascii="宋体" w:hAnsi="宋体" w:hint="eastAsia"/>
                <w:b/>
                <w:bCs/>
                <w:szCs w:val="21"/>
                <w:lang w:eastAsia="zh-CN"/>
              </w:rPr>
            </w:pPr>
          </w:p>
        </w:tc>
        <w:tc>
          <w:tcPr>
            <w:tcW w:w="2631" w:type="dxa"/>
            <w:shd w:val="clear" w:color="auto" w:fill="auto"/>
            <w:vAlign w:val="center"/>
          </w:tcPr>
          <w:p w14:paraId="750B2A8F" w14:textId="77777777" w:rsidR="00FD086B" w:rsidRDefault="00000000">
            <w:pPr>
              <w:widowControl/>
              <w:jc w:val="center"/>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BRCA1</w:t>
            </w:r>
          </w:p>
        </w:tc>
        <w:tc>
          <w:tcPr>
            <w:tcW w:w="2268" w:type="dxa"/>
            <w:shd w:val="clear" w:color="auto" w:fill="auto"/>
            <w:vAlign w:val="center"/>
          </w:tcPr>
          <w:p w14:paraId="54160C69" w14:textId="77777777" w:rsidR="00FD086B" w:rsidRDefault="00FD086B">
            <w:pPr>
              <w:widowControl/>
              <w:rPr>
                <w:rFonts w:ascii="宋体" w:hAnsi="宋体" w:cs="Times New Roman" w:hint="eastAsia"/>
                <w:iCs/>
                <w:kern w:val="2"/>
                <w:szCs w:val="21"/>
                <w:lang w:eastAsia="zh-CN" w:bidi="ar"/>
              </w:rPr>
            </w:pPr>
          </w:p>
        </w:tc>
        <w:tc>
          <w:tcPr>
            <w:tcW w:w="3573" w:type="dxa"/>
            <w:shd w:val="clear" w:color="auto" w:fill="auto"/>
            <w:vAlign w:val="center"/>
          </w:tcPr>
          <w:p w14:paraId="7542AABB" w14:textId="77777777" w:rsidR="00FD086B" w:rsidRDefault="00FD086B">
            <w:pPr>
              <w:widowControl/>
              <w:rPr>
                <w:rFonts w:cs="Times New Roman"/>
                <w:b/>
                <w:bCs/>
                <w:iCs/>
                <w:kern w:val="2"/>
                <w:szCs w:val="21"/>
                <w:lang w:eastAsia="zh-CN" w:bidi="ar"/>
              </w:rPr>
            </w:pPr>
          </w:p>
        </w:tc>
      </w:tr>
      <w:tr w:rsidR="00FD086B" w14:paraId="56EC1C0C" w14:textId="77777777">
        <w:trPr>
          <w:trHeight w:val="629"/>
          <w:jc w:val="center"/>
        </w:trPr>
        <w:tc>
          <w:tcPr>
            <w:tcW w:w="1475" w:type="dxa"/>
            <w:vMerge/>
            <w:shd w:val="clear" w:color="auto" w:fill="D8ECF1"/>
            <w:vAlign w:val="center"/>
          </w:tcPr>
          <w:p w14:paraId="09F83DA8" w14:textId="77777777" w:rsidR="00FD086B" w:rsidRDefault="00FD086B">
            <w:pPr>
              <w:widowControl/>
            </w:pPr>
          </w:p>
        </w:tc>
        <w:tc>
          <w:tcPr>
            <w:tcW w:w="2631" w:type="dxa"/>
            <w:shd w:val="clear" w:color="auto" w:fill="auto"/>
            <w:vAlign w:val="center"/>
          </w:tcPr>
          <w:p w14:paraId="103ABF9B" w14:textId="77777777" w:rsidR="00FD086B" w:rsidRDefault="00000000">
            <w:pPr>
              <w:widowControl/>
              <w:jc w:val="center"/>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TP53</w:t>
            </w:r>
          </w:p>
        </w:tc>
        <w:tc>
          <w:tcPr>
            <w:tcW w:w="2268" w:type="dxa"/>
            <w:shd w:val="clear" w:color="auto" w:fill="auto"/>
            <w:vAlign w:val="center"/>
          </w:tcPr>
          <w:p w14:paraId="63632CC4" w14:textId="77777777" w:rsidR="00FD086B" w:rsidRDefault="00FD086B">
            <w:pPr>
              <w:widowControl/>
              <w:jc w:val="center"/>
              <w:rPr>
                <w:rFonts w:ascii="宋体" w:hAnsi="宋体" w:cs="Times New Roman" w:hint="eastAsia"/>
                <w:iCs/>
                <w:kern w:val="2"/>
                <w:szCs w:val="21"/>
                <w:lang w:eastAsia="zh-CN" w:bidi="ar"/>
              </w:rPr>
            </w:pPr>
          </w:p>
        </w:tc>
        <w:tc>
          <w:tcPr>
            <w:tcW w:w="3573" w:type="dxa"/>
            <w:shd w:val="clear" w:color="auto" w:fill="auto"/>
            <w:vAlign w:val="center"/>
          </w:tcPr>
          <w:p w14:paraId="7683D168" w14:textId="77777777" w:rsidR="00FD086B" w:rsidRDefault="00FD086B">
            <w:pPr>
              <w:widowControl/>
              <w:jc w:val="center"/>
              <w:rPr>
                <w:rFonts w:ascii="宋体" w:hAnsi="宋体" w:cs="Times New Roman" w:hint="eastAsia"/>
                <w:iCs/>
                <w:kern w:val="2"/>
                <w:szCs w:val="21"/>
                <w:lang w:eastAsia="zh-CN" w:bidi="ar"/>
              </w:rPr>
            </w:pPr>
          </w:p>
        </w:tc>
      </w:tr>
      <w:tr w:rsidR="00FD086B" w14:paraId="5511A7B8" w14:textId="77777777">
        <w:trPr>
          <w:trHeight w:val="501"/>
          <w:jc w:val="center"/>
        </w:trPr>
        <w:tc>
          <w:tcPr>
            <w:tcW w:w="1475" w:type="dxa"/>
            <w:vMerge/>
            <w:shd w:val="clear" w:color="auto" w:fill="D8ECF1"/>
            <w:vAlign w:val="center"/>
          </w:tcPr>
          <w:p w14:paraId="6DE6A2E9" w14:textId="77777777" w:rsidR="00FD086B" w:rsidRDefault="00FD086B">
            <w:pPr>
              <w:rPr>
                <w:lang w:eastAsia="zh-CN"/>
              </w:rPr>
            </w:pPr>
          </w:p>
        </w:tc>
        <w:tc>
          <w:tcPr>
            <w:tcW w:w="8472" w:type="dxa"/>
            <w:gridSpan w:val="3"/>
            <w:shd w:val="clear" w:color="auto" w:fill="D8ECF1"/>
            <w:vAlign w:val="center"/>
          </w:tcPr>
          <w:p w14:paraId="29C1FBD8" w14:textId="77777777" w:rsidR="00FD086B"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奥拉帕利，鲁卡帕尼，尼拉帕利+醋酸阿</w:t>
            </w:r>
            <w:proofErr w:type="gramStart"/>
            <w:r>
              <w:rPr>
                <w:rFonts w:ascii="宋体" w:eastAsia="宋体" w:hAnsi="宋体" w:hint="eastAsia"/>
                <w:b/>
                <w:bCs/>
                <w:iCs/>
                <w:lang w:bidi="ar"/>
              </w:rPr>
              <w:t>比特龙</w:t>
            </w:r>
            <w:proofErr w:type="gramEnd"/>
            <w:r>
              <w:rPr>
                <w:rFonts w:ascii="宋体" w:eastAsia="宋体" w:hAnsi="宋体" w:hint="eastAsia"/>
                <w:b/>
                <w:bCs/>
                <w:iCs/>
                <w:lang w:bidi="ar"/>
              </w:rPr>
              <w:t>+泼尼松，</w:t>
            </w:r>
            <w:proofErr w:type="spellStart"/>
            <w:r>
              <w:rPr>
                <w:rFonts w:ascii="宋体" w:eastAsia="宋体" w:hAnsi="宋体" w:hint="eastAsia"/>
                <w:b/>
                <w:bCs/>
                <w:iCs/>
                <w:lang w:bidi="ar"/>
              </w:rPr>
              <w:t>Saruparib</w:t>
            </w:r>
            <w:proofErr w:type="spellEnd"/>
            <w:r>
              <w:rPr>
                <w:rFonts w:ascii="宋体" w:eastAsia="宋体" w:hAnsi="宋体" w:hint="eastAsia"/>
                <w:b/>
                <w:bCs/>
                <w:iCs/>
                <w:lang w:bidi="ar"/>
              </w:rPr>
              <w:t>，他拉</w:t>
            </w:r>
            <w:proofErr w:type="gramStart"/>
            <w:r>
              <w:rPr>
                <w:rFonts w:ascii="宋体" w:eastAsia="宋体" w:hAnsi="宋体" w:hint="eastAsia"/>
                <w:b/>
                <w:bCs/>
                <w:iCs/>
                <w:lang w:bidi="ar"/>
              </w:rPr>
              <w:t>唑</w:t>
            </w:r>
            <w:proofErr w:type="gramEnd"/>
            <w:r>
              <w:rPr>
                <w:rFonts w:ascii="宋体" w:eastAsia="宋体" w:hAnsi="宋体" w:hint="eastAsia"/>
                <w:b/>
                <w:bCs/>
                <w:iCs/>
                <w:lang w:bidi="ar"/>
              </w:rPr>
              <w:t>帕利+恩扎</w:t>
            </w:r>
            <w:proofErr w:type="gramStart"/>
            <w:r>
              <w:rPr>
                <w:rFonts w:ascii="宋体" w:eastAsia="宋体" w:hAnsi="宋体" w:hint="eastAsia"/>
                <w:b/>
                <w:bCs/>
                <w:iCs/>
                <w:lang w:bidi="ar"/>
              </w:rPr>
              <w:t>卢</w:t>
            </w:r>
            <w:proofErr w:type="gramEnd"/>
            <w:r>
              <w:rPr>
                <w:rFonts w:ascii="宋体" w:eastAsia="宋体" w:hAnsi="宋体" w:hint="eastAsia"/>
                <w:b/>
                <w:bCs/>
                <w:iCs/>
                <w:lang w:bidi="ar"/>
              </w:rPr>
              <w:t>胺，C级推荐，可能敏感，请结合临床。</w:t>
            </w:r>
          </w:p>
          <w:p w14:paraId="6CE70324" w14:textId="77777777" w:rsidR="00FD086B"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CC-115+恩扎</w:t>
            </w:r>
            <w:proofErr w:type="gramStart"/>
            <w:r>
              <w:rPr>
                <w:rFonts w:ascii="宋体" w:eastAsia="宋体" w:hAnsi="宋体" w:hint="eastAsia"/>
                <w:b/>
                <w:bCs/>
                <w:iCs/>
                <w:lang w:bidi="ar"/>
              </w:rPr>
              <w:t>卢</w:t>
            </w:r>
            <w:proofErr w:type="gramEnd"/>
            <w:r>
              <w:rPr>
                <w:rFonts w:ascii="宋体" w:eastAsia="宋体" w:hAnsi="宋体" w:hint="eastAsia"/>
                <w:b/>
                <w:bCs/>
                <w:iCs/>
                <w:lang w:bidi="ar"/>
              </w:rPr>
              <w:t>胺，卡</w:t>
            </w:r>
            <w:proofErr w:type="gramStart"/>
            <w:r>
              <w:rPr>
                <w:rFonts w:ascii="宋体" w:eastAsia="宋体" w:hAnsi="宋体" w:hint="eastAsia"/>
                <w:b/>
                <w:bCs/>
                <w:iCs/>
                <w:lang w:bidi="ar"/>
              </w:rPr>
              <w:t>匹色替+氟维司群</w:t>
            </w:r>
            <w:proofErr w:type="gramEnd"/>
            <w:r>
              <w:rPr>
                <w:rFonts w:ascii="宋体" w:eastAsia="宋体" w:hAnsi="宋体" w:hint="eastAsia"/>
                <w:b/>
                <w:bCs/>
                <w:iCs/>
                <w:lang w:bidi="ar"/>
              </w:rPr>
              <w:t>，卡</w:t>
            </w:r>
            <w:proofErr w:type="gramStart"/>
            <w:r>
              <w:rPr>
                <w:rFonts w:ascii="宋体" w:eastAsia="宋体" w:hAnsi="宋体" w:hint="eastAsia"/>
                <w:b/>
                <w:bCs/>
                <w:iCs/>
                <w:lang w:bidi="ar"/>
              </w:rPr>
              <w:t>匹色替+</w:t>
            </w:r>
            <w:proofErr w:type="gramEnd"/>
            <w:r>
              <w:rPr>
                <w:rFonts w:ascii="宋体" w:eastAsia="宋体" w:hAnsi="宋体" w:hint="eastAsia"/>
                <w:b/>
                <w:bCs/>
                <w:iCs/>
                <w:lang w:bidi="ar"/>
              </w:rPr>
              <w:t>紫杉醇，</w:t>
            </w:r>
            <w:proofErr w:type="spellStart"/>
            <w:r>
              <w:rPr>
                <w:rFonts w:ascii="宋体" w:eastAsia="宋体" w:hAnsi="宋体" w:hint="eastAsia"/>
                <w:b/>
                <w:bCs/>
                <w:iCs/>
                <w:lang w:bidi="ar"/>
              </w:rPr>
              <w:t>Sapanisertib</w:t>
            </w:r>
            <w:proofErr w:type="spellEnd"/>
            <w:r>
              <w:rPr>
                <w:rFonts w:ascii="宋体" w:eastAsia="宋体" w:hAnsi="宋体" w:hint="eastAsia"/>
                <w:b/>
                <w:bCs/>
                <w:iCs/>
                <w:lang w:bidi="ar"/>
              </w:rPr>
              <w:t>+二甲双</w:t>
            </w:r>
            <w:proofErr w:type="gramStart"/>
            <w:r>
              <w:rPr>
                <w:rFonts w:ascii="宋体" w:eastAsia="宋体" w:hAnsi="宋体" w:hint="eastAsia"/>
                <w:b/>
                <w:bCs/>
                <w:iCs/>
                <w:lang w:bidi="ar"/>
              </w:rPr>
              <w:t>胍</w:t>
            </w:r>
            <w:proofErr w:type="gramEnd"/>
            <w:r>
              <w:rPr>
                <w:rFonts w:ascii="宋体" w:eastAsia="宋体" w:hAnsi="宋体" w:hint="eastAsia"/>
                <w:b/>
                <w:bCs/>
                <w:iCs/>
                <w:lang w:bidi="ar"/>
              </w:rPr>
              <w:t>，C级推荐，可能敏感，请结合临床。</w:t>
            </w:r>
          </w:p>
          <w:p w14:paraId="7570649A" w14:textId="77777777" w:rsidR="00FD086B"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CC-115+恩扎</w:t>
            </w:r>
            <w:proofErr w:type="gramStart"/>
            <w:r>
              <w:rPr>
                <w:rFonts w:ascii="宋体" w:eastAsia="宋体" w:hAnsi="宋体" w:hint="eastAsia"/>
                <w:b/>
                <w:bCs/>
                <w:iCs/>
                <w:lang w:bidi="ar"/>
              </w:rPr>
              <w:t>卢</w:t>
            </w:r>
            <w:proofErr w:type="gramEnd"/>
            <w:r>
              <w:rPr>
                <w:rFonts w:ascii="宋体" w:eastAsia="宋体" w:hAnsi="宋体" w:hint="eastAsia"/>
                <w:b/>
                <w:bCs/>
                <w:iCs/>
                <w:lang w:bidi="ar"/>
              </w:rPr>
              <w:t>胺，卡</w:t>
            </w:r>
            <w:proofErr w:type="gramStart"/>
            <w:r>
              <w:rPr>
                <w:rFonts w:ascii="宋体" w:eastAsia="宋体" w:hAnsi="宋体" w:hint="eastAsia"/>
                <w:b/>
                <w:bCs/>
                <w:iCs/>
                <w:lang w:bidi="ar"/>
              </w:rPr>
              <w:t>匹色替+氟维司群</w:t>
            </w:r>
            <w:proofErr w:type="gramEnd"/>
            <w:r>
              <w:rPr>
                <w:rFonts w:ascii="宋体" w:eastAsia="宋体" w:hAnsi="宋体" w:hint="eastAsia"/>
                <w:b/>
                <w:bCs/>
                <w:iCs/>
                <w:lang w:bidi="ar"/>
              </w:rPr>
              <w:t>，卡</w:t>
            </w:r>
            <w:proofErr w:type="gramStart"/>
            <w:r>
              <w:rPr>
                <w:rFonts w:ascii="宋体" w:eastAsia="宋体" w:hAnsi="宋体" w:hint="eastAsia"/>
                <w:b/>
                <w:bCs/>
                <w:iCs/>
                <w:lang w:bidi="ar"/>
              </w:rPr>
              <w:t>匹色替+</w:t>
            </w:r>
            <w:proofErr w:type="gramEnd"/>
            <w:r>
              <w:rPr>
                <w:rFonts w:ascii="宋体" w:eastAsia="宋体" w:hAnsi="宋体" w:hint="eastAsia"/>
                <w:b/>
                <w:bCs/>
                <w:iCs/>
                <w:lang w:bidi="ar"/>
              </w:rPr>
              <w:t>紫杉醇，</w:t>
            </w:r>
            <w:proofErr w:type="spellStart"/>
            <w:r>
              <w:rPr>
                <w:rFonts w:ascii="宋体" w:eastAsia="宋体" w:hAnsi="宋体" w:hint="eastAsia"/>
                <w:b/>
                <w:bCs/>
                <w:iCs/>
                <w:lang w:bidi="ar"/>
              </w:rPr>
              <w:t>Sapanisertib</w:t>
            </w:r>
            <w:proofErr w:type="spellEnd"/>
            <w:r>
              <w:rPr>
                <w:rFonts w:ascii="宋体" w:eastAsia="宋体" w:hAnsi="宋体" w:hint="eastAsia"/>
                <w:b/>
                <w:bCs/>
                <w:iCs/>
                <w:lang w:bidi="ar"/>
              </w:rPr>
              <w:t>+二甲双</w:t>
            </w:r>
            <w:proofErr w:type="gramStart"/>
            <w:r>
              <w:rPr>
                <w:rFonts w:ascii="宋体" w:eastAsia="宋体" w:hAnsi="宋体" w:hint="eastAsia"/>
                <w:b/>
                <w:bCs/>
                <w:iCs/>
                <w:lang w:bidi="ar"/>
              </w:rPr>
              <w:t>胍</w:t>
            </w:r>
            <w:proofErr w:type="gramEnd"/>
            <w:r>
              <w:rPr>
                <w:rFonts w:ascii="宋体" w:eastAsia="宋体" w:hAnsi="宋体" w:hint="eastAsia"/>
                <w:b/>
                <w:bCs/>
                <w:iCs/>
                <w:lang w:bidi="ar"/>
              </w:rPr>
              <w:t>，C级推荐，可能敏感，请结合临床。</w:t>
            </w:r>
          </w:p>
          <w:p w14:paraId="12F97EE6" w14:textId="648D39B7" w:rsidR="00FD086B" w:rsidRDefault="00000000">
            <w:pPr>
              <w:widowControl/>
              <w:rPr>
                <w:rFonts w:ascii="宋体" w:hAnsi="宋体" w:cs="Times New Roman" w:hint="eastAsia"/>
                <w:b/>
                <w:bCs/>
                <w:iCs/>
                <w:kern w:val="2"/>
                <w:szCs w:val="21"/>
                <w:lang w:eastAsia="zh-CN" w:bidi="ar"/>
              </w:rPr>
            </w:pPr>
            <w:r>
              <w:rPr>
                <w:rFonts w:ascii="宋体" w:hAnsi="宋体" w:cs="Times New Roman"/>
                <w:b/>
                <w:bCs/>
                <w:iCs/>
                <w:kern w:val="2"/>
                <w:szCs w:val="21"/>
                <w:lang w:eastAsia="zh-CN" w:bidi="ar"/>
              </w:rPr>
              <w:t>具体详情见「</w:t>
            </w:r>
            <w:del w:id="9" w:author="肖惠玲" w:date="2026-05-12T14:34:00Z">
              <w:r w:rsidDel="00E73B2B">
                <w:rPr>
                  <w:rFonts w:ascii="宋体" w:hAnsi="宋体" w:cs="Times New Roman" w:hint="eastAsia"/>
                  <w:b/>
                  <w:bCs/>
                  <w:iCs/>
                  <w:kern w:val="2"/>
                  <w:szCs w:val="21"/>
                  <w:lang w:eastAsia="zh-CN" w:bidi="ar"/>
                </w:rPr>
                <w:delText>其他基因</w:delText>
              </w:r>
            </w:del>
            <w:ins w:id="10" w:author="肖惠玲" w:date="2026-05-12T14:34:00Z">
              <w:r w:rsidR="00E73B2B">
                <w:rPr>
                  <w:rFonts w:ascii="宋体" w:hAnsi="宋体" w:cs="Times New Roman" w:hint="eastAsia"/>
                  <w:b/>
                  <w:bCs/>
                  <w:iCs/>
                  <w:kern w:val="2"/>
                  <w:szCs w:val="21"/>
                  <w:lang w:eastAsia="zh-CN" w:bidi="ar"/>
                </w:rPr>
                <w:t>变异</w:t>
              </w:r>
            </w:ins>
            <w:r>
              <w:rPr>
                <w:rFonts w:ascii="宋体" w:hAnsi="宋体" w:cs="Times New Roman" w:hint="eastAsia"/>
                <w:b/>
                <w:bCs/>
                <w:iCs/>
                <w:kern w:val="2"/>
                <w:szCs w:val="21"/>
                <w:lang w:eastAsia="zh-CN" w:bidi="ar"/>
              </w:rPr>
              <w:t>检测结果</w:t>
            </w:r>
            <w:commentRangeStart w:id="11"/>
            <w:commentRangeStart w:id="12"/>
            <w:r>
              <w:rPr>
                <w:rFonts w:ascii="宋体" w:hAnsi="宋体" w:cs="Times New Roman"/>
                <w:b/>
                <w:bCs/>
                <w:iCs/>
                <w:kern w:val="2"/>
                <w:szCs w:val="21"/>
                <w:lang w:eastAsia="zh-CN" w:bidi="ar"/>
              </w:rPr>
              <w:t>」</w:t>
            </w:r>
            <w:commentRangeEnd w:id="11"/>
            <w:r w:rsidR="002B5B4D">
              <w:rPr>
                <w:rStyle w:val="af"/>
              </w:rPr>
              <w:commentReference w:id="11"/>
            </w:r>
            <w:commentRangeEnd w:id="12"/>
            <w:r w:rsidR="009E6CE0">
              <w:rPr>
                <w:rStyle w:val="af"/>
              </w:rPr>
              <w:commentReference w:id="12"/>
            </w:r>
            <w:r>
              <w:rPr>
                <w:rFonts w:ascii="宋体" w:hAnsi="宋体" w:cs="Times New Roman"/>
                <w:b/>
                <w:bCs/>
                <w:iCs/>
                <w:kern w:val="2"/>
                <w:szCs w:val="21"/>
                <w:lang w:eastAsia="zh-CN" w:bidi="ar"/>
              </w:rPr>
              <w:t>模块。</w:t>
            </w:r>
          </w:p>
        </w:tc>
      </w:tr>
    </w:tbl>
    <w:tbl>
      <w:tblPr>
        <w:tblpPr w:leftFromText="181" w:rightFromText="181" w:vertAnchor="page" w:horzAnchor="page" w:tblpX="1024" w:tblpY="14002"/>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FD086B" w14:paraId="22C804E2" w14:textId="77777777">
        <w:trPr>
          <w:trHeight w:val="555"/>
        </w:trPr>
        <w:tc>
          <w:tcPr>
            <w:tcW w:w="3319" w:type="dxa"/>
          </w:tcPr>
          <w:p w14:paraId="495EFFAE" w14:textId="77777777" w:rsidR="00FD086B"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样本采集日期</w:t>
            </w:r>
            <w:r>
              <w:rPr>
                <w:rFonts w:ascii="Times New Roman" w:eastAsia="等线" w:hAnsi="Times New Roman" w:cs="Times New Roman" w:hint="eastAsia"/>
                <w:lang w:eastAsia="zh-CN"/>
              </w:rPr>
              <w:t>: 2026-03-31</w:t>
            </w:r>
          </w:p>
        </w:tc>
        <w:tc>
          <w:tcPr>
            <w:tcW w:w="3321" w:type="dxa"/>
          </w:tcPr>
          <w:p w14:paraId="61D78134" w14:textId="77777777" w:rsidR="00FD086B"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2026-03-31</w:t>
            </w:r>
          </w:p>
        </w:tc>
        <w:tc>
          <w:tcPr>
            <w:tcW w:w="3321" w:type="dxa"/>
          </w:tcPr>
          <w:p w14:paraId="77F169BC" w14:textId="77777777" w:rsidR="00FD086B"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Pr>
                <w:rFonts w:ascii="Times New Roman" w:eastAsia="等线" w:hAnsi="Times New Roman" w:cs="Times New Roman" w:hint="eastAsia"/>
                <w:lang w:eastAsia="zh-CN"/>
              </w:rPr>
              <w:t>2026-04-16</w:t>
            </w:r>
          </w:p>
        </w:tc>
      </w:tr>
      <w:tr w:rsidR="00FD086B" w14:paraId="6C267306" w14:textId="77777777">
        <w:trPr>
          <w:trHeight w:val="564"/>
        </w:trPr>
        <w:tc>
          <w:tcPr>
            <w:tcW w:w="3319" w:type="dxa"/>
          </w:tcPr>
          <w:p w14:paraId="2478D0DA" w14:textId="77777777" w:rsidR="00FD086B"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noProof/>
                <w:lang w:eastAsia="zh-CN"/>
              </w:rPr>
              <w:drawing>
                <wp:anchor distT="0" distB="0" distL="114300" distR="114300" simplePos="0" relativeHeight="251663360" behindDoc="0" locked="0" layoutInCell="1" allowOverlap="1" wp14:anchorId="1294F176" wp14:editId="76FFED64">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321" w:type="dxa"/>
          </w:tcPr>
          <w:p w14:paraId="1E4E0D3E" w14:textId="77777777" w:rsidR="00FD086B" w:rsidRDefault="00000000">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2336" behindDoc="0" locked="0" layoutInCell="1" allowOverlap="1" wp14:anchorId="53431801" wp14:editId="4FFCAFCF">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321" w:type="dxa"/>
          </w:tcPr>
          <w:p w14:paraId="5879740E" w14:textId="77777777" w:rsidR="00FD086B" w:rsidRDefault="00000000">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1312" behindDoc="1" locked="0" layoutInCell="1" allowOverlap="1" wp14:anchorId="2BF1830C" wp14:editId="6B3D3DF2">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C33C31B" w14:textId="77777777" w:rsidR="00FD086B" w:rsidRDefault="00000000">
      <w:pPr>
        <w:rPr>
          <w:lang w:eastAsia="zh-CN"/>
        </w:rPr>
      </w:pPr>
      <w:r>
        <w:rPr>
          <w:lang w:eastAsia="zh-CN"/>
        </w:rPr>
        <w:br w:type="page"/>
      </w:r>
    </w:p>
    <w:p w14:paraId="1EA8F746" w14:textId="77777777" w:rsidR="00FD086B" w:rsidRDefault="00000000">
      <w:pPr>
        <w:pStyle w:val="2"/>
        <w:rPr>
          <w:color w:val="0070C0"/>
          <w:lang w:eastAsia="zh-CN"/>
        </w:rPr>
      </w:pPr>
      <w:r>
        <w:rPr>
          <w:rFonts w:hint="eastAsia"/>
          <w:color w:val="0070C0"/>
          <w:lang w:eastAsia="zh-CN"/>
        </w:rPr>
        <w:lastRenderedPageBreak/>
        <w:t>变异检测结果</w:t>
      </w:r>
    </w:p>
    <w:p w14:paraId="5B405E0C" w14:textId="77777777" w:rsidR="00FD086B" w:rsidRDefault="00000000">
      <w:pPr>
        <w:pStyle w:val="3"/>
        <w:rPr>
          <w:color w:val="0070C0"/>
          <w:lang w:eastAsia="zh-CN"/>
        </w:rPr>
      </w:pPr>
      <w:r>
        <w:rPr>
          <w:rFonts w:hint="eastAsia"/>
          <w:color w:val="0070C0"/>
          <w:lang w:eastAsia="zh-CN"/>
        </w:rPr>
        <w:t>具有临床意义的变异</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FD086B" w14:paraId="3A7D9BB3" w14:textId="77777777">
        <w:trPr>
          <w:trHeight w:val="533"/>
          <w:jc w:val="center"/>
        </w:trPr>
        <w:tc>
          <w:tcPr>
            <w:tcW w:w="853" w:type="dxa"/>
            <w:shd w:val="clear" w:color="auto" w:fill="DAEEF3"/>
            <w:vAlign w:val="center"/>
          </w:tcPr>
          <w:p w14:paraId="762A0C83"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7" w:type="dxa"/>
            <w:shd w:val="clear" w:color="auto" w:fill="DAEEF3"/>
            <w:vAlign w:val="center"/>
          </w:tcPr>
          <w:p w14:paraId="3D1D1732"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5" w:type="dxa"/>
            <w:shd w:val="clear" w:color="auto" w:fill="DAEEF3"/>
            <w:vAlign w:val="center"/>
          </w:tcPr>
          <w:p w14:paraId="7D082E97" w14:textId="44191DB1" w:rsidR="00FD086B" w:rsidRDefault="005920BA">
            <w:pPr>
              <w:pStyle w:val="TableParagraph"/>
              <w:spacing w:line="336" w:lineRule="exact"/>
              <w:ind w:left="98" w:right="100"/>
              <w:jc w:val="center"/>
              <w:rPr>
                <w:rFonts w:eastAsia="宋体"/>
                <w:b/>
                <w:szCs w:val="21"/>
                <w:lang w:eastAsia="zh-CN"/>
              </w:rPr>
            </w:pPr>
            <w:commentRangeStart w:id="13"/>
            <w:r>
              <w:rPr>
                <w:rFonts w:eastAsia="宋体" w:hint="eastAsia"/>
                <w:b/>
                <w:szCs w:val="21"/>
                <w:lang w:eastAsia="zh-CN"/>
              </w:rPr>
              <w:t>丰度</w:t>
            </w:r>
            <w:commentRangeEnd w:id="13"/>
            <w:r w:rsidR="002B5B4D">
              <w:rPr>
                <w:rStyle w:val="af"/>
                <w:rFonts w:eastAsia="宋体" w:cs="宋体"/>
              </w:rPr>
              <w:commentReference w:id="13"/>
            </w:r>
          </w:p>
        </w:tc>
        <w:tc>
          <w:tcPr>
            <w:tcW w:w="1417" w:type="dxa"/>
            <w:shd w:val="clear" w:color="auto" w:fill="DAEEF3"/>
            <w:vAlign w:val="center"/>
          </w:tcPr>
          <w:p w14:paraId="38E6E7A2"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3" w:type="dxa"/>
            <w:shd w:val="clear" w:color="auto" w:fill="DAEEF3"/>
            <w:vAlign w:val="center"/>
          </w:tcPr>
          <w:p w14:paraId="42C31DDD"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6" w:type="dxa"/>
            <w:shd w:val="clear" w:color="auto" w:fill="DAEEF3"/>
            <w:vAlign w:val="center"/>
          </w:tcPr>
          <w:p w14:paraId="06FAAA33"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1C4444A7"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FD086B" w14:paraId="7C1240F2" w14:textId="77777777">
        <w:trPr>
          <w:trHeight w:val="403"/>
          <w:jc w:val="center"/>
        </w:trPr>
        <w:tc>
          <w:tcPr>
            <w:tcW w:w="853" w:type="dxa"/>
            <w:shd w:val="clear" w:color="auto" w:fill="auto"/>
            <w:vAlign w:val="center"/>
          </w:tcPr>
          <w:p w14:paraId="679B5D79"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2557" w:type="dxa"/>
            <w:shd w:val="clear" w:color="auto" w:fill="auto"/>
            <w:vAlign w:val="center"/>
          </w:tcPr>
          <w:p w14:paraId="1646A605"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135" w:type="dxa"/>
            <w:shd w:val="clear" w:color="auto" w:fill="auto"/>
            <w:vAlign w:val="center"/>
          </w:tcPr>
          <w:p w14:paraId="6EB757FA"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417" w:type="dxa"/>
            <w:shd w:val="clear" w:color="auto" w:fill="auto"/>
            <w:vAlign w:val="center"/>
          </w:tcPr>
          <w:p w14:paraId="519012F7"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143" w:type="dxa"/>
            <w:shd w:val="clear" w:color="auto" w:fill="auto"/>
            <w:vAlign w:val="center"/>
          </w:tcPr>
          <w:p w14:paraId="59B655D1"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2846" w:type="dxa"/>
            <w:shd w:val="clear" w:color="auto" w:fill="auto"/>
            <w:vAlign w:val="center"/>
          </w:tcPr>
          <w:p w14:paraId="1FA1AA70"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r>
    </w:tbl>
    <w:p w14:paraId="06D498C5" w14:textId="77777777" w:rsidR="00FD086B" w:rsidRDefault="00FD086B">
      <w:pPr>
        <w:rPr>
          <w:lang w:eastAsia="zh-CN"/>
        </w:rPr>
      </w:pPr>
    </w:p>
    <w:p w14:paraId="45EB00E3" w14:textId="77777777" w:rsidR="00FD086B" w:rsidRDefault="00000000">
      <w:pPr>
        <w:pStyle w:val="3"/>
        <w:rPr>
          <w:color w:val="0070C0"/>
          <w:lang w:eastAsia="zh-CN"/>
        </w:rPr>
      </w:pPr>
      <w:r>
        <w:rPr>
          <w:rFonts w:hint="eastAsia"/>
          <w:color w:val="0070C0"/>
          <w:lang w:eastAsia="zh-CN"/>
        </w:rPr>
        <w:t>可能与肿瘤发生发展相关的变异</w:t>
      </w:r>
    </w:p>
    <w:tbl>
      <w:tblPr>
        <w:tblW w:w="51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4"/>
        <w:gridCol w:w="5086"/>
        <w:gridCol w:w="2592"/>
      </w:tblGrid>
      <w:tr w:rsidR="00FD086B" w14:paraId="1B47BC76" w14:textId="77777777">
        <w:trPr>
          <w:trHeight w:val="403"/>
          <w:jc w:val="center"/>
        </w:trPr>
        <w:tc>
          <w:tcPr>
            <w:tcW w:w="2276" w:type="dxa"/>
            <w:shd w:val="clear" w:color="auto" w:fill="DAEEF3"/>
            <w:vAlign w:val="center"/>
          </w:tcPr>
          <w:p w14:paraId="36D4797E"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2" w:type="dxa"/>
            <w:shd w:val="clear" w:color="auto" w:fill="DAEEF3"/>
            <w:vAlign w:val="center"/>
          </w:tcPr>
          <w:p w14:paraId="0DDFE732"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5" w:type="dxa"/>
            <w:shd w:val="clear" w:color="auto" w:fill="DAEEF3"/>
            <w:vAlign w:val="center"/>
          </w:tcPr>
          <w:p w14:paraId="6CD400F9" w14:textId="77777777" w:rsidR="00FD086B" w:rsidRDefault="00000000">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FD086B" w14:paraId="1D588D00" w14:textId="77777777">
        <w:trPr>
          <w:trHeight w:val="403"/>
          <w:jc w:val="center"/>
        </w:trPr>
        <w:tc>
          <w:tcPr>
            <w:tcW w:w="2276" w:type="dxa"/>
            <w:shd w:val="clear" w:color="auto" w:fill="auto"/>
            <w:vAlign w:val="center"/>
          </w:tcPr>
          <w:p w14:paraId="29CA786C"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5092" w:type="dxa"/>
            <w:shd w:val="clear" w:color="auto" w:fill="auto"/>
            <w:vAlign w:val="center"/>
          </w:tcPr>
          <w:p w14:paraId="357B6181"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2595" w:type="dxa"/>
            <w:shd w:val="clear" w:color="auto" w:fill="auto"/>
            <w:vAlign w:val="center"/>
          </w:tcPr>
          <w:p w14:paraId="22162E51"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r>
    </w:tbl>
    <w:p w14:paraId="027A3AC3" w14:textId="77777777" w:rsidR="00FD086B" w:rsidRDefault="00FD086B">
      <w:pPr>
        <w:rPr>
          <w:lang w:eastAsia="zh-CN"/>
        </w:rPr>
      </w:pPr>
    </w:p>
    <w:p w14:paraId="0ABEA8ED" w14:textId="77777777" w:rsidR="00FD086B" w:rsidRDefault="00000000">
      <w:pPr>
        <w:pStyle w:val="3"/>
        <w:rPr>
          <w:color w:val="0070C0"/>
          <w:lang w:eastAsia="zh-CN"/>
        </w:rPr>
      </w:pPr>
      <w:r>
        <w:rPr>
          <w:rFonts w:hint="eastAsia"/>
          <w:color w:val="0070C0"/>
          <w:lang w:eastAsia="zh-CN"/>
        </w:rPr>
        <w:t>临床意义不明变异</w:t>
      </w:r>
    </w:p>
    <w:tbl>
      <w:tblPr>
        <w:tblW w:w="50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0"/>
        <w:gridCol w:w="5089"/>
        <w:gridCol w:w="2558"/>
      </w:tblGrid>
      <w:tr w:rsidR="00FD086B" w14:paraId="5EFC0E0A" w14:textId="77777777">
        <w:trPr>
          <w:trHeight w:val="403"/>
          <w:jc w:val="center"/>
        </w:trPr>
        <w:tc>
          <w:tcPr>
            <w:tcW w:w="2272" w:type="dxa"/>
            <w:shd w:val="clear" w:color="auto" w:fill="DAEEF3"/>
            <w:vAlign w:val="center"/>
          </w:tcPr>
          <w:p w14:paraId="1EF63551"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5" w:type="dxa"/>
            <w:shd w:val="clear" w:color="auto" w:fill="DAEEF3"/>
            <w:vAlign w:val="center"/>
          </w:tcPr>
          <w:p w14:paraId="5FDEF54A"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61" w:type="dxa"/>
            <w:shd w:val="clear" w:color="auto" w:fill="DAEEF3"/>
            <w:vAlign w:val="center"/>
          </w:tcPr>
          <w:p w14:paraId="432132AF" w14:textId="77777777" w:rsidR="00FD086B" w:rsidRDefault="00000000">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FD086B" w14:paraId="084AA553" w14:textId="77777777">
        <w:trPr>
          <w:trHeight w:val="403"/>
          <w:jc w:val="center"/>
        </w:trPr>
        <w:tc>
          <w:tcPr>
            <w:tcW w:w="2272" w:type="dxa"/>
            <w:shd w:val="clear" w:color="auto" w:fill="auto"/>
            <w:vAlign w:val="center"/>
          </w:tcPr>
          <w:p w14:paraId="06674556" w14:textId="77777777" w:rsidR="00FD086B" w:rsidRDefault="00000000">
            <w:pPr>
              <w:jc w:val="center"/>
              <w:rPr>
                <w:rFonts w:ascii="宋体" w:hAnsi="宋体" w:hint="eastAsia"/>
                <w:b/>
                <w:iCs/>
                <w:szCs w:val="21"/>
                <w:lang w:eastAsia="zh-CN"/>
              </w:rPr>
            </w:pPr>
            <w:r>
              <w:rPr>
                <w:rFonts w:ascii="宋体" w:hAnsi="宋体" w:hint="eastAsia"/>
                <w:iCs/>
                <w:szCs w:val="21"/>
              </w:rPr>
              <w:t>RAD54L</w:t>
            </w:r>
          </w:p>
        </w:tc>
        <w:tc>
          <w:tcPr>
            <w:tcW w:w="5095" w:type="dxa"/>
            <w:shd w:val="clear" w:color="auto" w:fill="auto"/>
            <w:vAlign w:val="center"/>
          </w:tcPr>
          <w:p w14:paraId="44F2B9F5" w14:textId="77777777" w:rsidR="00FD086B" w:rsidRDefault="00000000">
            <w:pPr>
              <w:jc w:val="center"/>
              <w:rPr>
                <w:rFonts w:ascii="宋体" w:hAnsi="宋体" w:hint="eastAsia"/>
                <w:b/>
                <w:iCs/>
                <w:szCs w:val="21"/>
                <w:lang w:eastAsia="zh-CN"/>
              </w:rPr>
            </w:pPr>
            <w:r>
              <w:rPr>
                <w:rFonts w:ascii="宋体" w:hAnsi="宋体" w:hint="eastAsia"/>
                <w:iCs/>
                <w:szCs w:val="21"/>
              </w:rPr>
              <w:t>exon8 c.515G&gt;A p.(R172H)</w:t>
            </w:r>
            <w:r>
              <w:rPr>
                <w:rFonts w:ascii="宋体" w:hAnsi="宋体" w:hint="eastAsia"/>
                <w:iCs/>
                <w:szCs w:val="21"/>
              </w:rPr>
              <w:br/>
              <w:t>NM_001142548.1</w:t>
            </w:r>
          </w:p>
        </w:tc>
        <w:tc>
          <w:tcPr>
            <w:tcW w:w="2561" w:type="dxa"/>
            <w:shd w:val="clear" w:color="auto" w:fill="auto"/>
            <w:vAlign w:val="center"/>
          </w:tcPr>
          <w:p w14:paraId="77446A78" w14:textId="77777777" w:rsidR="00FD086B" w:rsidRDefault="00000000">
            <w:pPr>
              <w:jc w:val="center"/>
              <w:rPr>
                <w:rFonts w:ascii="宋体" w:hAnsi="宋体" w:hint="eastAsia"/>
                <w:b/>
                <w:iCs/>
                <w:szCs w:val="21"/>
                <w:lang w:eastAsia="zh-CN"/>
              </w:rPr>
            </w:pPr>
            <w:r>
              <w:rPr>
                <w:rFonts w:ascii="宋体" w:hAnsi="宋体" w:hint="eastAsia"/>
                <w:iCs/>
                <w:color w:val="000000" w:themeColor="text1"/>
                <w:szCs w:val="21"/>
              </w:rPr>
              <w:t>41.97%</w:t>
            </w:r>
          </w:p>
        </w:tc>
      </w:tr>
      <w:tr w:rsidR="00FD086B" w14:paraId="6842052E" w14:textId="77777777">
        <w:trPr>
          <w:trHeight w:val="403"/>
          <w:jc w:val="center"/>
        </w:trPr>
        <w:tc>
          <w:tcPr>
            <w:tcW w:w="2272" w:type="dxa"/>
            <w:shd w:val="clear" w:color="auto" w:fill="auto"/>
            <w:vAlign w:val="center"/>
          </w:tcPr>
          <w:p w14:paraId="0949CB37" w14:textId="77777777" w:rsidR="00FD086B" w:rsidRDefault="00000000">
            <w:pPr>
              <w:jc w:val="center"/>
              <w:rPr>
                <w:rFonts w:ascii="宋体" w:hAnsi="宋体" w:hint="eastAsia"/>
                <w:b/>
                <w:iCs/>
                <w:szCs w:val="21"/>
                <w:lang w:eastAsia="zh-CN"/>
              </w:rPr>
            </w:pPr>
            <w:r>
              <w:rPr>
                <w:rFonts w:ascii="宋体" w:hAnsi="宋体" w:hint="eastAsia"/>
                <w:iCs/>
                <w:szCs w:val="21"/>
              </w:rPr>
              <w:t>TP53</w:t>
            </w:r>
          </w:p>
        </w:tc>
        <w:tc>
          <w:tcPr>
            <w:tcW w:w="5095" w:type="dxa"/>
            <w:shd w:val="clear" w:color="auto" w:fill="auto"/>
            <w:vAlign w:val="center"/>
          </w:tcPr>
          <w:p w14:paraId="19922924" w14:textId="77777777" w:rsidR="00FD086B" w:rsidRDefault="00000000">
            <w:pPr>
              <w:jc w:val="center"/>
              <w:rPr>
                <w:rFonts w:ascii="宋体" w:hAnsi="宋体" w:hint="eastAsia"/>
                <w:b/>
                <w:iCs/>
                <w:szCs w:val="21"/>
                <w:lang w:eastAsia="zh-CN"/>
              </w:rPr>
            </w:pPr>
            <w:r>
              <w:rPr>
                <w:rFonts w:ascii="宋体" w:hAnsi="宋体" w:hint="eastAsia"/>
                <w:iCs/>
                <w:szCs w:val="21"/>
              </w:rPr>
              <w:t>exon6 c.653T&gt;G p.(V218G)</w:t>
            </w:r>
            <w:r>
              <w:rPr>
                <w:rFonts w:ascii="宋体" w:hAnsi="宋体" w:hint="eastAsia"/>
                <w:iCs/>
                <w:szCs w:val="21"/>
              </w:rPr>
              <w:br/>
              <w:t>NM_000546.6</w:t>
            </w:r>
          </w:p>
        </w:tc>
        <w:tc>
          <w:tcPr>
            <w:tcW w:w="2561" w:type="dxa"/>
            <w:shd w:val="clear" w:color="auto" w:fill="auto"/>
            <w:vAlign w:val="center"/>
          </w:tcPr>
          <w:p w14:paraId="0C9A77C6" w14:textId="77777777" w:rsidR="00FD086B" w:rsidRDefault="00000000">
            <w:pPr>
              <w:jc w:val="center"/>
              <w:rPr>
                <w:rFonts w:ascii="宋体" w:hAnsi="宋体" w:hint="eastAsia"/>
                <w:b/>
                <w:iCs/>
                <w:szCs w:val="21"/>
                <w:lang w:eastAsia="zh-CN"/>
              </w:rPr>
            </w:pPr>
            <w:r>
              <w:rPr>
                <w:rFonts w:ascii="宋体" w:hAnsi="宋体" w:hint="eastAsia"/>
                <w:iCs/>
                <w:color w:val="000000" w:themeColor="text1"/>
                <w:szCs w:val="21"/>
              </w:rPr>
              <w:t>13.87%</w:t>
            </w:r>
          </w:p>
        </w:tc>
      </w:tr>
    </w:tbl>
    <w:p w14:paraId="1756100F" w14:textId="77777777" w:rsidR="00FD086B" w:rsidRDefault="00FD086B">
      <w:pPr>
        <w:rPr>
          <w:lang w:eastAsia="zh-CN"/>
        </w:rPr>
      </w:pPr>
    </w:p>
    <w:p w14:paraId="22A87977" w14:textId="77777777" w:rsidR="00FD086B" w:rsidRDefault="00000000">
      <w:pPr>
        <w:rPr>
          <w:lang w:eastAsia="zh-CN"/>
        </w:rPr>
      </w:pPr>
      <w:r>
        <w:rPr>
          <w:rFonts w:hint="eastAsia"/>
          <w:lang w:eastAsia="zh-CN"/>
        </w:rPr>
        <w:t>注：</w:t>
      </w:r>
    </w:p>
    <w:p w14:paraId="7320C6EC" w14:textId="77777777" w:rsidR="00FD086B" w:rsidRDefault="00000000">
      <w:pPr>
        <w:numPr>
          <w:ilvl w:val="0"/>
          <w:numId w:val="3"/>
        </w:numPr>
        <w:rPr>
          <w:rFonts w:ascii="宋体" w:hAnsi="宋体" w:hint="eastAsia"/>
          <w:lang w:eastAsia="zh-CN"/>
        </w:rPr>
      </w:pPr>
      <w:r>
        <w:rPr>
          <w:rFonts w:ascii="宋体" w:hAnsi="宋体" w:hint="eastAsia"/>
          <w:lang w:eastAsia="zh-CN"/>
        </w:rPr>
        <w:t>“具有临床意义的变异”仅列出解读为I类-强临床意义、II类-潜在临床意义的变异。</w:t>
      </w:r>
    </w:p>
    <w:p w14:paraId="545870FA" w14:textId="77777777" w:rsidR="00FD086B" w:rsidRDefault="00000000">
      <w:pPr>
        <w:ind w:firstLine="420"/>
        <w:rPr>
          <w:rFonts w:ascii="宋体" w:hAnsi="宋体" w:hint="eastAsia"/>
          <w:lang w:eastAsia="zh-CN"/>
        </w:rPr>
      </w:pPr>
      <w:r>
        <w:rPr>
          <w:rFonts w:ascii="宋体" w:hAnsi="宋体" w:hint="eastAsia"/>
          <w:lang w:eastAsia="zh-CN"/>
        </w:rPr>
        <w:t>“可能与肿瘤发生发展相关的变异”所列变异经解读认为可能与肿瘤发生发展相关。根据现阶段可及资料此类变异的研究主要集中于细胞学和信号通路方面，暂无明确临床意义。</w:t>
      </w:r>
    </w:p>
    <w:p w14:paraId="160815B7" w14:textId="1648DD47" w:rsidR="00FD086B" w:rsidRDefault="00000000">
      <w:pPr>
        <w:ind w:firstLine="420"/>
        <w:rPr>
          <w:rFonts w:ascii="宋体" w:hAnsi="宋体" w:hint="eastAsia"/>
          <w:lang w:eastAsia="zh-CN"/>
        </w:rPr>
      </w:pPr>
      <w:r>
        <w:rPr>
          <w:rFonts w:ascii="宋体" w:hAnsi="宋体" w:hint="eastAsia"/>
          <w:lang w:eastAsia="zh-CN"/>
        </w:rPr>
        <w:t>“临床意义不明变异”仅列出解读为III类-临床意义不明的变异</w:t>
      </w:r>
      <w:ins w:id="14" w:author="肖惠玲" w:date="2026-05-12T14:37:00Z">
        <w:r w:rsidR="002B5B4D">
          <w:rPr>
            <w:rFonts w:ascii="宋体" w:hAnsi="宋体" w:hint="eastAsia"/>
            <w:lang w:eastAsia="zh-CN"/>
          </w:rPr>
          <w:t>且</w:t>
        </w:r>
      </w:ins>
      <w:r>
        <w:rPr>
          <w:rFonts w:ascii="宋体" w:hAnsi="宋体" w:hint="eastAsia"/>
          <w:lang w:eastAsia="zh-CN"/>
        </w:rPr>
        <w:t>目前尚未发现可能与肿瘤发生发展相关的变异。</w:t>
      </w:r>
    </w:p>
    <w:p w14:paraId="25D0F90E" w14:textId="77777777" w:rsidR="00FD086B" w:rsidRDefault="00000000">
      <w:pPr>
        <w:numPr>
          <w:ilvl w:val="0"/>
          <w:numId w:val="3"/>
        </w:numPr>
        <w:rPr>
          <w:rFonts w:ascii="宋体" w:hAnsi="宋体" w:hint="eastAsia"/>
          <w:lang w:eastAsia="zh-CN"/>
        </w:rPr>
      </w:pPr>
      <w:r>
        <w:rPr>
          <w:rFonts w:ascii="宋体" w:hAnsi="宋体" w:hint="eastAsia"/>
          <w:lang w:eastAsia="zh-CN"/>
        </w:rPr>
        <w:t>在报告出具时基于当前已发表的文献、指南、公共数据库及临床研究结果对变异进行解读，随着研究的发展，变异解读结果可能发生变化。</w:t>
      </w:r>
    </w:p>
    <w:p w14:paraId="0E2BFDD8" w14:textId="77777777" w:rsidR="00FD086B" w:rsidRDefault="00000000">
      <w:pPr>
        <w:numPr>
          <w:ilvl w:val="0"/>
          <w:numId w:val="3"/>
        </w:numPr>
        <w:rPr>
          <w:lang w:eastAsia="zh-CN"/>
        </w:rPr>
      </w:pPr>
      <w:r>
        <w:rPr>
          <w:rFonts w:ascii="宋体" w:hAnsi="宋体" w:hint="eastAsia"/>
          <w:lang w:eastAsia="zh-CN"/>
        </w:rPr>
        <w:t>本次实验参考基因组为hg19</w:t>
      </w:r>
    </w:p>
    <w:p w14:paraId="61E9C081" w14:textId="77777777" w:rsidR="00FD086B" w:rsidRDefault="00FD086B">
      <w:pPr>
        <w:rPr>
          <w:lang w:eastAsia="zh-CN"/>
        </w:rPr>
      </w:pPr>
    </w:p>
    <w:p w14:paraId="60FB398E" w14:textId="77777777" w:rsidR="00FD086B" w:rsidRDefault="00000000">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FD086B" w14:paraId="5AC2F741" w14:textId="77777777" w:rsidTr="00FD086B">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right w:val="single" w:sz="4" w:space="0" w:color="auto"/>
            </w:tcBorders>
            <w:shd w:val="clear" w:color="auto" w:fill="DAEEF3"/>
          </w:tcPr>
          <w:p w14:paraId="27D963ED" w14:textId="77777777" w:rsidR="00FD086B" w:rsidRDefault="00000000">
            <w:pPr>
              <w:spacing w:line="360" w:lineRule="exact"/>
              <w:rPr>
                <w:rFonts w:ascii="宋体" w:hAnsi="宋体" w:hint="eastAsia"/>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3B2A90" w14:textId="77777777" w:rsidR="00FD086B" w:rsidRDefault="00000000">
            <w:pPr>
              <w:spacing w:line="360" w:lineRule="exact"/>
              <w:rPr>
                <w:rFonts w:ascii="宋体" w:hAnsi="宋体" w:hint="eastAsia"/>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76DCCB7" w14:textId="77777777" w:rsidR="00FD086B" w:rsidRDefault="00000000">
            <w:pPr>
              <w:spacing w:line="360" w:lineRule="exact"/>
              <w:rPr>
                <w:rFonts w:ascii="宋体" w:hAnsi="宋体" w:hint="eastAsia"/>
                <w:b/>
                <w:bCs/>
                <w:szCs w:val="21"/>
              </w:rPr>
            </w:pPr>
            <w:proofErr w:type="spellStart"/>
            <w:r>
              <w:rPr>
                <w:rFonts w:ascii="宋体" w:hAnsi="宋体" w:hint="eastAsia"/>
                <w:b/>
                <w:bCs/>
                <w:szCs w:val="21"/>
              </w:rPr>
              <w:t>丰度</w:t>
            </w:r>
            <w:proofErr w:type="spellEnd"/>
          </w:p>
        </w:tc>
        <w:tc>
          <w:tcPr>
            <w:tcW w:w="1498" w:type="dxa"/>
            <w:tcBorders>
              <w:left w:val="single" w:sz="4" w:space="0" w:color="auto"/>
              <w:bottom w:val="single" w:sz="4" w:space="0" w:color="auto"/>
            </w:tcBorders>
            <w:shd w:val="clear" w:color="auto" w:fill="DAEEF3"/>
          </w:tcPr>
          <w:p w14:paraId="54AEA56B" w14:textId="77777777" w:rsidR="00FD086B" w:rsidRDefault="00000000">
            <w:pPr>
              <w:spacing w:line="360" w:lineRule="exact"/>
              <w:rPr>
                <w:rFonts w:ascii="宋体" w:hAnsi="宋体" w:hint="eastAsia"/>
                <w:b/>
                <w:bCs/>
                <w:szCs w:val="21"/>
              </w:rPr>
            </w:pPr>
            <w:proofErr w:type="spellStart"/>
            <w:r>
              <w:rPr>
                <w:rFonts w:ascii="宋体" w:hAnsi="宋体" w:hint="eastAsia"/>
                <w:b/>
                <w:bCs/>
                <w:szCs w:val="21"/>
              </w:rPr>
              <w:t>变异解读</w:t>
            </w:r>
            <w:proofErr w:type="spellEnd"/>
          </w:p>
        </w:tc>
      </w:tr>
      <w:tr w:rsidR="00FD086B" w14:paraId="22E496CF" w14:textId="77777777" w:rsidTr="00FD086B">
        <w:trPr>
          <w:trHeight w:val="397"/>
          <w:jc w:val="center"/>
        </w:trPr>
        <w:tc>
          <w:tcPr>
            <w:tcW w:w="1276" w:type="dxa"/>
            <w:tcBorders>
              <w:top w:val="single" w:sz="4" w:space="0" w:color="auto"/>
            </w:tcBorders>
            <w:shd w:val="clear" w:color="auto" w:fill="auto"/>
          </w:tcPr>
          <w:p w14:paraId="531E2AA4" w14:textId="77777777" w:rsidR="00FD086B" w:rsidRDefault="00000000">
            <w:pPr>
              <w:rPr>
                <w:rFonts w:ascii="宋体" w:hAnsi="宋体" w:hint="eastAsia"/>
                <w:bCs/>
                <w:iCs/>
                <w:color w:val="000000"/>
                <w:szCs w:val="21"/>
              </w:rPr>
            </w:pPr>
            <w:r>
              <w:rPr>
                <w:rFonts w:ascii="宋体" w:hAnsi="宋体" w:hint="eastAsia"/>
                <w:bCs/>
                <w:iCs/>
                <w:color w:val="000000"/>
                <w:szCs w:val="21"/>
              </w:rPr>
              <w:t>ATM</w:t>
            </w:r>
          </w:p>
        </w:tc>
        <w:tc>
          <w:tcPr>
            <w:tcW w:w="6237" w:type="dxa"/>
            <w:tcBorders>
              <w:top w:val="single" w:sz="4" w:space="0" w:color="auto"/>
            </w:tcBorders>
            <w:shd w:val="clear" w:color="auto" w:fill="auto"/>
          </w:tcPr>
          <w:p w14:paraId="5261D800"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Borders>
              <w:top w:val="single" w:sz="4" w:space="0" w:color="auto"/>
            </w:tcBorders>
            <w:shd w:val="clear" w:color="auto" w:fill="auto"/>
          </w:tcPr>
          <w:p w14:paraId="0D61EF0C" w14:textId="77777777" w:rsidR="00FD086B" w:rsidRDefault="00000000">
            <w:pPr>
              <w:rPr>
                <w:rFonts w:ascii="宋体" w:hAnsi="宋体" w:hint="eastAsia"/>
                <w:szCs w:val="21"/>
              </w:rPr>
            </w:pPr>
            <w:r>
              <w:rPr>
                <w:rFonts w:ascii="宋体" w:hAnsi="宋体" w:hint="eastAsia"/>
                <w:szCs w:val="21"/>
              </w:rPr>
              <w:t>-</w:t>
            </w:r>
          </w:p>
        </w:tc>
        <w:tc>
          <w:tcPr>
            <w:tcW w:w="1498" w:type="dxa"/>
            <w:tcBorders>
              <w:top w:val="single" w:sz="4" w:space="0" w:color="auto"/>
            </w:tcBorders>
            <w:shd w:val="clear" w:color="auto" w:fill="auto"/>
          </w:tcPr>
          <w:p w14:paraId="587997FA" w14:textId="77777777" w:rsidR="00FD086B" w:rsidRDefault="00000000">
            <w:pPr>
              <w:rPr>
                <w:rFonts w:ascii="宋体" w:hAnsi="宋体" w:hint="eastAsia"/>
                <w:szCs w:val="21"/>
              </w:rPr>
            </w:pPr>
            <w:r>
              <w:rPr>
                <w:rFonts w:ascii="宋体" w:hAnsi="宋体" w:hint="eastAsia"/>
                <w:szCs w:val="21"/>
              </w:rPr>
              <w:t>-</w:t>
            </w:r>
          </w:p>
        </w:tc>
      </w:tr>
      <w:tr w:rsidR="00FD086B" w14:paraId="173823B6" w14:textId="77777777" w:rsidTr="00FD086B">
        <w:trPr>
          <w:trHeight w:val="397"/>
          <w:jc w:val="center"/>
        </w:trPr>
        <w:tc>
          <w:tcPr>
            <w:tcW w:w="1276" w:type="dxa"/>
            <w:shd w:val="clear" w:color="auto" w:fill="auto"/>
          </w:tcPr>
          <w:p w14:paraId="7F30E675" w14:textId="77777777" w:rsidR="00FD086B" w:rsidRDefault="00000000">
            <w:pPr>
              <w:rPr>
                <w:rFonts w:ascii="宋体" w:hAnsi="宋体" w:hint="eastAsia"/>
                <w:bCs/>
                <w:iCs/>
                <w:color w:val="000000"/>
                <w:szCs w:val="21"/>
              </w:rPr>
            </w:pPr>
            <w:r>
              <w:rPr>
                <w:rFonts w:ascii="宋体" w:hAnsi="宋体" w:hint="eastAsia"/>
                <w:bCs/>
                <w:iCs/>
                <w:color w:val="000000"/>
                <w:szCs w:val="21"/>
              </w:rPr>
              <w:t>ATR</w:t>
            </w:r>
          </w:p>
        </w:tc>
        <w:tc>
          <w:tcPr>
            <w:tcW w:w="6237" w:type="dxa"/>
            <w:shd w:val="clear" w:color="auto" w:fill="auto"/>
          </w:tcPr>
          <w:p w14:paraId="3759596C"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8AE32D8" w14:textId="77777777" w:rsidR="00FD086B" w:rsidRDefault="00000000">
            <w:pPr>
              <w:rPr>
                <w:rFonts w:ascii="宋体" w:hAnsi="宋体" w:hint="eastAsia"/>
                <w:szCs w:val="21"/>
              </w:rPr>
            </w:pPr>
            <w:r>
              <w:rPr>
                <w:rFonts w:ascii="宋体" w:hAnsi="宋体" w:hint="eastAsia"/>
                <w:szCs w:val="21"/>
              </w:rPr>
              <w:t>-</w:t>
            </w:r>
          </w:p>
        </w:tc>
        <w:tc>
          <w:tcPr>
            <w:tcW w:w="1498" w:type="dxa"/>
          </w:tcPr>
          <w:p w14:paraId="01519270" w14:textId="77777777" w:rsidR="00FD086B" w:rsidRDefault="00000000">
            <w:pPr>
              <w:rPr>
                <w:rFonts w:ascii="宋体" w:hAnsi="宋体" w:hint="eastAsia"/>
                <w:szCs w:val="21"/>
              </w:rPr>
            </w:pPr>
            <w:r>
              <w:rPr>
                <w:rFonts w:ascii="宋体" w:hAnsi="宋体" w:hint="eastAsia"/>
                <w:szCs w:val="21"/>
              </w:rPr>
              <w:t>-</w:t>
            </w:r>
          </w:p>
        </w:tc>
      </w:tr>
      <w:tr w:rsidR="00FD086B" w14:paraId="4B231341" w14:textId="77777777" w:rsidTr="00FD086B">
        <w:trPr>
          <w:trHeight w:val="397"/>
          <w:jc w:val="center"/>
        </w:trPr>
        <w:tc>
          <w:tcPr>
            <w:tcW w:w="1276" w:type="dxa"/>
            <w:shd w:val="clear" w:color="auto" w:fill="auto"/>
          </w:tcPr>
          <w:p w14:paraId="38B9983F" w14:textId="77777777" w:rsidR="00FD086B" w:rsidRDefault="00000000">
            <w:pPr>
              <w:rPr>
                <w:rFonts w:ascii="宋体" w:hAnsi="宋体" w:hint="eastAsia"/>
                <w:bCs/>
                <w:iCs/>
                <w:color w:val="000000"/>
                <w:szCs w:val="21"/>
              </w:rPr>
            </w:pPr>
            <w:r>
              <w:rPr>
                <w:rFonts w:ascii="宋体" w:hAnsi="宋体" w:hint="eastAsia"/>
                <w:bCs/>
                <w:iCs/>
                <w:color w:val="000000"/>
                <w:szCs w:val="21"/>
              </w:rPr>
              <w:t>BARD1</w:t>
            </w:r>
          </w:p>
        </w:tc>
        <w:tc>
          <w:tcPr>
            <w:tcW w:w="6237" w:type="dxa"/>
            <w:shd w:val="clear" w:color="auto" w:fill="auto"/>
          </w:tcPr>
          <w:p w14:paraId="1ADE99CC"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32C6DE9B" w14:textId="77777777" w:rsidR="00FD086B" w:rsidRDefault="00000000">
            <w:pPr>
              <w:rPr>
                <w:rFonts w:ascii="宋体" w:hAnsi="宋体" w:hint="eastAsia"/>
                <w:szCs w:val="21"/>
              </w:rPr>
            </w:pPr>
            <w:r>
              <w:rPr>
                <w:rFonts w:ascii="宋体" w:hAnsi="宋体" w:hint="eastAsia"/>
                <w:szCs w:val="21"/>
              </w:rPr>
              <w:t>-</w:t>
            </w:r>
          </w:p>
        </w:tc>
        <w:tc>
          <w:tcPr>
            <w:tcW w:w="1498" w:type="dxa"/>
          </w:tcPr>
          <w:p w14:paraId="7FAB0C60" w14:textId="77777777" w:rsidR="00FD086B" w:rsidRDefault="00000000">
            <w:pPr>
              <w:rPr>
                <w:rFonts w:ascii="宋体" w:hAnsi="宋体" w:hint="eastAsia"/>
                <w:szCs w:val="21"/>
              </w:rPr>
            </w:pPr>
            <w:r>
              <w:rPr>
                <w:rFonts w:ascii="宋体" w:hAnsi="宋体" w:hint="eastAsia"/>
                <w:szCs w:val="21"/>
              </w:rPr>
              <w:t>-</w:t>
            </w:r>
          </w:p>
        </w:tc>
      </w:tr>
      <w:tr w:rsidR="00FD086B" w14:paraId="2AAC1A49" w14:textId="77777777" w:rsidTr="00FD086B">
        <w:trPr>
          <w:trHeight w:val="397"/>
          <w:jc w:val="center"/>
        </w:trPr>
        <w:tc>
          <w:tcPr>
            <w:tcW w:w="1276" w:type="dxa"/>
            <w:shd w:val="clear" w:color="auto" w:fill="auto"/>
          </w:tcPr>
          <w:p w14:paraId="3E8B7D97" w14:textId="77777777" w:rsidR="00FD086B" w:rsidRDefault="00000000">
            <w:pPr>
              <w:rPr>
                <w:rFonts w:ascii="宋体" w:hAnsi="宋体" w:hint="eastAsia"/>
                <w:bCs/>
                <w:iCs/>
                <w:color w:val="000000"/>
                <w:szCs w:val="21"/>
              </w:rPr>
            </w:pPr>
            <w:r>
              <w:rPr>
                <w:rFonts w:ascii="宋体" w:hAnsi="宋体" w:hint="eastAsia"/>
                <w:bCs/>
                <w:iCs/>
                <w:color w:val="000000"/>
                <w:szCs w:val="21"/>
              </w:rPr>
              <w:t>BRCA1</w:t>
            </w:r>
          </w:p>
        </w:tc>
        <w:tc>
          <w:tcPr>
            <w:tcW w:w="6237" w:type="dxa"/>
            <w:shd w:val="clear" w:color="auto" w:fill="auto"/>
          </w:tcPr>
          <w:p w14:paraId="6355FE49"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02977845" w14:textId="77777777" w:rsidR="00FD086B" w:rsidRDefault="00000000">
            <w:pPr>
              <w:rPr>
                <w:rFonts w:ascii="宋体" w:hAnsi="宋体" w:hint="eastAsia"/>
                <w:szCs w:val="21"/>
              </w:rPr>
            </w:pPr>
            <w:r>
              <w:rPr>
                <w:rFonts w:ascii="宋体" w:hAnsi="宋体" w:hint="eastAsia"/>
                <w:szCs w:val="21"/>
              </w:rPr>
              <w:t>-</w:t>
            </w:r>
          </w:p>
        </w:tc>
        <w:tc>
          <w:tcPr>
            <w:tcW w:w="1498" w:type="dxa"/>
          </w:tcPr>
          <w:p w14:paraId="43D2CBD5" w14:textId="77777777" w:rsidR="00FD086B" w:rsidRDefault="00000000">
            <w:pPr>
              <w:rPr>
                <w:rFonts w:ascii="宋体" w:hAnsi="宋体" w:hint="eastAsia"/>
                <w:szCs w:val="21"/>
              </w:rPr>
            </w:pPr>
            <w:r>
              <w:rPr>
                <w:rFonts w:ascii="宋体" w:hAnsi="宋体" w:hint="eastAsia"/>
                <w:szCs w:val="21"/>
              </w:rPr>
              <w:t>-</w:t>
            </w:r>
          </w:p>
        </w:tc>
      </w:tr>
      <w:tr w:rsidR="00FD086B" w14:paraId="734F4743" w14:textId="77777777" w:rsidTr="00FD086B">
        <w:trPr>
          <w:trHeight w:val="397"/>
          <w:jc w:val="center"/>
        </w:trPr>
        <w:tc>
          <w:tcPr>
            <w:tcW w:w="1276" w:type="dxa"/>
            <w:shd w:val="clear" w:color="auto" w:fill="auto"/>
          </w:tcPr>
          <w:p w14:paraId="251682E1" w14:textId="77777777" w:rsidR="00FD086B" w:rsidRDefault="00000000">
            <w:pPr>
              <w:rPr>
                <w:rFonts w:ascii="宋体" w:hAnsi="宋体" w:hint="eastAsia"/>
                <w:bCs/>
                <w:iCs/>
                <w:color w:val="000000"/>
                <w:szCs w:val="21"/>
              </w:rPr>
            </w:pPr>
            <w:r>
              <w:rPr>
                <w:rFonts w:ascii="宋体" w:hAnsi="宋体" w:hint="eastAsia"/>
                <w:bCs/>
                <w:iCs/>
                <w:color w:val="000000"/>
                <w:szCs w:val="21"/>
              </w:rPr>
              <w:t>BRCA2</w:t>
            </w:r>
          </w:p>
        </w:tc>
        <w:tc>
          <w:tcPr>
            <w:tcW w:w="6237" w:type="dxa"/>
            <w:shd w:val="clear" w:color="auto" w:fill="auto"/>
          </w:tcPr>
          <w:p w14:paraId="2B0F9A7A"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w:t>
            </w:r>
            <w:r>
              <w:rPr>
                <w:rFonts w:ascii="宋体" w:hAnsi="宋体" w:hint="eastAsia"/>
                <w:bCs/>
                <w:iCs/>
                <w:color w:val="000000"/>
                <w:szCs w:val="21"/>
                <w:lang w:eastAsia="zh-CN"/>
              </w:rPr>
              <w:lastRenderedPageBreak/>
              <w:t>义不明的变异</w:t>
            </w:r>
          </w:p>
        </w:tc>
        <w:tc>
          <w:tcPr>
            <w:tcW w:w="949" w:type="dxa"/>
          </w:tcPr>
          <w:p w14:paraId="7FA87E89" w14:textId="77777777" w:rsidR="00FD086B" w:rsidRDefault="00000000">
            <w:pPr>
              <w:rPr>
                <w:rFonts w:ascii="宋体" w:hAnsi="宋体" w:hint="eastAsia"/>
                <w:szCs w:val="21"/>
              </w:rPr>
            </w:pPr>
            <w:r>
              <w:rPr>
                <w:rFonts w:ascii="宋体" w:hAnsi="宋体" w:hint="eastAsia"/>
                <w:szCs w:val="21"/>
              </w:rPr>
              <w:lastRenderedPageBreak/>
              <w:t>-</w:t>
            </w:r>
          </w:p>
        </w:tc>
        <w:tc>
          <w:tcPr>
            <w:tcW w:w="1498" w:type="dxa"/>
          </w:tcPr>
          <w:p w14:paraId="3EE4B013" w14:textId="77777777" w:rsidR="00FD086B" w:rsidRDefault="00000000">
            <w:pPr>
              <w:rPr>
                <w:rFonts w:ascii="宋体" w:hAnsi="宋体" w:hint="eastAsia"/>
                <w:szCs w:val="21"/>
              </w:rPr>
            </w:pPr>
            <w:r>
              <w:rPr>
                <w:rFonts w:ascii="宋体" w:hAnsi="宋体" w:hint="eastAsia"/>
                <w:szCs w:val="21"/>
              </w:rPr>
              <w:t>-</w:t>
            </w:r>
          </w:p>
        </w:tc>
      </w:tr>
      <w:tr w:rsidR="00FD086B" w14:paraId="5CF5D051" w14:textId="77777777" w:rsidTr="00FD086B">
        <w:trPr>
          <w:trHeight w:val="397"/>
          <w:jc w:val="center"/>
        </w:trPr>
        <w:tc>
          <w:tcPr>
            <w:tcW w:w="1276" w:type="dxa"/>
            <w:shd w:val="clear" w:color="auto" w:fill="auto"/>
          </w:tcPr>
          <w:p w14:paraId="36EB9964" w14:textId="77777777" w:rsidR="00FD086B" w:rsidRDefault="00000000">
            <w:pPr>
              <w:rPr>
                <w:rFonts w:ascii="宋体" w:hAnsi="宋体" w:hint="eastAsia"/>
                <w:bCs/>
                <w:iCs/>
                <w:color w:val="000000"/>
                <w:szCs w:val="21"/>
              </w:rPr>
            </w:pPr>
            <w:r>
              <w:rPr>
                <w:rFonts w:ascii="宋体" w:hAnsi="宋体" w:hint="eastAsia"/>
                <w:bCs/>
                <w:iCs/>
                <w:color w:val="000000"/>
                <w:szCs w:val="21"/>
              </w:rPr>
              <w:t>BRIP1</w:t>
            </w:r>
          </w:p>
        </w:tc>
        <w:tc>
          <w:tcPr>
            <w:tcW w:w="6237" w:type="dxa"/>
            <w:shd w:val="clear" w:color="auto" w:fill="auto"/>
          </w:tcPr>
          <w:p w14:paraId="69CEE9F4"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9D61F7A" w14:textId="77777777" w:rsidR="00FD086B" w:rsidRDefault="00000000">
            <w:pPr>
              <w:rPr>
                <w:rFonts w:ascii="宋体" w:hAnsi="宋体" w:hint="eastAsia"/>
                <w:szCs w:val="21"/>
              </w:rPr>
            </w:pPr>
            <w:r>
              <w:rPr>
                <w:rFonts w:ascii="宋体" w:hAnsi="宋体" w:hint="eastAsia"/>
                <w:szCs w:val="21"/>
              </w:rPr>
              <w:t>-</w:t>
            </w:r>
          </w:p>
        </w:tc>
        <w:tc>
          <w:tcPr>
            <w:tcW w:w="1498" w:type="dxa"/>
          </w:tcPr>
          <w:p w14:paraId="2035FF6D" w14:textId="77777777" w:rsidR="00FD086B" w:rsidRDefault="00000000">
            <w:pPr>
              <w:rPr>
                <w:rFonts w:ascii="宋体" w:hAnsi="宋体" w:hint="eastAsia"/>
                <w:szCs w:val="21"/>
              </w:rPr>
            </w:pPr>
            <w:r>
              <w:rPr>
                <w:rFonts w:ascii="宋体" w:hAnsi="宋体" w:hint="eastAsia"/>
                <w:szCs w:val="21"/>
              </w:rPr>
              <w:t>-</w:t>
            </w:r>
          </w:p>
        </w:tc>
      </w:tr>
      <w:tr w:rsidR="00FD086B" w14:paraId="12A5AC4C" w14:textId="77777777" w:rsidTr="00FD086B">
        <w:trPr>
          <w:trHeight w:val="397"/>
          <w:jc w:val="center"/>
        </w:trPr>
        <w:tc>
          <w:tcPr>
            <w:tcW w:w="1276" w:type="dxa"/>
            <w:shd w:val="clear" w:color="auto" w:fill="auto"/>
          </w:tcPr>
          <w:p w14:paraId="6EC2447B" w14:textId="77777777" w:rsidR="00FD086B" w:rsidRDefault="00000000">
            <w:pPr>
              <w:rPr>
                <w:rFonts w:ascii="宋体" w:hAnsi="宋体" w:hint="eastAsia"/>
                <w:bCs/>
                <w:iCs/>
                <w:color w:val="000000"/>
                <w:szCs w:val="21"/>
              </w:rPr>
            </w:pPr>
            <w:r>
              <w:rPr>
                <w:rFonts w:ascii="宋体" w:hAnsi="宋体" w:hint="eastAsia"/>
                <w:bCs/>
                <w:iCs/>
                <w:color w:val="000000"/>
                <w:szCs w:val="21"/>
              </w:rPr>
              <w:t>CDK12</w:t>
            </w:r>
          </w:p>
        </w:tc>
        <w:tc>
          <w:tcPr>
            <w:tcW w:w="6237" w:type="dxa"/>
            <w:shd w:val="clear" w:color="auto" w:fill="auto"/>
          </w:tcPr>
          <w:p w14:paraId="710A44F9"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4C1F58C9" w14:textId="77777777" w:rsidR="00FD086B" w:rsidRDefault="00000000">
            <w:pPr>
              <w:rPr>
                <w:rFonts w:ascii="宋体" w:hAnsi="宋体" w:hint="eastAsia"/>
                <w:szCs w:val="21"/>
              </w:rPr>
            </w:pPr>
            <w:r>
              <w:rPr>
                <w:rFonts w:ascii="宋体" w:hAnsi="宋体" w:hint="eastAsia"/>
                <w:szCs w:val="21"/>
              </w:rPr>
              <w:t>-</w:t>
            </w:r>
          </w:p>
        </w:tc>
        <w:tc>
          <w:tcPr>
            <w:tcW w:w="1498" w:type="dxa"/>
          </w:tcPr>
          <w:p w14:paraId="117A8D52" w14:textId="77777777" w:rsidR="00FD086B" w:rsidRDefault="00000000">
            <w:pPr>
              <w:rPr>
                <w:rFonts w:ascii="宋体" w:hAnsi="宋体" w:hint="eastAsia"/>
                <w:szCs w:val="21"/>
              </w:rPr>
            </w:pPr>
            <w:r>
              <w:rPr>
                <w:rFonts w:ascii="宋体" w:hAnsi="宋体" w:hint="eastAsia"/>
                <w:szCs w:val="21"/>
              </w:rPr>
              <w:t>-</w:t>
            </w:r>
          </w:p>
        </w:tc>
      </w:tr>
      <w:tr w:rsidR="00FD086B" w14:paraId="5991093C" w14:textId="77777777" w:rsidTr="00FD086B">
        <w:trPr>
          <w:trHeight w:val="397"/>
          <w:jc w:val="center"/>
        </w:trPr>
        <w:tc>
          <w:tcPr>
            <w:tcW w:w="1276" w:type="dxa"/>
            <w:shd w:val="clear" w:color="auto" w:fill="auto"/>
          </w:tcPr>
          <w:p w14:paraId="522CE32B" w14:textId="77777777" w:rsidR="00FD086B" w:rsidRDefault="00000000">
            <w:pPr>
              <w:rPr>
                <w:rFonts w:ascii="宋体" w:hAnsi="宋体" w:hint="eastAsia"/>
                <w:bCs/>
                <w:iCs/>
                <w:color w:val="000000"/>
                <w:szCs w:val="21"/>
              </w:rPr>
            </w:pPr>
            <w:r>
              <w:rPr>
                <w:rFonts w:ascii="宋体" w:hAnsi="宋体" w:hint="eastAsia"/>
                <w:bCs/>
                <w:iCs/>
                <w:color w:val="000000"/>
                <w:szCs w:val="21"/>
              </w:rPr>
              <w:t>CHEK1</w:t>
            </w:r>
          </w:p>
        </w:tc>
        <w:tc>
          <w:tcPr>
            <w:tcW w:w="6237" w:type="dxa"/>
            <w:shd w:val="clear" w:color="auto" w:fill="auto"/>
          </w:tcPr>
          <w:p w14:paraId="7500842A"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345E6B3" w14:textId="77777777" w:rsidR="00FD086B" w:rsidRDefault="00000000">
            <w:pPr>
              <w:rPr>
                <w:rFonts w:ascii="宋体" w:hAnsi="宋体" w:hint="eastAsia"/>
                <w:szCs w:val="21"/>
              </w:rPr>
            </w:pPr>
            <w:r>
              <w:rPr>
                <w:rFonts w:ascii="宋体" w:hAnsi="宋体" w:hint="eastAsia"/>
                <w:szCs w:val="21"/>
              </w:rPr>
              <w:t>-</w:t>
            </w:r>
          </w:p>
        </w:tc>
        <w:tc>
          <w:tcPr>
            <w:tcW w:w="1498" w:type="dxa"/>
          </w:tcPr>
          <w:p w14:paraId="3F46E3A1" w14:textId="77777777" w:rsidR="00FD086B" w:rsidRDefault="00000000">
            <w:pPr>
              <w:rPr>
                <w:rFonts w:ascii="宋体" w:hAnsi="宋体" w:hint="eastAsia"/>
                <w:szCs w:val="21"/>
              </w:rPr>
            </w:pPr>
            <w:r>
              <w:rPr>
                <w:rFonts w:ascii="宋体" w:hAnsi="宋体" w:hint="eastAsia"/>
                <w:szCs w:val="21"/>
              </w:rPr>
              <w:t>-</w:t>
            </w:r>
          </w:p>
        </w:tc>
      </w:tr>
      <w:tr w:rsidR="00FD086B" w14:paraId="09E1877D" w14:textId="77777777" w:rsidTr="00FD086B">
        <w:trPr>
          <w:trHeight w:val="397"/>
          <w:jc w:val="center"/>
        </w:trPr>
        <w:tc>
          <w:tcPr>
            <w:tcW w:w="1276" w:type="dxa"/>
            <w:shd w:val="clear" w:color="auto" w:fill="auto"/>
          </w:tcPr>
          <w:p w14:paraId="20DCBD9E" w14:textId="77777777" w:rsidR="00FD086B" w:rsidRDefault="00000000">
            <w:pPr>
              <w:rPr>
                <w:rFonts w:ascii="宋体" w:hAnsi="宋体" w:hint="eastAsia"/>
                <w:bCs/>
                <w:iCs/>
                <w:color w:val="000000"/>
                <w:szCs w:val="21"/>
              </w:rPr>
            </w:pPr>
            <w:r>
              <w:rPr>
                <w:rFonts w:ascii="宋体" w:hAnsi="宋体" w:hint="eastAsia"/>
                <w:bCs/>
                <w:iCs/>
                <w:color w:val="000000"/>
                <w:szCs w:val="21"/>
              </w:rPr>
              <w:t>CHEK2</w:t>
            </w:r>
          </w:p>
        </w:tc>
        <w:tc>
          <w:tcPr>
            <w:tcW w:w="6237" w:type="dxa"/>
            <w:shd w:val="clear" w:color="auto" w:fill="auto"/>
          </w:tcPr>
          <w:p w14:paraId="070A6C58"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36E59B69" w14:textId="77777777" w:rsidR="00FD086B" w:rsidRDefault="00000000">
            <w:pPr>
              <w:rPr>
                <w:rFonts w:ascii="宋体" w:hAnsi="宋体" w:hint="eastAsia"/>
                <w:szCs w:val="21"/>
              </w:rPr>
            </w:pPr>
            <w:r>
              <w:rPr>
                <w:rFonts w:ascii="宋体" w:hAnsi="宋体" w:hint="eastAsia"/>
                <w:szCs w:val="21"/>
              </w:rPr>
              <w:t>-</w:t>
            </w:r>
          </w:p>
        </w:tc>
        <w:tc>
          <w:tcPr>
            <w:tcW w:w="1498" w:type="dxa"/>
          </w:tcPr>
          <w:p w14:paraId="08B59B3E" w14:textId="77777777" w:rsidR="00FD086B" w:rsidRDefault="00000000">
            <w:pPr>
              <w:rPr>
                <w:rFonts w:ascii="宋体" w:hAnsi="宋体" w:hint="eastAsia"/>
                <w:szCs w:val="21"/>
              </w:rPr>
            </w:pPr>
            <w:r>
              <w:rPr>
                <w:rFonts w:ascii="宋体" w:hAnsi="宋体" w:hint="eastAsia"/>
                <w:szCs w:val="21"/>
              </w:rPr>
              <w:t>-</w:t>
            </w:r>
          </w:p>
        </w:tc>
      </w:tr>
      <w:tr w:rsidR="00FD086B" w14:paraId="191235AC" w14:textId="77777777" w:rsidTr="00FD086B">
        <w:trPr>
          <w:trHeight w:val="397"/>
          <w:jc w:val="center"/>
        </w:trPr>
        <w:tc>
          <w:tcPr>
            <w:tcW w:w="1276" w:type="dxa"/>
            <w:shd w:val="clear" w:color="auto" w:fill="auto"/>
          </w:tcPr>
          <w:p w14:paraId="163DD55D" w14:textId="77777777" w:rsidR="00FD086B" w:rsidRDefault="00000000">
            <w:pPr>
              <w:rPr>
                <w:rFonts w:ascii="宋体" w:hAnsi="宋体" w:hint="eastAsia"/>
                <w:bCs/>
                <w:iCs/>
                <w:color w:val="000000"/>
                <w:szCs w:val="21"/>
              </w:rPr>
            </w:pPr>
            <w:r>
              <w:rPr>
                <w:rFonts w:ascii="宋体" w:hAnsi="宋体" w:hint="eastAsia"/>
                <w:bCs/>
                <w:iCs/>
                <w:color w:val="000000"/>
                <w:szCs w:val="21"/>
              </w:rPr>
              <w:t>FANCA</w:t>
            </w:r>
          </w:p>
        </w:tc>
        <w:tc>
          <w:tcPr>
            <w:tcW w:w="6237" w:type="dxa"/>
            <w:shd w:val="clear" w:color="auto" w:fill="auto"/>
          </w:tcPr>
          <w:p w14:paraId="660C4431"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33909E92" w14:textId="77777777" w:rsidR="00FD086B" w:rsidRDefault="00000000">
            <w:pPr>
              <w:rPr>
                <w:rFonts w:ascii="宋体" w:hAnsi="宋体" w:hint="eastAsia"/>
                <w:szCs w:val="21"/>
                <w:lang w:eastAsia="zh-CN"/>
              </w:rPr>
            </w:pPr>
            <w:r>
              <w:rPr>
                <w:rFonts w:ascii="宋体" w:hAnsi="宋体" w:hint="eastAsia"/>
                <w:szCs w:val="21"/>
              </w:rPr>
              <w:t>-</w:t>
            </w:r>
          </w:p>
        </w:tc>
        <w:tc>
          <w:tcPr>
            <w:tcW w:w="1498" w:type="dxa"/>
          </w:tcPr>
          <w:p w14:paraId="5354B66E" w14:textId="77777777" w:rsidR="00FD086B" w:rsidRDefault="00000000">
            <w:pPr>
              <w:rPr>
                <w:rFonts w:ascii="宋体" w:hAnsi="宋体" w:hint="eastAsia"/>
                <w:szCs w:val="21"/>
                <w:lang w:eastAsia="zh-CN"/>
              </w:rPr>
            </w:pPr>
            <w:r>
              <w:rPr>
                <w:rFonts w:ascii="宋体" w:hAnsi="宋体" w:hint="eastAsia"/>
                <w:szCs w:val="21"/>
              </w:rPr>
              <w:t>-</w:t>
            </w:r>
          </w:p>
        </w:tc>
      </w:tr>
      <w:tr w:rsidR="00FD086B" w14:paraId="6B1DB0D8" w14:textId="77777777" w:rsidTr="00FD086B">
        <w:trPr>
          <w:trHeight w:val="397"/>
          <w:jc w:val="center"/>
        </w:trPr>
        <w:tc>
          <w:tcPr>
            <w:tcW w:w="1276" w:type="dxa"/>
            <w:shd w:val="clear" w:color="auto" w:fill="auto"/>
          </w:tcPr>
          <w:p w14:paraId="73D41CCA" w14:textId="77777777" w:rsidR="00FD086B" w:rsidRDefault="00000000">
            <w:pPr>
              <w:rPr>
                <w:rFonts w:ascii="宋体" w:hAnsi="宋体" w:hint="eastAsia"/>
                <w:bCs/>
                <w:iCs/>
                <w:color w:val="000000"/>
                <w:szCs w:val="21"/>
              </w:rPr>
            </w:pPr>
            <w:r>
              <w:rPr>
                <w:rFonts w:ascii="宋体" w:hAnsi="宋体" w:hint="eastAsia"/>
                <w:bCs/>
                <w:iCs/>
                <w:color w:val="000000"/>
                <w:szCs w:val="21"/>
              </w:rPr>
              <w:t>FANCL</w:t>
            </w:r>
          </w:p>
        </w:tc>
        <w:tc>
          <w:tcPr>
            <w:tcW w:w="6237" w:type="dxa"/>
            <w:shd w:val="clear" w:color="auto" w:fill="auto"/>
          </w:tcPr>
          <w:p w14:paraId="785CA1BF"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6D03D10E" w14:textId="77777777" w:rsidR="00FD086B" w:rsidRDefault="00000000">
            <w:pPr>
              <w:rPr>
                <w:rFonts w:ascii="宋体" w:hAnsi="宋体" w:hint="eastAsia"/>
                <w:szCs w:val="21"/>
              </w:rPr>
            </w:pPr>
            <w:r>
              <w:rPr>
                <w:rFonts w:ascii="宋体" w:hAnsi="宋体" w:hint="eastAsia"/>
                <w:szCs w:val="21"/>
              </w:rPr>
              <w:t>-</w:t>
            </w:r>
          </w:p>
        </w:tc>
        <w:tc>
          <w:tcPr>
            <w:tcW w:w="1498" w:type="dxa"/>
          </w:tcPr>
          <w:p w14:paraId="469FB39C" w14:textId="77777777" w:rsidR="00FD086B" w:rsidRDefault="00000000">
            <w:pPr>
              <w:rPr>
                <w:rFonts w:ascii="宋体" w:hAnsi="宋体" w:hint="eastAsia"/>
                <w:szCs w:val="21"/>
              </w:rPr>
            </w:pPr>
            <w:r>
              <w:rPr>
                <w:rFonts w:ascii="宋体" w:hAnsi="宋体" w:hint="eastAsia"/>
                <w:szCs w:val="21"/>
              </w:rPr>
              <w:t>-</w:t>
            </w:r>
          </w:p>
        </w:tc>
      </w:tr>
      <w:tr w:rsidR="004D5F89" w14:paraId="6C97BEBA" w14:textId="77777777" w:rsidTr="00FD086B">
        <w:trPr>
          <w:trHeight w:val="397"/>
          <w:jc w:val="center"/>
          <w:ins w:id="15" w:author="肖惠玲" w:date="2026-05-12T14:37:00Z"/>
        </w:trPr>
        <w:tc>
          <w:tcPr>
            <w:tcW w:w="1276" w:type="dxa"/>
            <w:shd w:val="clear" w:color="auto" w:fill="auto"/>
          </w:tcPr>
          <w:p w14:paraId="75E9D0C8" w14:textId="103F6064" w:rsidR="004D5F89" w:rsidRDefault="004D5F89">
            <w:pPr>
              <w:rPr>
                <w:ins w:id="16" w:author="肖惠玲" w:date="2026-05-12T14:37:00Z"/>
                <w:rFonts w:ascii="宋体" w:hAnsi="宋体" w:hint="eastAsia"/>
                <w:bCs/>
                <w:iCs/>
                <w:color w:val="000000"/>
                <w:szCs w:val="21"/>
                <w:lang w:eastAsia="zh-CN"/>
              </w:rPr>
            </w:pPr>
            <w:ins w:id="17" w:author="肖惠玲" w:date="2026-05-12T14:37:00Z">
              <w:r>
                <w:rPr>
                  <w:rFonts w:ascii="宋体" w:hAnsi="宋体" w:hint="eastAsia"/>
                  <w:bCs/>
                  <w:iCs/>
                  <w:color w:val="000000"/>
                  <w:szCs w:val="21"/>
                  <w:lang w:eastAsia="zh-CN"/>
                </w:rPr>
                <w:t>MLH1</w:t>
              </w:r>
            </w:ins>
          </w:p>
        </w:tc>
        <w:tc>
          <w:tcPr>
            <w:tcW w:w="6237" w:type="dxa"/>
            <w:shd w:val="clear" w:color="auto" w:fill="auto"/>
          </w:tcPr>
          <w:p w14:paraId="25FB81D1" w14:textId="7ECC4E3E" w:rsidR="004D5F89" w:rsidRDefault="004D5F89">
            <w:pPr>
              <w:rPr>
                <w:ins w:id="18" w:author="肖惠玲" w:date="2026-05-12T14:37:00Z"/>
                <w:rFonts w:ascii="宋体" w:hAnsi="宋体" w:hint="eastAsia"/>
                <w:bCs/>
                <w:iCs/>
                <w:color w:val="000000"/>
                <w:szCs w:val="21"/>
                <w:lang w:eastAsia="zh-CN"/>
              </w:rPr>
            </w:pPr>
            <w:ins w:id="19" w:author="肖惠玲" w:date="2026-05-12T14:37:00Z">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ins>
          </w:p>
        </w:tc>
        <w:tc>
          <w:tcPr>
            <w:tcW w:w="949" w:type="dxa"/>
          </w:tcPr>
          <w:p w14:paraId="3CAFFDD3" w14:textId="77777777" w:rsidR="004D5F89" w:rsidRDefault="004D5F89">
            <w:pPr>
              <w:rPr>
                <w:ins w:id="20" w:author="肖惠玲" w:date="2026-05-12T14:37:00Z"/>
                <w:rFonts w:ascii="宋体" w:hAnsi="宋体" w:hint="eastAsia"/>
                <w:szCs w:val="21"/>
                <w:lang w:eastAsia="zh-CN"/>
              </w:rPr>
            </w:pPr>
          </w:p>
        </w:tc>
        <w:tc>
          <w:tcPr>
            <w:tcW w:w="1498" w:type="dxa"/>
          </w:tcPr>
          <w:p w14:paraId="46A96BC2" w14:textId="77777777" w:rsidR="004D5F89" w:rsidRDefault="004D5F89">
            <w:pPr>
              <w:rPr>
                <w:ins w:id="21" w:author="肖惠玲" w:date="2026-05-12T14:37:00Z"/>
                <w:rFonts w:ascii="宋体" w:hAnsi="宋体" w:hint="eastAsia"/>
                <w:szCs w:val="21"/>
                <w:lang w:eastAsia="zh-CN"/>
              </w:rPr>
            </w:pPr>
          </w:p>
        </w:tc>
      </w:tr>
      <w:tr w:rsidR="00FD086B" w14:paraId="6C088396" w14:textId="77777777" w:rsidTr="00FD086B">
        <w:trPr>
          <w:trHeight w:val="397"/>
          <w:jc w:val="center"/>
        </w:trPr>
        <w:tc>
          <w:tcPr>
            <w:tcW w:w="1276" w:type="dxa"/>
            <w:shd w:val="clear" w:color="auto" w:fill="auto"/>
          </w:tcPr>
          <w:p w14:paraId="0F9E130A" w14:textId="77777777" w:rsidR="00FD086B" w:rsidRDefault="00000000">
            <w:pPr>
              <w:rPr>
                <w:rFonts w:ascii="宋体" w:hAnsi="宋体" w:hint="eastAsia"/>
                <w:bCs/>
                <w:iCs/>
                <w:color w:val="000000"/>
                <w:szCs w:val="21"/>
              </w:rPr>
            </w:pPr>
            <w:r>
              <w:rPr>
                <w:rFonts w:ascii="宋体" w:hAnsi="宋体" w:hint="eastAsia"/>
                <w:bCs/>
                <w:iCs/>
                <w:color w:val="000000"/>
                <w:szCs w:val="21"/>
              </w:rPr>
              <w:t>MRE11</w:t>
            </w:r>
          </w:p>
        </w:tc>
        <w:tc>
          <w:tcPr>
            <w:tcW w:w="6237" w:type="dxa"/>
            <w:shd w:val="clear" w:color="auto" w:fill="auto"/>
          </w:tcPr>
          <w:p w14:paraId="3F6B98F2"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F8257E0" w14:textId="77777777" w:rsidR="00FD086B" w:rsidRDefault="00000000">
            <w:pPr>
              <w:rPr>
                <w:rFonts w:ascii="宋体" w:hAnsi="宋体" w:hint="eastAsia"/>
                <w:szCs w:val="21"/>
              </w:rPr>
            </w:pPr>
            <w:r>
              <w:rPr>
                <w:rFonts w:ascii="宋体" w:hAnsi="宋体" w:hint="eastAsia"/>
                <w:szCs w:val="21"/>
              </w:rPr>
              <w:t>-</w:t>
            </w:r>
          </w:p>
        </w:tc>
        <w:tc>
          <w:tcPr>
            <w:tcW w:w="1498" w:type="dxa"/>
          </w:tcPr>
          <w:p w14:paraId="74EE5ADA" w14:textId="77777777" w:rsidR="00FD086B" w:rsidRDefault="00000000">
            <w:pPr>
              <w:rPr>
                <w:rFonts w:ascii="宋体" w:hAnsi="宋体" w:hint="eastAsia"/>
                <w:szCs w:val="21"/>
              </w:rPr>
            </w:pPr>
            <w:r>
              <w:rPr>
                <w:rFonts w:ascii="宋体" w:hAnsi="宋体" w:hint="eastAsia"/>
                <w:szCs w:val="21"/>
              </w:rPr>
              <w:t>-</w:t>
            </w:r>
          </w:p>
        </w:tc>
      </w:tr>
      <w:tr w:rsidR="00FD086B" w14:paraId="5AF0881A" w14:textId="77777777" w:rsidTr="00FD086B">
        <w:trPr>
          <w:trHeight w:val="397"/>
          <w:jc w:val="center"/>
        </w:trPr>
        <w:tc>
          <w:tcPr>
            <w:tcW w:w="1276" w:type="dxa"/>
            <w:shd w:val="clear" w:color="auto" w:fill="auto"/>
          </w:tcPr>
          <w:p w14:paraId="771B95C7" w14:textId="77777777" w:rsidR="00FD086B" w:rsidRDefault="00000000">
            <w:pPr>
              <w:rPr>
                <w:rFonts w:ascii="宋体" w:hAnsi="宋体" w:hint="eastAsia"/>
                <w:bCs/>
                <w:iCs/>
                <w:color w:val="000000"/>
                <w:szCs w:val="21"/>
              </w:rPr>
            </w:pPr>
            <w:r>
              <w:rPr>
                <w:rFonts w:ascii="宋体" w:hAnsi="宋体" w:hint="eastAsia"/>
                <w:bCs/>
                <w:iCs/>
                <w:color w:val="000000"/>
                <w:szCs w:val="21"/>
              </w:rPr>
              <w:t>NBN</w:t>
            </w:r>
          </w:p>
        </w:tc>
        <w:tc>
          <w:tcPr>
            <w:tcW w:w="6237" w:type="dxa"/>
            <w:shd w:val="clear" w:color="auto" w:fill="auto"/>
          </w:tcPr>
          <w:p w14:paraId="0DEE7382"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7864AD2" w14:textId="77777777" w:rsidR="00FD086B" w:rsidRDefault="00000000">
            <w:pPr>
              <w:rPr>
                <w:rFonts w:ascii="宋体" w:hAnsi="宋体" w:hint="eastAsia"/>
                <w:szCs w:val="21"/>
              </w:rPr>
            </w:pPr>
            <w:r>
              <w:rPr>
                <w:rFonts w:ascii="宋体" w:hAnsi="宋体" w:hint="eastAsia"/>
                <w:szCs w:val="21"/>
              </w:rPr>
              <w:t>-</w:t>
            </w:r>
          </w:p>
        </w:tc>
        <w:tc>
          <w:tcPr>
            <w:tcW w:w="1498" w:type="dxa"/>
          </w:tcPr>
          <w:p w14:paraId="3B749A30" w14:textId="77777777" w:rsidR="00FD086B" w:rsidRDefault="00000000">
            <w:pPr>
              <w:rPr>
                <w:rFonts w:ascii="宋体" w:hAnsi="宋体" w:hint="eastAsia"/>
                <w:szCs w:val="21"/>
              </w:rPr>
            </w:pPr>
            <w:r>
              <w:rPr>
                <w:rFonts w:ascii="宋体" w:hAnsi="宋体" w:hint="eastAsia"/>
                <w:szCs w:val="21"/>
              </w:rPr>
              <w:t>-</w:t>
            </w:r>
          </w:p>
        </w:tc>
      </w:tr>
      <w:tr w:rsidR="00FD086B" w14:paraId="3011613A" w14:textId="77777777" w:rsidTr="00FD086B">
        <w:trPr>
          <w:trHeight w:val="397"/>
          <w:jc w:val="center"/>
        </w:trPr>
        <w:tc>
          <w:tcPr>
            <w:tcW w:w="1276" w:type="dxa"/>
            <w:shd w:val="clear" w:color="auto" w:fill="auto"/>
          </w:tcPr>
          <w:p w14:paraId="2188A801" w14:textId="77777777" w:rsidR="00FD086B" w:rsidRDefault="00000000">
            <w:pPr>
              <w:rPr>
                <w:rFonts w:ascii="宋体" w:hAnsi="宋体" w:hint="eastAsia"/>
                <w:bCs/>
                <w:iCs/>
                <w:color w:val="000000"/>
                <w:szCs w:val="21"/>
              </w:rPr>
            </w:pPr>
            <w:r>
              <w:rPr>
                <w:rFonts w:ascii="宋体" w:hAnsi="宋体" w:hint="eastAsia"/>
                <w:bCs/>
                <w:iCs/>
                <w:color w:val="000000"/>
                <w:szCs w:val="21"/>
              </w:rPr>
              <w:t>PALB2</w:t>
            </w:r>
          </w:p>
        </w:tc>
        <w:tc>
          <w:tcPr>
            <w:tcW w:w="6237" w:type="dxa"/>
            <w:shd w:val="clear" w:color="auto" w:fill="auto"/>
          </w:tcPr>
          <w:p w14:paraId="2E4D1C3D"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11845201" w14:textId="77777777" w:rsidR="00FD086B" w:rsidRDefault="00000000">
            <w:pPr>
              <w:rPr>
                <w:rFonts w:ascii="宋体" w:hAnsi="宋体" w:hint="eastAsia"/>
                <w:szCs w:val="21"/>
              </w:rPr>
            </w:pPr>
            <w:r>
              <w:rPr>
                <w:rFonts w:ascii="宋体" w:hAnsi="宋体" w:hint="eastAsia"/>
                <w:szCs w:val="21"/>
              </w:rPr>
              <w:t>-</w:t>
            </w:r>
          </w:p>
        </w:tc>
        <w:tc>
          <w:tcPr>
            <w:tcW w:w="1498" w:type="dxa"/>
          </w:tcPr>
          <w:p w14:paraId="0FCB3E69" w14:textId="77777777" w:rsidR="00FD086B" w:rsidRDefault="00000000">
            <w:pPr>
              <w:rPr>
                <w:rFonts w:ascii="宋体" w:hAnsi="宋体" w:hint="eastAsia"/>
                <w:szCs w:val="21"/>
              </w:rPr>
            </w:pPr>
            <w:r>
              <w:rPr>
                <w:rFonts w:ascii="宋体" w:hAnsi="宋体" w:hint="eastAsia"/>
                <w:szCs w:val="21"/>
              </w:rPr>
              <w:t>-</w:t>
            </w:r>
          </w:p>
        </w:tc>
      </w:tr>
      <w:tr w:rsidR="00FD086B" w14:paraId="1E96C367" w14:textId="77777777" w:rsidTr="00FD086B">
        <w:trPr>
          <w:trHeight w:val="397"/>
          <w:jc w:val="center"/>
        </w:trPr>
        <w:tc>
          <w:tcPr>
            <w:tcW w:w="1276" w:type="dxa"/>
            <w:shd w:val="clear" w:color="auto" w:fill="auto"/>
          </w:tcPr>
          <w:p w14:paraId="5BF5C79D" w14:textId="77777777" w:rsidR="00FD086B" w:rsidRDefault="00000000">
            <w:pPr>
              <w:rPr>
                <w:rFonts w:ascii="宋体" w:hAnsi="宋体" w:hint="eastAsia"/>
                <w:bCs/>
                <w:iCs/>
                <w:color w:val="000000"/>
                <w:szCs w:val="21"/>
              </w:rPr>
            </w:pPr>
            <w:r>
              <w:rPr>
                <w:rFonts w:ascii="宋体" w:hAnsi="宋体" w:hint="eastAsia"/>
                <w:bCs/>
                <w:iCs/>
                <w:color w:val="000000"/>
                <w:szCs w:val="21"/>
              </w:rPr>
              <w:t>RAD51B</w:t>
            </w:r>
          </w:p>
        </w:tc>
        <w:tc>
          <w:tcPr>
            <w:tcW w:w="6237" w:type="dxa"/>
            <w:shd w:val="clear" w:color="auto" w:fill="auto"/>
          </w:tcPr>
          <w:p w14:paraId="5FA8A847"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2392845E" w14:textId="77777777" w:rsidR="00FD086B" w:rsidRDefault="00000000">
            <w:pPr>
              <w:rPr>
                <w:rFonts w:ascii="宋体" w:hAnsi="宋体" w:hint="eastAsia"/>
                <w:szCs w:val="21"/>
              </w:rPr>
            </w:pPr>
            <w:r>
              <w:rPr>
                <w:rFonts w:ascii="宋体" w:hAnsi="宋体" w:hint="eastAsia"/>
                <w:szCs w:val="21"/>
              </w:rPr>
              <w:t>-</w:t>
            </w:r>
          </w:p>
        </w:tc>
        <w:tc>
          <w:tcPr>
            <w:tcW w:w="1498" w:type="dxa"/>
          </w:tcPr>
          <w:p w14:paraId="63C5D098" w14:textId="77777777" w:rsidR="00FD086B" w:rsidRDefault="00000000">
            <w:pPr>
              <w:rPr>
                <w:rFonts w:ascii="宋体" w:hAnsi="宋体" w:hint="eastAsia"/>
                <w:szCs w:val="21"/>
              </w:rPr>
            </w:pPr>
            <w:r>
              <w:rPr>
                <w:rFonts w:ascii="宋体" w:hAnsi="宋体" w:hint="eastAsia"/>
                <w:szCs w:val="21"/>
              </w:rPr>
              <w:t>-</w:t>
            </w:r>
          </w:p>
        </w:tc>
      </w:tr>
      <w:tr w:rsidR="00FD086B" w14:paraId="7D7EB9D6" w14:textId="77777777" w:rsidTr="00FD086B">
        <w:trPr>
          <w:trHeight w:val="397"/>
          <w:jc w:val="center"/>
        </w:trPr>
        <w:tc>
          <w:tcPr>
            <w:tcW w:w="1276" w:type="dxa"/>
            <w:shd w:val="clear" w:color="auto" w:fill="auto"/>
          </w:tcPr>
          <w:p w14:paraId="4A9350F6" w14:textId="77777777" w:rsidR="00FD086B" w:rsidRDefault="00000000">
            <w:pPr>
              <w:rPr>
                <w:rFonts w:ascii="宋体" w:hAnsi="宋体" w:hint="eastAsia"/>
                <w:bCs/>
                <w:iCs/>
                <w:color w:val="000000"/>
                <w:szCs w:val="21"/>
              </w:rPr>
            </w:pPr>
            <w:r>
              <w:rPr>
                <w:rFonts w:ascii="宋体" w:hAnsi="宋体" w:hint="eastAsia"/>
                <w:bCs/>
                <w:iCs/>
                <w:color w:val="000000"/>
                <w:szCs w:val="21"/>
              </w:rPr>
              <w:t>RAD51C</w:t>
            </w:r>
          </w:p>
        </w:tc>
        <w:tc>
          <w:tcPr>
            <w:tcW w:w="6237" w:type="dxa"/>
            <w:shd w:val="clear" w:color="auto" w:fill="auto"/>
          </w:tcPr>
          <w:p w14:paraId="1BD2D357"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tcPr>
          <w:p w14:paraId="5D750AA4" w14:textId="77777777" w:rsidR="00FD086B" w:rsidRDefault="00000000">
            <w:pPr>
              <w:rPr>
                <w:rFonts w:ascii="宋体" w:hAnsi="宋体" w:hint="eastAsia"/>
                <w:szCs w:val="21"/>
              </w:rPr>
            </w:pPr>
            <w:r>
              <w:rPr>
                <w:rFonts w:ascii="宋体" w:hAnsi="宋体" w:hint="eastAsia"/>
                <w:szCs w:val="21"/>
              </w:rPr>
              <w:t>-</w:t>
            </w:r>
          </w:p>
        </w:tc>
        <w:tc>
          <w:tcPr>
            <w:tcW w:w="1498" w:type="dxa"/>
          </w:tcPr>
          <w:p w14:paraId="0FC7D8DA" w14:textId="77777777" w:rsidR="00FD086B" w:rsidRDefault="00000000">
            <w:pPr>
              <w:rPr>
                <w:rFonts w:ascii="宋体" w:hAnsi="宋体" w:hint="eastAsia"/>
                <w:szCs w:val="21"/>
              </w:rPr>
            </w:pPr>
            <w:r>
              <w:rPr>
                <w:rFonts w:ascii="宋体" w:hAnsi="宋体" w:hint="eastAsia"/>
                <w:szCs w:val="21"/>
              </w:rPr>
              <w:t>-</w:t>
            </w:r>
          </w:p>
        </w:tc>
      </w:tr>
      <w:tr w:rsidR="00FD086B" w14:paraId="3EBA3D0A" w14:textId="77777777" w:rsidTr="00FD086B">
        <w:trPr>
          <w:trHeight w:val="397"/>
          <w:jc w:val="center"/>
        </w:trPr>
        <w:tc>
          <w:tcPr>
            <w:tcW w:w="1276" w:type="dxa"/>
            <w:shd w:val="clear" w:color="auto" w:fill="auto"/>
          </w:tcPr>
          <w:p w14:paraId="54DEB672" w14:textId="77777777" w:rsidR="00FD086B" w:rsidRDefault="00000000">
            <w:pPr>
              <w:rPr>
                <w:rFonts w:ascii="宋体" w:hAnsi="宋体" w:hint="eastAsia"/>
                <w:bCs/>
                <w:iCs/>
                <w:color w:val="000000"/>
                <w:szCs w:val="21"/>
              </w:rPr>
            </w:pPr>
            <w:r>
              <w:rPr>
                <w:rFonts w:ascii="宋体" w:hAnsi="宋体" w:hint="eastAsia"/>
                <w:bCs/>
                <w:iCs/>
                <w:color w:val="000000"/>
                <w:szCs w:val="21"/>
              </w:rPr>
              <w:t>RAD51D</w:t>
            </w:r>
          </w:p>
        </w:tc>
        <w:tc>
          <w:tcPr>
            <w:tcW w:w="6237" w:type="dxa"/>
            <w:shd w:val="clear" w:color="auto" w:fill="auto"/>
          </w:tcPr>
          <w:p w14:paraId="1EBE01E4"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未检测到</w:t>
            </w:r>
            <w:r>
              <w:rPr>
                <w:rFonts w:ascii="宋体" w:hAnsi="宋体" w:hint="eastAsia"/>
                <w:bCs/>
                <w:iCs/>
                <w:color w:val="000000"/>
                <w:szCs w:val="21"/>
                <w:lang w:eastAsia="zh-CN"/>
              </w:rPr>
              <w:t>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强临床意义、</w:t>
            </w:r>
            <w:r>
              <w:rPr>
                <w:rFonts w:ascii="宋体" w:hAnsi="宋体" w:hint="eastAsia"/>
                <w:bCs/>
                <w:iCs/>
                <w:color w:val="000000"/>
                <w:szCs w:val="21"/>
                <w:lang w:eastAsia="zh-CN"/>
              </w:rPr>
              <w:t>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潜在临床意义、</w:t>
            </w:r>
            <w:r>
              <w:rPr>
                <w:rFonts w:ascii="宋体" w:hAnsi="宋体" w:hint="eastAsia"/>
                <w:bCs/>
                <w:iCs/>
                <w:color w:val="000000"/>
                <w:szCs w:val="21"/>
                <w:lang w:eastAsia="zh-CN"/>
              </w:rPr>
              <w:t>III</w:t>
            </w:r>
            <w:r>
              <w:rPr>
                <w:rFonts w:ascii="宋体" w:hAnsi="宋体" w:hint="eastAsia"/>
                <w:bCs/>
                <w:iCs/>
                <w:color w:val="000000"/>
                <w:szCs w:val="21"/>
                <w:lang w:eastAsia="zh-CN"/>
              </w:rPr>
              <w:t>类</w:t>
            </w:r>
            <w:r>
              <w:rPr>
                <w:rFonts w:ascii="宋体" w:hAnsi="宋体" w:hint="eastAsia"/>
                <w:bCs/>
                <w:iCs/>
                <w:color w:val="000000"/>
                <w:szCs w:val="21"/>
                <w:lang w:eastAsia="zh-CN"/>
              </w:rPr>
              <w:t>-</w:t>
            </w:r>
            <w:r>
              <w:rPr>
                <w:rFonts w:ascii="宋体" w:hAnsi="宋体" w:hint="eastAsia"/>
                <w:bCs/>
                <w:iCs/>
                <w:color w:val="000000"/>
                <w:szCs w:val="21"/>
                <w:lang w:eastAsia="zh-CN"/>
              </w:rPr>
              <w:t>临床意义不明的变异</w:t>
            </w:r>
          </w:p>
        </w:tc>
        <w:tc>
          <w:tcPr>
            <w:tcW w:w="949" w:type="dxa"/>
            <w:shd w:val="clear" w:color="auto" w:fill="auto"/>
          </w:tcPr>
          <w:p w14:paraId="6DB4BC7A" w14:textId="77777777" w:rsidR="00FD086B" w:rsidRDefault="00000000">
            <w:pPr>
              <w:rPr>
                <w:rFonts w:ascii="宋体" w:hAnsi="宋体" w:hint="eastAsia"/>
                <w:szCs w:val="21"/>
              </w:rPr>
            </w:pPr>
            <w:r>
              <w:rPr>
                <w:rFonts w:ascii="宋体" w:hAnsi="宋体" w:hint="eastAsia"/>
                <w:szCs w:val="21"/>
              </w:rPr>
              <w:t>-</w:t>
            </w:r>
          </w:p>
        </w:tc>
        <w:tc>
          <w:tcPr>
            <w:tcW w:w="1498" w:type="dxa"/>
            <w:shd w:val="clear" w:color="auto" w:fill="auto"/>
          </w:tcPr>
          <w:p w14:paraId="202DDF40" w14:textId="77777777" w:rsidR="00FD086B" w:rsidRDefault="00000000">
            <w:pPr>
              <w:rPr>
                <w:rFonts w:ascii="宋体" w:hAnsi="宋体" w:hint="eastAsia"/>
                <w:szCs w:val="21"/>
              </w:rPr>
            </w:pPr>
            <w:r>
              <w:rPr>
                <w:rFonts w:ascii="宋体" w:hAnsi="宋体" w:hint="eastAsia"/>
                <w:szCs w:val="21"/>
              </w:rPr>
              <w:t>-</w:t>
            </w:r>
          </w:p>
        </w:tc>
      </w:tr>
      <w:tr w:rsidR="00FD086B" w14:paraId="1B798274" w14:textId="77777777" w:rsidTr="00FD086B">
        <w:trPr>
          <w:trHeight w:val="397"/>
          <w:jc w:val="center"/>
        </w:trPr>
        <w:tc>
          <w:tcPr>
            <w:tcW w:w="1276" w:type="dxa"/>
            <w:shd w:val="clear" w:color="auto" w:fill="auto"/>
          </w:tcPr>
          <w:p w14:paraId="229607F7" w14:textId="77777777" w:rsidR="00FD086B" w:rsidRDefault="00000000">
            <w:pPr>
              <w:rPr>
                <w:rFonts w:ascii="宋体" w:hAnsi="宋体" w:hint="eastAsia"/>
                <w:bCs/>
                <w:iCs/>
                <w:color w:val="000000"/>
                <w:szCs w:val="21"/>
              </w:rPr>
            </w:pPr>
            <w:r>
              <w:rPr>
                <w:rFonts w:ascii="宋体" w:hAnsi="宋体" w:hint="eastAsia"/>
                <w:bCs/>
                <w:iCs/>
                <w:color w:val="000000"/>
                <w:szCs w:val="21"/>
              </w:rPr>
              <w:t>RAD54L</w:t>
            </w:r>
          </w:p>
        </w:tc>
        <w:tc>
          <w:tcPr>
            <w:tcW w:w="6237" w:type="dxa"/>
            <w:shd w:val="clear" w:color="auto" w:fill="auto"/>
          </w:tcPr>
          <w:p w14:paraId="26DB3D9B" w14:textId="77777777" w:rsidR="00FD086B" w:rsidRDefault="00000000">
            <w:pPr>
              <w:rPr>
                <w:rFonts w:ascii="宋体" w:hAnsi="宋体" w:hint="eastAsia"/>
                <w:bCs/>
                <w:iCs/>
                <w:color w:val="000000"/>
                <w:szCs w:val="21"/>
                <w:lang w:eastAsia="zh-CN"/>
              </w:rPr>
            </w:pPr>
            <w:r>
              <w:rPr>
                <w:rFonts w:ascii="宋体" w:hAnsi="宋体" w:hint="eastAsia"/>
                <w:bCs/>
                <w:iCs/>
                <w:color w:val="000000"/>
                <w:szCs w:val="21"/>
                <w:lang w:eastAsia="zh-CN"/>
              </w:rPr>
              <w:t>exon8 c.515G&gt;A p.(R172H)</w:t>
            </w:r>
            <w:r>
              <w:rPr>
                <w:rFonts w:ascii="宋体" w:hAnsi="宋体" w:hint="eastAsia"/>
                <w:bCs/>
                <w:iCs/>
                <w:color w:val="000000"/>
                <w:szCs w:val="21"/>
                <w:lang w:eastAsia="zh-CN"/>
              </w:rPr>
              <w:br/>
              <w:t>NM_001142548.1</w:t>
            </w:r>
          </w:p>
        </w:tc>
        <w:tc>
          <w:tcPr>
            <w:tcW w:w="949" w:type="dxa"/>
            <w:shd w:val="clear" w:color="auto" w:fill="auto"/>
          </w:tcPr>
          <w:p w14:paraId="3256A3EC" w14:textId="77777777" w:rsidR="00FD086B" w:rsidRDefault="00000000">
            <w:pPr>
              <w:rPr>
                <w:rFonts w:ascii="宋体" w:hAnsi="宋体" w:hint="eastAsia"/>
                <w:szCs w:val="21"/>
              </w:rPr>
            </w:pPr>
            <w:r>
              <w:rPr>
                <w:rFonts w:ascii="宋体" w:hAnsi="宋体" w:hint="eastAsia"/>
                <w:szCs w:val="21"/>
              </w:rPr>
              <w:t>41.97%</w:t>
            </w:r>
          </w:p>
        </w:tc>
        <w:tc>
          <w:tcPr>
            <w:tcW w:w="1498" w:type="dxa"/>
            <w:shd w:val="clear" w:color="auto" w:fill="auto"/>
          </w:tcPr>
          <w:p w14:paraId="37013ABB" w14:textId="77777777" w:rsidR="00FD086B" w:rsidRDefault="00000000">
            <w:pPr>
              <w:rPr>
                <w:rFonts w:ascii="宋体" w:hAnsi="宋体" w:hint="eastAsia"/>
                <w:szCs w:val="21"/>
                <w:lang w:eastAsia="zh-CN"/>
              </w:rPr>
            </w:pPr>
            <w:r>
              <w:rPr>
                <w:rFonts w:ascii="宋体" w:hAnsi="宋体" w:hint="eastAsia"/>
                <w:szCs w:val="21"/>
                <w:lang w:eastAsia="zh-CN"/>
              </w:rPr>
              <w:t>III</w:t>
            </w:r>
            <w:r>
              <w:rPr>
                <w:rFonts w:ascii="宋体" w:hAnsi="宋体" w:hint="eastAsia"/>
                <w:szCs w:val="21"/>
                <w:lang w:eastAsia="zh-CN"/>
              </w:rPr>
              <w:t>类</w:t>
            </w:r>
            <w:r>
              <w:rPr>
                <w:rFonts w:ascii="宋体" w:hAnsi="宋体" w:hint="eastAsia"/>
                <w:szCs w:val="21"/>
                <w:lang w:eastAsia="zh-CN"/>
              </w:rPr>
              <w:t>-</w:t>
            </w:r>
            <w:r>
              <w:rPr>
                <w:rFonts w:ascii="宋体" w:hAnsi="宋体" w:hint="eastAsia"/>
                <w:szCs w:val="21"/>
                <w:lang w:eastAsia="zh-CN"/>
              </w:rPr>
              <w:t>临床意义不明</w:t>
            </w:r>
          </w:p>
        </w:tc>
      </w:tr>
    </w:tbl>
    <w:p w14:paraId="6CD2EA1D" w14:textId="77777777" w:rsidR="00FD086B" w:rsidRDefault="00FD086B">
      <w:pPr>
        <w:rPr>
          <w:rFonts w:ascii="宋体" w:hAnsi="宋体" w:hint="eastAsia"/>
          <w:szCs w:val="21"/>
          <w:lang w:eastAsia="zh-CN"/>
        </w:rPr>
      </w:pPr>
    </w:p>
    <w:p w14:paraId="3F9E1074" w14:textId="77777777" w:rsidR="00FD086B" w:rsidRDefault="00000000">
      <w:pPr>
        <w:rPr>
          <w:rFonts w:ascii="宋体" w:hAnsi="宋体" w:hint="eastAsia"/>
          <w:szCs w:val="21"/>
          <w:lang w:eastAsia="zh-CN"/>
        </w:rPr>
      </w:pPr>
      <w:r>
        <w:rPr>
          <w:rFonts w:ascii="宋体" w:hAnsi="宋体" w:hint="eastAsia"/>
          <w:szCs w:val="21"/>
          <w:lang w:eastAsia="zh-CN"/>
        </w:rPr>
        <w:t>注：</w:t>
      </w:r>
    </w:p>
    <w:p w14:paraId="0FED16BA" w14:textId="77777777" w:rsidR="00FD086B" w:rsidRDefault="00000000">
      <w:pPr>
        <w:rPr>
          <w:rFonts w:ascii="宋体" w:hAnsi="宋体" w:hint="eastAsia"/>
          <w:szCs w:val="21"/>
          <w:lang w:eastAsia="zh-CN"/>
        </w:rPr>
      </w:pPr>
      <w:r>
        <w:rPr>
          <w:rFonts w:ascii="宋体" w:hAnsi="宋体"/>
          <w:szCs w:val="21"/>
          <w:lang w:eastAsia="zh-CN"/>
        </w:rPr>
        <w:t>当检测结果为“未检测到I类-强临床意义、II类-潜在临床意义的变异、III类-临床意义不明的变异”时，“丰度”、“变异分类”处填写“-”。</w:t>
      </w:r>
    </w:p>
    <w:p w14:paraId="741CA7C4" w14:textId="77777777" w:rsidR="00FD086B" w:rsidRDefault="00FD086B">
      <w:pPr>
        <w:rPr>
          <w:rFonts w:ascii="宋体" w:hAnsi="宋体" w:hint="eastAsia"/>
          <w:szCs w:val="21"/>
          <w:lang w:eastAsia="zh-CN"/>
        </w:rPr>
      </w:pPr>
    </w:p>
    <w:p w14:paraId="63934691" w14:textId="77777777" w:rsidR="00FD086B" w:rsidRDefault="00000000">
      <w:pPr>
        <w:pStyle w:val="2"/>
        <w:rPr>
          <w:color w:val="0070C0"/>
          <w:lang w:eastAsia="zh-CN"/>
        </w:rPr>
      </w:pPr>
      <w:r>
        <w:rPr>
          <w:rFonts w:hint="eastAsia"/>
          <w:color w:val="0070C0"/>
          <w:lang w:eastAsia="zh-CN"/>
        </w:rPr>
        <w:t>化疗药物相关标志物检测结果</w:t>
      </w:r>
    </w:p>
    <w:tbl>
      <w:tblPr>
        <w:tblW w:w="52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1"/>
        <w:gridCol w:w="1512"/>
        <w:gridCol w:w="1061"/>
        <w:gridCol w:w="4852"/>
        <w:gridCol w:w="1411"/>
      </w:tblGrid>
      <w:tr w:rsidR="00FD086B" w14:paraId="78006AAD" w14:textId="77777777">
        <w:trPr>
          <w:trHeight w:val="403"/>
          <w:jc w:val="center"/>
        </w:trPr>
        <w:tc>
          <w:tcPr>
            <w:tcW w:w="1362" w:type="dxa"/>
            <w:shd w:val="clear" w:color="auto" w:fill="DAEEF3"/>
            <w:vAlign w:val="center"/>
          </w:tcPr>
          <w:p w14:paraId="0ABC028F"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检测内容</w:t>
            </w:r>
          </w:p>
        </w:tc>
        <w:tc>
          <w:tcPr>
            <w:tcW w:w="1514" w:type="dxa"/>
            <w:shd w:val="clear" w:color="auto" w:fill="DAEEF3"/>
            <w:vAlign w:val="center"/>
          </w:tcPr>
          <w:p w14:paraId="65B5BE83"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2" w:type="dxa"/>
            <w:shd w:val="clear" w:color="auto" w:fill="DAEEF3"/>
            <w:vAlign w:val="center"/>
          </w:tcPr>
          <w:p w14:paraId="732B2D05" w14:textId="77777777" w:rsidR="00FD086B"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7" w:type="dxa"/>
            <w:shd w:val="clear" w:color="auto" w:fill="DAEEF3"/>
            <w:vAlign w:val="center"/>
          </w:tcPr>
          <w:p w14:paraId="2795E22A"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413" w:type="dxa"/>
            <w:shd w:val="clear" w:color="auto" w:fill="DAEEF3"/>
            <w:vAlign w:val="center"/>
          </w:tcPr>
          <w:p w14:paraId="03F5B813" w14:textId="77777777" w:rsidR="00FD086B"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FD086B" w14:paraId="49ECD12C" w14:textId="77777777">
        <w:trPr>
          <w:trHeight w:val="403"/>
          <w:jc w:val="center"/>
        </w:trPr>
        <w:tc>
          <w:tcPr>
            <w:tcW w:w="1362" w:type="dxa"/>
            <w:shd w:val="clear" w:color="auto" w:fill="auto"/>
            <w:vAlign w:val="center"/>
          </w:tcPr>
          <w:p w14:paraId="0B92A83A"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7B6BBE90"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71DADF7B"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25CFEBC9"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与AA基因型患者相比，G/G基因型的患者使用</w:t>
            </w:r>
            <w:proofErr w:type="gramStart"/>
            <w:r>
              <w:rPr>
                <w:rFonts w:ascii="宋体" w:hAnsi="宋体" w:hint="eastAsia"/>
                <w:color w:val="000000"/>
                <w:szCs w:val="21"/>
                <w:lang w:eastAsia="zh-CN"/>
              </w:rPr>
              <w:t>蒽</w:t>
            </w:r>
            <w:proofErr w:type="gramEnd"/>
            <w:r>
              <w:rPr>
                <w:rFonts w:ascii="宋体" w:hAnsi="宋体" w:hint="eastAsia"/>
                <w:color w:val="000000"/>
                <w:szCs w:val="21"/>
                <w:lang w:eastAsia="zh-CN"/>
              </w:rPr>
              <w:t>环类药物治疗时疗效较差</w:t>
            </w:r>
          </w:p>
        </w:tc>
        <w:tc>
          <w:tcPr>
            <w:tcW w:w="1413" w:type="dxa"/>
            <w:shd w:val="clear" w:color="auto" w:fill="auto"/>
            <w:vAlign w:val="center"/>
          </w:tcPr>
          <w:p w14:paraId="68A9291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4405DB87" w14:textId="77777777">
        <w:trPr>
          <w:trHeight w:val="403"/>
          <w:jc w:val="center"/>
        </w:trPr>
        <w:tc>
          <w:tcPr>
            <w:tcW w:w="1362" w:type="dxa"/>
            <w:shd w:val="clear" w:color="auto" w:fill="auto"/>
            <w:vAlign w:val="center"/>
          </w:tcPr>
          <w:p w14:paraId="2292BB9A"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334D2990"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124DF2C3"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578C41C2"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与AA基因型患者相比，G/G基因型的患者使用紫杉烷类药物治疗时疗效较差</w:t>
            </w:r>
          </w:p>
        </w:tc>
        <w:tc>
          <w:tcPr>
            <w:tcW w:w="1413" w:type="dxa"/>
            <w:shd w:val="clear" w:color="auto" w:fill="auto"/>
            <w:vAlign w:val="center"/>
          </w:tcPr>
          <w:p w14:paraId="1F6908DB"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3A994E9E" w14:textId="77777777">
        <w:trPr>
          <w:trHeight w:val="403"/>
          <w:jc w:val="center"/>
        </w:trPr>
        <w:tc>
          <w:tcPr>
            <w:tcW w:w="1362" w:type="dxa"/>
            <w:shd w:val="clear" w:color="auto" w:fill="auto"/>
            <w:vAlign w:val="center"/>
          </w:tcPr>
          <w:p w14:paraId="428224F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lastRenderedPageBreak/>
              <w:t>ABCB1</w:t>
            </w:r>
          </w:p>
        </w:tc>
        <w:tc>
          <w:tcPr>
            <w:tcW w:w="1514" w:type="dxa"/>
            <w:shd w:val="clear" w:color="auto" w:fill="auto"/>
            <w:vAlign w:val="center"/>
          </w:tcPr>
          <w:p w14:paraId="48CF6B9E"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414E46B2"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1A81D739"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与AG基因型患者相比，G/G基因型的患者使用他</w:t>
            </w:r>
            <w:proofErr w:type="gramStart"/>
            <w:r>
              <w:rPr>
                <w:rFonts w:ascii="宋体" w:hAnsi="宋体" w:hint="eastAsia"/>
                <w:color w:val="000000"/>
                <w:szCs w:val="21"/>
                <w:lang w:eastAsia="zh-CN"/>
              </w:rPr>
              <w:t>莫昔芬</w:t>
            </w:r>
            <w:proofErr w:type="gramEnd"/>
            <w:r>
              <w:rPr>
                <w:rFonts w:ascii="宋体" w:hAnsi="宋体" w:hint="eastAsia"/>
                <w:color w:val="000000"/>
                <w:szCs w:val="21"/>
                <w:lang w:eastAsia="zh-CN"/>
              </w:rPr>
              <w:t>治疗时疗效较好</w:t>
            </w:r>
          </w:p>
        </w:tc>
        <w:tc>
          <w:tcPr>
            <w:tcW w:w="1413" w:type="dxa"/>
            <w:shd w:val="clear" w:color="auto" w:fill="auto"/>
            <w:vAlign w:val="center"/>
          </w:tcPr>
          <w:p w14:paraId="072D24C7"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621172B7" w14:textId="77777777">
        <w:trPr>
          <w:trHeight w:val="403"/>
          <w:jc w:val="center"/>
        </w:trPr>
        <w:tc>
          <w:tcPr>
            <w:tcW w:w="1362" w:type="dxa"/>
            <w:shd w:val="clear" w:color="auto" w:fill="auto"/>
            <w:vAlign w:val="center"/>
          </w:tcPr>
          <w:p w14:paraId="2F8BAA7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007226C2"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0EB735C8"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1740941F"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与AA或AG基因型患者相比，G/G基因型的患者使用环磷酰胺+</w:t>
            </w:r>
            <w:proofErr w:type="gramStart"/>
            <w:r>
              <w:rPr>
                <w:rFonts w:ascii="宋体" w:hAnsi="宋体" w:hint="eastAsia"/>
                <w:color w:val="000000"/>
                <w:szCs w:val="21"/>
                <w:lang w:eastAsia="zh-CN"/>
              </w:rPr>
              <w:t>多柔比</w:t>
            </w:r>
            <w:proofErr w:type="gramEnd"/>
            <w:r>
              <w:rPr>
                <w:rFonts w:ascii="宋体" w:hAnsi="宋体" w:hint="eastAsia"/>
                <w:color w:val="000000"/>
                <w:szCs w:val="21"/>
                <w:lang w:eastAsia="zh-CN"/>
              </w:rPr>
              <w:t>星+环磷酰胺治疗时毒性较高</w:t>
            </w:r>
          </w:p>
        </w:tc>
        <w:tc>
          <w:tcPr>
            <w:tcW w:w="1413" w:type="dxa"/>
            <w:shd w:val="clear" w:color="auto" w:fill="auto"/>
            <w:vAlign w:val="center"/>
          </w:tcPr>
          <w:p w14:paraId="68C0BBE3"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169780FD" w14:textId="77777777">
        <w:trPr>
          <w:trHeight w:val="403"/>
          <w:jc w:val="center"/>
        </w:trPr>
        <w:tc>
          <w:tcPr>
            <w:tcW w:w="1362" w:type="dxa"/>
            <w:shd w:val="clear" w:color="auto" w:fill="auto"/>
            <w:vAlign w:val="center"/>
          </w:tcPr>
          <w:p w14:paraId="40A30312"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CYP19A1</w:t>
            </w:r>
          </w:p>
        </w:tc>
        <w:tc>
          <w:tcPr>
            <w:tcW w:w="1514" w:type="dxa"/>
            <w:shd w:val="clear" w:color="auto" w:fill="auto"/>
            <w:vAlign w:val="center"/>
          </w:tcPr>
          <w:p w14:paraId="0496FF3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rs4646</w:t>
            </w:r>
          </w:p>
        </w:tc>
        <w:tc>
          <w:tcPr>
            <w:tcW w:w="1062" w:type="dxa"/>
            <w:shd w:val="clear" w:color="auto" w:fill="auto"/>
            <w:vAlign w:val="center"/>
          </w:tcPr>
          <w:p w14:paraId="1D6CB680"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C/C</w:t>
            </w:r>
          </w:p>
        </w:tc>
        <w:tc>
          <w:tcPr>
            <w:tcW w:w="4857" w:type="dxa"/>
            <w:shd w:val="clear" w:color="auto" w:fill="auto"/>
            <w:vAlign w:val="center"/>
          </w:tcPr>
          <w:p w14:paraId="6C488049"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与AA或AC基因型患者相比，CC基因型的患者，使用他</w:t>
            </w:r>
            <w:proofErr w:type="gramStart"/>
            <w:r>
              <w:rPr>
                <w:rFonts w:ascii="宋体" w:hAnsi="宋体" w:hint="eastAsia"/>
                <w:color w:val="000000"/>
                <w:szCs w:val="21"/>
                <w:lang w:eastAsia="zh-CN"/>
              </w:rPr>
              <w:t>莫昔芬</w:t>
            </w:r>
            <w:proofErr w:type="gramEnd"/>
            <w:r>
              <w:rPr>
                <w:rFonts w:ascii="宋体" w:hAnsi="宋体" w:hint="eastAsia"/>
                <w:color w:val="000000"/>
                <w:szCs w:val="21"/>
                <w:lang w:eastAsia="zh-CN"/>
              </w:rPr>
              <w:t>治疗时，药物疗效较差（绝经前）</w:t>
            </w:r>
          </w:p>
        </w:tc>
        <w:tc>
          <w:tcPr>
            <w:tcW w:w="1413" w:type="dxa"/>
            <w:shd w:val="clear" w:color="auto" w:fill="auto"/>
            <w:vAlign w:val="center"/>
          </w:tcPr>
          <w:p w14:paraId="5432694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4147F110" w14:textId="77777777">
        <w:trPr>
          <w:trHeight w:val="403"/>
          <w:jc w:val="center"/>
        </w:trPr>
        <w:tc>
          <w:tcPr>
            <w:tcW w:w="1362" w:type="dxa"/>
            <w:shd w:val="clear" w:color="auto" w:fill="auto"/>
            <w:vAlign w:val="center"/>
          </w:tcPr>
          <w:p w14:paraId="0EDCDAF0"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CYP19A1</w:t>
            </w:r>
          </w:p>
        </w:tc>
        <w:tc>
          <w:tcPr>
            <w:tcW w:w="1514" w:type="dxa"/>
            <w:shd w:val="clear" w:color="auto" w:fill="auto"/>
            <w:vAlign w:val="center"/>
          </w:tcPr>
          <w:p w14:paraId="7394F21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rs4646</w:t>
            </w:r>
          </w:p>
        </w:tc>
        <w:tc>
          <w:tcPr>
            <w:tcW w:w="1062" w:type="dxa"/>
            <w:shd w:val="clear" w:color="auto" w:fill="auto"/>
            <w:vAlign w:val="center"/>
          </w:tcPr>
          <w:p w14:paraId="4EA2D2C0"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C/C</w:t>
            </w:r>
          </w:p>
        </w:tc>
        <w:tc>
          <w:tcPr>
            <w:tcW w:w="4857" w:type="dxa"/>
            <w:shd w:val="clear" w:color="auto" w:fill="auto"/>
            <w:vAlign w:val="center"/>
          </w:tcPr>
          <w:p w14:paraId="372C4C2A"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与AA基因型的患者相比，CC基因型的患者，使用他</w:t>
            </w:r>
            <w:proofErr w:type="gramStart"/>
            <w:r>
              <w:rPr>
                <w:rFonts w:ascii="宋体" w:hAnsi="宋体" w:hint="eastAsia"/>
                <w:color w:val="000000"/>
                <w:szCs w:val="21"/>
                <w:lang w:eastAsia="zh-CN"/>
              </w:rPr>
              <w:t>莫昔芬</w:t>
            </w:r>
            <w:proofErr w:type="gramEnd"/>
            <w:r>
              <w:rPr>
                <w:rFonts w:ascii="宋体" w:hAnsi="宋体" w:hint="eastAsia"/>
                <w:color w:val="000000"/>
                <w:szCs w:val="21"/>
                <w:lang w:eastAsia="zh-CN"/>
              </w:rPr>
              <w:t>治疗时，药物疗效较好（绝经后）</w:t>
            </w:r>
          </w:p>
        </w:tc>
        <w:tc>
          <w:tcPr>
            <w:tcW w:w="1413" w:type="dxa"/>
            <w:shd w:val="clear" w:color="auto" w:fill="auto"/>
            <w:vAlign w:val="center"/>
          </w:tcPr>
          <w:p w14:paraId="49284943"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3299FE95" w14:textId="77777777">
        <w:trPr>
          <w:trHeight w:val="403"/>
          <w:jc w:val="center"/>
        </w:trPr>
        <w:tc>
          <w:tcPr>
            <w:tcW w:w="1362" w:type="dxa"/>
            <w:shd w:val="clear" w:color="auto" w:fill="auto"/>
            <w:vAlign w:val="center"/>
          </w:tcPr>
          <w:p w14:paraId="6CF97916"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ERCC1</w:t>
            </w:r>
          </w:p>
        </w:tc>
        <w:tc>
          <w:tcPr>
            <w:tcW w:w="1514" w:type="dxa"/>
            <w:shd w:val="clear" w:color="auto" w:fill="auto"/>
            <w:vAlign w:val="center"/>
          </w:tcPr>
          <w:p w14:paraId="57F15B52"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1E3F289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52618AC3"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 AA 或 AG 基因型患者相比，G/G基因型的患者使用铂类治疗时药物毒性较低</w:t>
            </w:r>
          </w:p>
        </w:tc>
        <w:tc>
          <w:tcPr>
            <w:tcW w:w="1413" w:type="dxa"/>
            <w:shd w:val="clear" w:color="auto" w:fill="auto"/>
            <w:vAlign w:val="center"/>
          </w:tcPr>
          <w:p w14:paraId="5263D33E"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77C7B2F9" w14:textId="77777777">
        <w:trPr>
          <w:trHeight w:val="403"/>
          <w:jc w:val="center"/>
        </w:trPr>
        <w:tc>
          <w:tcPr>
            <w:tcW w:w="1362" w:type="dxa"/>
            <w:shd w:val="clear" w:color="auto" w:fill="auto"/>
            <w:vAlign w:val="center"/>
          </w:tcPr>
          <w:p w14:paraId="517572B3"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ERCC1</w:t>
            </w:r>
          </w:p>
        </w:tc>
        <w:tc>
          <w:tcPr>
            <w:tcW w:w="1514" w:type="dxa"/>
            <w:shd w:val="clear" w:color="auto" w:fill="auto"/>
            <w:vAlign w:val="center"/>
          </w:tcPr>
          <w:p w14:paraId="097C7078"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08CE1BEA"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3A00EE82"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 AA 基因型患者相比，G/G基因型的患者使用多</w:t>
            </w:r>
            <w:proofErr w:type="gramStart"/>
            <w:r>
              <w:rPr>
                <w:rFonts w:ascii="宋体" w:hAnsi="宋体" w:hint="eastAsia"/>
                <w:color w:val="000000"/>
                <w:szCs w:val="21"/>
                <w:lang w:eastAsia="zh-CN"/>
              </w:rPr>
              <w:t>西他赛治疗</w:t>
            </w:r>
            <w:proofErr w:type="gramEnd"/>
            <w:r>
              <w:rPr>
                <w:rFonts w:ascii="宋体" w:hAnsi="宋体" w:hint="eastAsia"/>
                <w:color w:val="000000"/>
                <w:szCs w:val="21"/>
                <w:lang w:eastAsia="zh-CN"/>
              </w:rPr>
              <w:t>时药物毒性较低</w:t>
            </w:r>
          </w:p>
        </w:tc>
        <w:tc>
          <w:tcPr>
            <w:tcW w:w="1413" w:type="dxa"/>
            <w:shd w:val="clear" w:color="auto" w:fill="auto"/>
            <w:vAlign w:val="center"/>
          </w:tcPr>
          <w:p w14:paraId="0E779B1B"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60D6C42D" w14:textId="77777777">
        <w:trPr>
          <w:trHeight w:val="403"/>
          <w:jc w:val="center"/>
        </w:trPr>
        <w:tc>
          <w:tcPr>
            <w:tcW w:w="1362" w:type="dxa"/>
            <w:shd w:val="clear" w:color="auto" w:fill="auto"/>
            <w:vAlign w:val="center"/>
          </w:tcPr>
          <w:p w14:paraId="1D4D9B5C"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ERCC1</w:t>
            </w:r>
          </w:p>
        </w:tc>
        <w:tc>
          <w:tcPr>
            <w:tcW w:w="1514" w:type="dxa"/>
            <w:shd w:val="clear" w:color="auto" w:fill="auto"/>
            <w:vAlign w:val="center"/>
          </w:tcPr>
          <w:p w14:paraId="03F50677"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3820C25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0527F780"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 AA 基因型患者相比，G/G基因型的患者使用环磷酰胺+</w:t>
            </w:r>
            <w:proofErr w:type="gramStart"/>
            <w:r>
              <w:rPr>
                <w:rFonts w:ascii="宋体" w:hAnsi="宋体" w:hint="eastAsia"/>
                <w:color w:val="000000"/>
                <w:szCs w:val="21"/>
                <w:lang w:eastAsia="zh-CN"/>
              </w:rPr>
              <w:t>多柔比</w:t>
            </w:r>
            <w:proofErr w:type="gramEnd"/>
            <w:r>
              <w:rPr>
                <w:rFonts w:ascii="宋体" w:hAnsi="宋体" w:hint="eastAsia"/>
                <w:color w:val="000000"/>
                <w:szCs w:val="21"/>
                <w:lang w:eastAsia="zh-CN"/>
              </w:rPr>
              <w:t>星+氟尿嘧啶治疗时药物毒性较高</w:t>
            </w:r>
          </w:p>
        </w:tc>
        <w:tc>
          <w:tcPr>
            <w:tcW w:w="1413" w:type="dxa"/>
            <w:shd w:val="clear" w:color="auto" w:fill="auto"/>
            <w:vAlign w:val="center"/>
          </w:tcPr>
          <w:p w14:paraId="64188D85"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5D856EC5" w14:textId="77777777">
        <w:trPr>
          <w:trHeight w:val="403"/>
          <w:jc w:val="center"/>
        </w:trPr>
        <w:tc>
          <w:tcPr>
            <w:tcW w:w="1362" w:type="dxa"/>
            <w:shd w:val="clear" w:color="auto" w:fill="auto"/>
            <w:vAlign w:val="center"/>
          </w:tcPr>
          <w:p w14:paraId="7344A6F9"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4D0A9FB6"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370102CE"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5867C0E8"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 GG 基因型患者相比，A/G基因型的患者使用环磷酰胺+</w:t>
            </w:r>
            <w:proofErr w:type="gramStart"/>
            <w:r>
              <w:rPr>
                <w:rFonts w:ascii="宋体" w:hAnsi="宋体" w:hint="eastAsia"/>
                <w:color w:val="000000"/>
                <w:szCs w:val="21"/>
                <w:lang w:eastAsia="zh-CN"/>
              </w:rPr>
              <w:t>多柔比</w:t>
            </w:r>
            <w:proofErr w:type="gramEnd"/>
            <w:r>
              <w:rPr>
                <w:rFonts w:ascii="宋体" w:hAnsi="宋体" w:hint="eastAsia"/>
                <w:color w:val="000000"/>
                <w:szCs w:val="21"/>
                <w:lang w:eastAsia="zh-CN"/>
              </w:rPr>
              <w:t>星+氟尿嘧啶治疗时药物毒性较高</w:t>
            </w:r>
          </w:p>
        </w:tc>
        <w:tc>
          <w:tcPr>
            <w:tcW w:w="1413" w:type="dxa"/>
            <w:shd w:val="clear" w:color="auto" w:fill="auto"/>
            <w:vAlign w:val="center"/>
          </w:tcPr>
          <w:p w14:paraId="3B4FA92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580AC8A3" w14:textId="77777777">
        <w:trPr>
          <w:trHeight w:val="403"/>
          <w:jc w:val="center"/>
        </w:trPr>
        <w:tc>
          <w:tcPr>
            <w:tcW w:w="1362" w:type="dxa"/>
            <w:shd w:val="clear" w:color="auto" w:fill="auto"/>
            <w:vAlign w:val="center"/>
          </w:tcPr>
          <w:p w14:paraId="288BD91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1829B5BB"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7328313C"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3F50BCC4"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与GG基因型患者相比，A/G基因型的患者使用铂类治疗时疗效中等</w:t>
            </w:r>
          </w:p>
        </w:tc>
        <w:tc>
          <w:tcPr>
            <w:tcW w:w="1413" w:type="dxa"/>
            <w:shd w:val="clear" w:color="auto" w:fill="auto"/>
            <w:vAlign w:val="center"/>
          </w:tcPr>
          <w:p w14:paraId="1CF9C2D3"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64FA2486" w14:textId="77777777">
        <w:trPr>
          <w:trHeight w:val="403"/>
          <w:jc w:val="center"/>
        </w:trPr>
        <w:tc>
          <w:tcPr>
            <w:tcW w:w="1362" w:type="dxa"/>
            <w:shd w:val="clear" w:color="auto" w:fill="auto"/>
            <w:vAlign w:val="center"/>
          </w:tcPr>
          <w:p w14:paraId="461B9AF5"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18B47E14"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3F34E8B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30AB3CEC"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 AA 或GG基因型患者相比，A/G基因型的患者使用铂类治疗时药物毒性中等</w:t>
            </w:r>
          </w:p>
        </w:tc>
        <w:tc>
          <w:tcPr>
            <w:tcW w:w="1413" w:type="dxa"/>
            <w:shd w:val="clear" w:color="auto" w:fill="auto"/>
            <w:vAlign w:val="center"/>
          </w:tcPr>
          <w:p w14:paraId="40008A5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7A382B70" w14:textId="77777777">
        <w:trPr>
          <w:trHeight w:val="403"/>
          <w:jc w:val="center"/>
        </w:trPr>
        <w:tc>
          <w:tcPr>
            <w:tcW w:w="1362" w:type="dxa"/>
            <w:shd w:val="clear" w:color="auto" w:fill="auto"/>
            <w:vAlign w:val="center"/>
          </w:tcPr>
          <w:p w14:paraId="30803B8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SOD2</w:t>
            </w:r>
          </w:p>
        </w:tc>
        <w:tc>
          <w:tcPr>
            <w:tcW w:w="1514" w:type="dxa"/>
            <w:shd w:val="clear" w:color="auto" w:fill="auto"/>
            <w:vAlign w:val="center"/>
          </w:tcPr>
          <w:p w14:paraId="0F2B5891"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rs4880</w:t>
            </w:r>
          </w:p>
        </w:tc>
        <w:tc>
          <w:tcPr>
            <w:tcW w:w="1062" w:type="dxa"/>
            <w:shd w:val="clear" w:color="auto" w:fill="auto"/>
            <w:vAlign w:val="center"/>
          </w:tcPr>
          <w:p w14:paraId="21A4551A"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A/A</w:t>
            </w:r>
          </w:p>
        </w:tc>
        <w:tc>
          <w:tcPr>
            <w:tcW w:w="4857" w:type="dxa"/>
            <w:shd w:val="clear" w:color="auto" w:fill="auto"/>
            <w:vAlign w:val="center"/>
          </w:tcPr>
          <w:p w14:paraId="0E37E86E"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与AG或GG基因型患者相比，A/A基因型的患者使用紫杉</w:t>
            </w:r>
            <w:proofErr w:type="gramStart"/>
            <w:r>
              <w:rPr>
                <w:rFonts w:ascii="宋体" w:hAnsi="宋体" w:hint="eastAsia"/>
                <w:color w:val="000000"/>
                <w:szCs w:val="21"/>
                <w:lang w:eastAsia="zh-CN"/>
              </w:rPr>
              <w:t>醇</w:t>
            </w:r>
            <w:proofErr w:type="gramEnd"/>
            <w:r>
              <w:rPr>
                <w:rFonts w:ascii="宋体" w:hAnsi="宋体" w:hint="eastAsia"/>
                <w:color w:val="000000"/>
                <w:szCs w:val="21"/>
                <w:lang w:eastAsia="zh-CN"/>
              </w:rPr>
              <w:t>治疗时药物毒性较高</w:t>
            </w:r>
          </w:p>
        </w:tc>
        <w:tc>
          <w:tcPr>
            <w:tcW w:w="1413" w:type="dxa"/>
            <w:shd w:val="clear" w:color="auto" w:fill="auto"/>
            <w:vAlign w:val="center"/>
          </w:tcPr>
          <w:p w14:paraId="551181FD"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0454605C" w14:textId="77777777">
        <w:trPr>
          <w:trHeight w:val="403"/>
          <w:jc w:val="center"/>
        </w:trPr>
        <w:tc>
          <w:tcPr>
            <w:tcW w:w="1362" w:type="dxa"/>
            <w:shd w:val="clear" w:color="auto" w:fill="auto"/>
            <w:vAlign w:val="center"/>
          </w:tcPr>
          <w:p w14:paraId="6AF35C1C"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SOD2</w:t>
            </w:r>
          </w:p>
        </w:tc>
        <w:tc>
          <w:tcPr>
            <w:tcW w:w="1514" w:type="dxa"/>
            <w:shd w:val="clear" w:color="auto" w:fill="auto"/>
            <w:vAlign w:val="center"/>
          </w:tcPr>
          <w:p w14:paraId="5AC46BE5"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rs4880</w:t>
            </w:r>
          </w:p>
        </w:tc>
        <w:tc>
          <w:tcPr>
            <w:tcW w:w="1062" w:type="dxa"/>
            <w:shd w:val="clear" w:color="auto" w:fill="auto"/>
            <w:vAlign w:val="center"/>
          </w:tcPr>
          <w:p w14:paraId="0F8179BE"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A/A</w:t>
            </w:r>
          </w:p>
        </w:tc>
        <w:tc>
          <w:tcPr>
            <w:tcW w:w="4857" w:type="dxa"/>
            <w:shd w:val="clear" w:color="auto" w:fill="auto"/>
            <w:vAlign w:val="center"/>
          </w:tcPr>
          <w:p w14:paraId="042F5581"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与GG基因型患者相比，A/A基因型的患者使用环磷酰胺治疗时药物疗效较好</w:t>
            </w:r>
          </w:p>
        </w:tc>
        <w:tc>
          <w:tcPr>
            <w:tcW w:w="1413" w:type="dxa"/>
            <w:shd w:val="clear" w:color="auto" w:fill="auto"/>
            <w:vAlign w:val="center"/>
          </w:tcPr>
          <w:p w14:paraId="222B7DDC"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FD086B" w14:paraId="6CF1098A" w14:textId="77777777">
        <w:trPr>
          <w:trHeight w:val="403"/>
          <w:jc w:val="center"/>
        </w:trPr>
        <w:tc>
          <w:tcPr>
            <w:tcW w:w="1362" w:type="dxa"/>
            <w:shd w:val="clear" w:color="auto" w:fill="auto"/>
            <w:vAlign w:val="center"/>
          </w:tcPr>
          <w:p w14:paraId="1F081E99"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XRCC1</w:t>
            </w:r>
          </w:p>
        </w:tc>
        <w:tc>
          <w:tcPr>
            <w:tcW w:w="1514" w:type="dxa"/>
            <w:shd w:val="clear" w:color="auto" w:fill="auto"/>
            <w:vAlign w:val="center"/>
          </w:tcPr>
          <w:p w14:paraId="79DC170C"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rs25487</w:t>
            </w:r>
          </w:p>
        </w:tc>
        <w:tc>
          <w:tcPr>
            <w:tcW w:w="1062" w:type="dxa"/>
            <w:shd w:val="clear" w:color="auto" w:fill="auto"/>
            <w:vAlign w:val="center"/>
          </w:tcPr>
          <w:p w14:paraId="10FAEE3E"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T/C</w:t>
            </w:r>
          </w:p>
        </w:tc>
        <w:tc>
          <w:tcPr>
            <w:tcW w:w="4857" w:type="dxa"/>
            <w:shd w:val="clear" w:color="auto" w:fill="auto"/>
            <w:vAlign w:val="center"/>
          </w:tcPr>
          <w:p w14:paraId="47007182" w14:textId="77777777" w:rsidR="00FD086B" w:rsidRDefault="00000000">
            <w:pPr>
              <w:rPr>
                <w:rFonts w:ascii="宋体" w:hAnsi="宋体" w:hint="eastAsia"/>
                <w:color w:val="000000"/>
                <w:szCs w:val="21"/>
                <w:lang w:eastAsia="zh-CN"/>
              </w:rPr>
            </w:pPr>
            <w:r>
              <w:rPr>
                <w:rFonts w:ascii="宋体" w:hAnsi="宋体" w:hint="eastAsia"/>
                <w:color w:val="000000"/>
                <w:szCs w:val="21"/>
                <w:lang w:eastAsia="zh-CN"/>
              </w:rPr>
              <w:t>与CC基因型患者相比，T/C基因型的患者使用环磷酰胺+</w:t>
            </w:r>
            <w:proofErr w:type="gramStart"/>
            <w:r>
              <w:rPr>
                <w:rFonts w:ascii="宋体" w:hAnsi="宋体" w:hint="eastAsia"/>
                <w:color w:val="000000"/>
                <w:szCs w:val="21"/>
                <w:lang w:eastAsia="zh-CN"/>
              </w:rPr>
              <w:t>多柔比</w:t>
            </w:r>
            <w:proofErr w:type="gramEnd"/>
            <w:r>
              <w:rPr>
                <w:rFonts w:ascii="宋体" w:hAnsi="宋体" w:hint="eastAsia"/>
                <w:color w:val="000000"/>
                <w:szCs w:val="21"/>
                <w:lang w:eastAsia="zh-CN"/>
              </w:rPr>
              <w:t>星+氟尿嘧啶（FAC）治疗时药物毒性较高</w:t>
            </w:r>
          </w:p>
        </w:tc>
        <w:tc>
          <w:tcPr>
            <w:tcW w:w="1413" w:type="dxa"/>
            <w:shd w:val="clear" w:color="auto" w:fill="auto"/>
            <w:vAlign w:val="center"/>
          </w:tcPr>
          <w:p w14:paraId="377F66A5" w14:textId="77777777" w:rsidR="00FD086B" w:rsidRDefault="00000000">
            <w:pPr>
              <w:jc w:val="center"/>
              <w:rPr>
                <w:rFonts w:ascii="宋体" w:hAnsi="宋体" w:hint="eastAsia"/>
                <w:color w:val="000000"/>
                <w:szCs w:val="21"/>
                <w:lang w:eastAsia="zh-CN"/>
              </w:rPr>
            </w:pPr>
            <w:r>
              <w:rPr>
                <w:rFonts w:ascii="宋体" w:hAnsi="宋体" w:hint="eastAsia"/>
                <w:color w:val="000000"/>
                <w:szCs w:val="21"/>
              </w:rPr>
              <w:t>3</w:t>
            </w:r>
          </w:p>
        </w:tc>
      </w:tr>
    </w:tbl>
    <w:p w14:paraId="1EA94379" w14:textId="77777777" w:rsidR="00FD086B" w:rsidRDefault="00FD086B">
      <w:pPr>
        <w:rPr>
          <w:lang w:eastAsia="zh-CN"/>
        </w:rPr>
      </w:pPr>
    </w:p>
    <w:p w14:paraId="61294A0F" w14:textId="77777777" w:rsidR="00FD086B" w:rsidRDefault="00000000">
      <w:pPr>
        <w:rPr>
          <w:lang w:eastAsia="zh-CN"/>
        </w:rPr>
      </w:pPr>
      <w:r>
        <w:rPr>
          <w:rFonts w:hint="eastAsia"/>
          <w:lang w:eastAsia="zh-CN"/>
        </w:rPr>
        <w:t>注：</w:t>
      </w:r>
    </w:p>
    <w:p w14:paraId="21EDC3E1" w14:textId="77777777" w:rsidR="00FD086B" w:rsidRDefault="00000000">
      <w:pPr>
        <w:numPr>
          <w:ilvl w:val="0"/>
          <w:numId w:val="4"/>
        </w:numPr>
        <w:rPr>
          <w:lang w:eastAsia="zh-CN"/>
        </w:rPr>
      </w:pPr>
      <w:r>
        <w:rPr>
          <w:rFonts w:hint="eastAsia"/>
          <w:lang w:eastAsia="zh-CN"/>
        </w:rPr>
        <w:t>化疗药物证据等级划分依据参考</w:t>
      </w:r>
      <w:proofErr w:type="spellStart"/>
      <w:r>
        <w:rPr>
          <w:rFonts w:hint="eastAsia"/>
          <w:lang w:eastAsia="zh-CN"/>
        </w:rPr>
        <w:t>PharmGKB</w:t>
      </w:r>
      <w:proofErr w:type="spellEnd"/>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2B02E45F" w14:textId="77777777" w:rsidR="00FD086B" w:rsidRDefault="00000000">
      <w:pPr>
        <w:ind w:firstLine="420"/>
        <w:rPr>
          <w:lang w:eastAsia="zh-CN"/>
        </w:rPr>
      </w:pPr>
      <w:r>
        <w:rPr>
          <w:rFonts w:hint="eastAsia"/>
          <w:lang w:eastAsia="zh-CN"/>
        </w:rPr>
        <w:t>1A</w:t>
      </w:r>
      <w:r>
        <w:rPr>
          <w:rFonts w:hint="eastAsia"/>
          <w:lang w:eastAsia="zh-CN"/>
        </w:rPr>
        <w:t>级：由临床药物基因组</w:t>
      </w:r>
      <w:proofErr w:type="gramStart"/>
      <w:r>
        <w:rPr>
          <w:rFonts w:hint="eastAsia"/>
          <w:lang w:eastAsia="zh-CN"/>
        </w:rPr>
        <w:t>学实施</w:t>
      </w:r>
      <w:proofErr w:type="gramEnd"/>
      <w:r>
        <w:rPr>
          <w:rFonts w:hint="eastAsia"/>
          <w:lang w:eastAsia="zh-CN"/>
        </w:rPr>
        <w:t>联盟（</w:t>
      </w:r>
      <w:r>
        <w:rPr>
          <w:rFonts w:hint="eastAsia"/>
          <w:lang w:eastAsia="zh-CN"/>
        </w:rPr>
        <w:t>CPIC</w:t>
      </w:r>
      <w:r>
        <w:rPr>
          <w:rFonts w:hint="eastAsia"/>
          <w:lang w:eastAsia="zh-CN"/>
        </w:rPr>
        <w:t>）或遗传药理学指南认可，或者应用于其他主要卫生系统；</w:t>
      </w:r>
    </w:p>
    <w:p w14:paraId="7ECDD576" w14:textId="77777777" w:rsidR="00FD086B" w:rsidRDefault="00000000">
      <w:pPr>
        <w:ind w:firstLine="420"/>
        <w:rPr>
          <w:lang w:eastAsia="zh-CN"/>
        </w:rPr>
      </w:pPr>
      <w:r>
        <w:rPr>
          <w:rFonts w:hint="eastAsia"/>
          <w:lang w:eastAsia="zh-CN"/>
        </w:rPr>
        <w:t>1B</w:t>
      </w:r>
      <w:r>
        <w:rPr>
          <w:rFonts w:hint="eastAsia"/>
          <w:lang w:eastAsia="zh-CN"/>
        </w:rPr>
        <w:t>级：注释基于多项有统计显著性的研究；</w:t>
      </w:r>
    </w:p>
    <w:p w14:paraId="7DCABE2C" w14:textId="77777777" w:rsidR="00FD086B" w:rsidRDefault="00000000">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606BF872" w14:textId="77777777" w:rsidR="00FD086B" w:rsidRDefault="00000000">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7603D35F" w14:textId="77777777" w:rsidR="00FD086B" w:rsidRDefault="00000000">
      <w:pPr>
        <w:ind w:firstLine="420"/>
        <w:rPr>
          <w:lang w:eastAsia="zh-CN"/>
        </w:rPr>
      </w:pPr>
      <w:r>
        <w:rPr>
          <w:rFonts w:hint="eastAsia"/>
          <w:lang w:eastAsia="zh-CN"/>
        </w:rPr>
        <w:t>3</w:t>
      </w:r>
      <w:r>
        <w:rPr>
          <w:rFonts w:hint="eastAsia"/>
          <w:lang w:eastAsia="zh-CN"/>
        </w:rPr>
        <w:t>级：</w:t>
      </w:r>
      <w:proofErr w:type="gramStart"/>
      <w:r>
        <w:rPr>
          <w:rFonts w:hint="eastAsia"/>
          <w:lang w:eastAsia="zh-CN"/>
        </w:rPr>
        <w:t>注释仅</w:t>
      </w:r>
      <w:proofErr w:type="gramEnd"/>
      <w:r>
        <w:rPr>
          <w:rFonts w:hint="eastAsia"/>
          <w:lang w:eastAsia="zh-CN"/>
        </w:rPr>
        <w:t>基于一项有显著性差异的研究，或多项研究但缺乏明显药效关联；</w:t>
      </w:r>
    </w:p>
    <w:p w14:paraId="7E30C31B" w14:textId="77777777" w:rsidR="00FD086B" w:rsidRDefault="00000000">
      <w:pPr>
        <w:ind w:firstLine="420"/>
        <w:rPr>
          <w:lang w:eastAsia="zh-CN"/>
        </w:rPr>
      </w:pPr>
      <w:r>
        <w:rPr>
          <w:rFonts w:hint="eastAsia"/>
          <w:lang w:eastAsia="zh-CN"/>
        </w:rPr>
        <w:t>4</w:t>
      </w:r>
      <w:r>
        <w:rPr>
          <w:rFonts w:hint="eastAsia"/>
          <w:lang w:eastAsia="zh-CN"/>
        </w:rPr>
        <w:t>级：</w:t>
      </w:r>
      <w:proofErr w:type="gramStart"/>
      <w:r>
        <w:rPr>
          <w:rFonts w:hint="eastAsia"/>
          <w:lang w:eastAsia="zh-CN"/>
        </w:rPr>
        <w:t>注释仅</w:t>
      </w:r>
      <w:proofErr w:type="gramEnd"/>
      <w:r>
        <w:rPr>
          <w:rFonts w:hint="eastAsia"/>
          <w:lang w:eastAsia="zh-CN"/>
        </w:rPr>
        <w:t>基于病例报告，非权威性研究或体外分子功能研究。</w:t>
      </w:r>
    </w:p>
    <w:p w14:paraId="2294A34C" w14:textId="77777777" w:rsidR="00FD086B" w:rsidRDefault="00000000">
      <w:pPr>
        <w:numPr>
          <w:ilvl w:val="0"/>
          <w:numId w:val="4"/>
        </w:numPr>
        <w:rPr>
          <w:lang w:eastAsia="zh-CN"/>
        </w:rPr>
      </w:pPr>
      <w:r>
        <w:rPr>
          <w:rFonts w:hint="eastAsia"/>
          <w:lang w:eastAsia="zh-CN"/>
        </w:rPr>
        <w:t>如果同一个药物不同</w:t>
      </w:r>
      <w:r>
        <w:rPr>
          <w:rFonts w:hint="eastAsia"/>
          <w:lang w:eastAsia="zh-CN"/>
        </w:rPr>
        <w:t>SNP</w:t>
      </w:r>
      <w:r>
        <w:rPr>
          <w:rFonts w:hint="eastAsia"/>
          <w:lang w:eastAsia="zh-CN"/>
        </w:rPr>
        <w:t>位点对药物疗效或毒性预测的结论不一致，以证据水平级别高的为准。</w:t>
      </w:r>
    </w:p>
    <w:p w14:paraId="7B80312E" w14:textId="77777777" w:rsidR="00FD086B" w:rsidRDefault="00000000">
      <w:pPr>
        <w:pStyle w:val="1"/>
        <w:pageBreakBefore/>
        <w:rPr>
          <w:lang w:eastAsia="zh-CN"/>
        </w:rPr>
      </w:pPr>
      <w:r>
        <w:rPr>
          <w:lang w:eastAsia="zh-CN"/>
        </w:rPr>
        <w:lastRenderedPageBreak/>
        <w:t>药物解析</w:t>
      </w:r>
    </w:p>
    <w:p w14:paraId="0C917850" w14:textId="77777777" w:rsidR="00FD086B" w:rsidRDefault="00000000">
      <w:pPr>
        <w:pStyle w:val="2"/>
        <w:rPr>
          <w:color w:val="0070C0"/>
          <w:lang w:eastAsia="zh-CN"/>
        </w:rPr>
      </w:pPr>
      <w:r>
        <w:rPr>
          <w:rFonts w:hint="eastAsia"/>
          <w:color w:val="0070C0"/>
          <w:lang w:eastAsia="zh-CN"/>
        </w:rPr>
        <w:t>可能获益的</w:t>
      </w:r>
      <w:proofErr w:type="spellStart"/>
      <w:r>
        <w:rPr>
          <w:color w:val="0070C0"/>
        </w:rPr>
        <w:t>药物</w:t>
      </w:r>
      <w:proofErr w:type="spellEnd"/>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FD086B" w14:paraId="57B68C92" w14:textId="77777777">
        <w:trPr>
          <w:trHeight w:val="359"/>
          <w:jc w:val="center"/>
        </w:trPr>
        <w:tc>
          <w:tcPr>
            <w:tcW w:w="1800" w:type="dxa"/>
            <w:shd w:val="clear" w:color="auto" w:fill="DAEEF3"/>
            <w:vAlign w:val="center"/>
          </w:tcPr>
          <w:p w14:paraId="0F2D016D" w14:textId="77777777" w:rsidR="00FD086B" w:rsidRDefault="00000000">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4C9C6639" w14:textId="77777777" w:rsidR="00FD086B" w:rsidRDefault="00000000">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270A7851" w14:textId="77777777" w:rsidR="00FD086B" w:rsidRDefault="00000000">
            <w:pPr>
              <w:pStyle w:val="TableParagraph"/>
              <w:adjustRightInd w:val="0"/>
              <w:snapToGrid w:val="0"/>
              <w:jc w:val="center"/>
              <w:rPr>
                <w:rFonts w:eastAsia="宋体"/>
                <w:b/>
                <w:szCs w:val="21"/>
              </w:rPr>
            </w:pPr>
            <w:r>
              <w:rPr>
                <w:rFonts w:eastAsia="宋体" w:hint="eastAsia"/>
                <w:b/>
                <w:szCs w:val="21"/>
                <w:lang w:eastAsia="zh-CN"/>
              </w:rPr>
              <w:t>详细解析</w:t>
            </w:r>
          </w:p>
        </w:tc>
      </w:tr>
      <w:tr w:rsidR="00FD086B" w14:paraId="5C10F069" w14:textId="77777777">
        <w:trPr>
          <w:trHeight w:val="90"/>
          <w:jc w:val="center"/>
        </w:trPr>
        <w:tc>
          <w:tcPr>
            <w:tcW w:w="1800" w:type="dxa"/>
            <w:vAlign w:val="center"/>
          </w:tcPr>
          <w:p w14:paraId="113BB261" w14:textId="77777777" w:rsidR="00FD086B"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FD086B"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FD086B" w:rsidRDefault="00000000">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16B69EFF" w14:textId="77777777" w:rsidR="00FD086B" w:rsidRDefault="00FD086B">
      <w:pPr>
        <w:pStyle w:val="af6"/>
        <w:ind w:left="0" w:firstLine="0"/>
        <w:rPr>
          <w:rFonts w:ascii="宋体" w:eastAsia="宋体" w:hAnsi="宋体" w:cs="宋体" w:hint="eastAsia"/>
        </w:rPr>
      </w:pPr>
    </w:p>
    <w:p w14:paraId="088161D7" w14:textId="77777777" w:rsidR="00FD086B" w:rsidRDefault="00000000">
      <w:pPr>
        <w:rPr>
          <w:rFonts w:ascii="宋体" w:hAnsi="宋体" w:hint="eastAsia"/>
          <w:szCs w:val="21"/>
        </w:rPr>
      </w:pPr>
      <w:r>
        <w:rPr>
          <w:rFonts w:ascii="宋体" w:hAnsi="宋体" w:hint="eastAsia"/>
          <w:szCs w:val="21"/>
        </w:rPr>
        <w:t>注：</w:t>
      </w:r>
    </w:p>
    <w:p w14:paraId="37FE5CFD" w14:textId="77777777" w:rsidR="00FD086B" w:rsidRDefault="00000000">
      <w:pPr>
        <w:rPr>
          <w:rFonts w:ascii="宋体" w:hAnsi="宋体" w:hint="eastAsia"/>
          <w:szCs w:val="21"/>
        </w:rPr>
      </w:pPr>
      <w:proofErr w:type="spellStart"/>
      <w:r>
        <w:rPr>
          <w:rFonts w:ascii="宋体" w:hAnsi="宋体" w:hint="eastAsia"/>
          <w:szCs w:val="21"/>
        </w:rPr>
        <w:t>本部分仅展示检测结果相关的FDA和</w:t>
      </w:r>
      <w:proofErr w:type="spellEnd"/>
      <w:r>
        <w:rPr>
          <w:rFonts w:ascii="宋体" w:hAnsi="宋体" w:hint="eastAsia"/>
          <w:szCs w:val="21"/>
        </w:rPr>
        <w:t>/</w:t>
      </w:r>
      <w:proofErr w:type="spellStart"/>
      <w:r>
        <w:rPr>
          <w:rFonts w:ascii="宋体" w:hAnsi="宋体" w:hint="eastAsia"/>
          <w:szCs w:val="21"/>
        </w:rPr>
        <w:t>或NMPA获批药物，药物批准信息来源于中国国家药品监督管理局（National</w:t>
      </w:r>
      <w:proofErr w:type="spellEnd"/>
      <w:r>
        <w:rPr>
          <w:rFonts w:ascii="宋体" w:hAnsi="宋体" w:hint="eastAsia"/>
          <w:szCs w:val="21"/>
        </w:rPr>
        <w:t xml:space="preserve"> Medical Products </w:t>
      </w:r>
      <w:proofErr w:type="spellStart"/>
      <w:r>
        <w:rPr>
          <w:rFonts w:ascii="宋体" w:hAnsi="宋体" w:hint="eastAsia"/>
          <w:szCs w:val="21"/>
        </w:rPr>
        <w:t>Administration，NMPA）和美国食品药品管理局（Food</w:t>
      </w:r>
      <w:proofErr w:type="spellEnd"/>
      <w:r>
        <w:rPr>
          <w:rFonts w:ascii="宋体" w:hAnsi="宋体" w:hint="eastAsia"/>
          <w:szCs w:val="21"/>
        </w:rPr>
        <w:t xml:space="preserve"> and Drug </w:t>
      </w:r>
      <w:proofErr w:type="spellStart"/>
      <w:r>
        <w:rPr>
          <w:rFonts w:ascii="宋体" w:hAnsi="宋体" w:hint="eastAsia"/>
          <w:szCs w:val="21"/>
        </w:rPr>
        <w:t>Administration，FDA）官方网站或药物说明书，仅供参考</w:t>
      </w:r>
      <w:proofErr w:type="spellEnd"/>
      <w:r>
        <w:rPr>
          <w:rFonts w:ascii="宋体" w:hAnsi="宋体" w:hint="eastAsia"/>
          <w:szCs w:val="21"/>
        </w:rPr>
        <w:t>。</w:t>
      </w:r>
    </w:p>
    <w:p w14:paraId="787A24F6" w14:textId="77777777" w:rsidR="00FD086B" w:rsidRDefault="00FD086B">
      <w:pPr>
        <w:rPr>
          <w:rFonts w:ascii="宋体" w:hAnsi="宋体" w:hint="eastAsia"/>
          <w:szCs w:val="21"/>
        </w:rPr>
      </w:pPr>
    </w:p>
    <w:p w14:paraId="6A5128DE" w14:textId="77777777" w:rsidR="00FD086B" w:rsidRDefault="00000000">
      <w:pPr>
        <w:pStyle w:val="2"/>
        <w:rPr>
          <w:lang w:eastAsia="zh-CN"/>
        </w:rPr>
      </w:pPr>
      <w:bookmarkStart w:id="22" w:name="_Toc26902"/>
      <w:r>
        <w:rPr>
          <w:rFonts w:hint="eastAsia"/>
          <w:color w:val="0070C0"/>
          <w:lang w:eastAsia="zh-CN"/>
        </w:rPr>
        <w:t>可能获益的临床试验</w:t>
      </w:r>
      <w:bookmarkEnd w:id="22"/>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79"/>
        <w:gridCol w:w="2602"/>
        <w:gridCol w:w="5362"/>
      </w:tblGrid>
      <w:tr w:rsidR="00FD086B" w14:paraId="20CEB3DA" w14:textId="77777777">
        <w:trPr>
          <w:trHeight w:val="359"/>
          <w:jc w:val="center"/>
        </w:trPr>
        <w:tc>
          <w:tcPr>
            <w:tcW w:w="1879" w:type="dxa"/>
            <w:tcBorders>
              <w:bottom w:val="single" w:sz="4" w:space="0" w:color="auto"/>
            </w:tcBorders>
            <w:shd w:val="clear" w:color="auto" w:fill="DAEEF3"/>
            <w:vAlign w:val="center"/>
          </w:tcPr>
          <w:p w14:paraId="1399ECC9" w14:textId="77777777" w:rsidR="00FD086B" w:rsidRDefault="00000000">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602" w:type="dxa"/>
            <w:tcBorders>
              <w:bottom w:val="single" w:sz="4" w:space="0" w:color="auto"/>
            </w:tcBorders>
            <w:shd w:val="clear" w:color="auto" w:fill="DAEEF3"/>
            <w:vAlign w:val="center"/>
          </w:tcPr>
          <w:p w14:paraId="131DA2E1" w14:textId="77777777" w:rsidR="00FD086B" w:rsidRDefault="00000000">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362" w:type="dxa"/>
            <w:tcBorders>
              <w:bottom w:val="single" w:sz="4" w:space="0" w:color="auto"/>
            </w:tcBorders>
            <w:shd w:val="clear" w:color="auto" w:fill="DAEEF3"/>
            <w:vAlign w:val="center"/>
          </w:tcPr>
          <w:p w14:paraId="72FE4CA1" w14:textId="77777777" w:rsidR="00FD086B" w:rsidRDefault="00000000">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FD086B" w14:paraId="5D872323" w14:textId="77777777">
        <w:trPr>
          <w:trHeight w:val="344"/>
          <w:jc w:val="center"/>
        </w:trPr>
        <w:tc>
          <w:tcPr>
            <w:tcW w:w="1879" w:type="dxa"/>
            <w:shd w:val="clear" w:color="auto" w:fill="auto"/>
            <w:vAlign w:val="center"/>
          </w:tcPr>
          <w:p w14:paraId="0D8414AD" w14:textId="77777777" w:rsidR="00FD086B"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lang w:eastAsia="en-US"/>
              </w:rPr>
            </w:pPr>
            <w:r>
              <w:rPr>
                <w:rFonts w:ascii="思源黑体 CN Normal" w:eastAsia="思源黑体 CN Normal" w:hAnsi="思源黑体 CN Normal" w:hint="eastAsia"/>
                <w:color w:val="000000"/>
                <w:sz w:val="17"/>
                <w:szCs w:val="17"/>
              </w:rPr>
              <w:t>-</w:t>
            </w:r>
          </w:p>
        </w:tc>
        <w:tc>
          <w:tcPr>
            <w:tcW w:w="2602" w:type="dxa"/>
            <w:shd w:val="clear" w:color="auto" w:fill="auto"/>
            <w:vAlign w:val="center"/>
          </w:tcPr>
          <w:p w14:paraId="3F02D9B4" w14:textId="77777777" w:rsidR="00FD086B"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62" w:type="dxa"/>
            <w:shd w:val="clear" w:color="auto" w:fill="auto"/>
            <w:vAlign w:val="center"/>
          </w:tcPr>
          <w:p w14:paraId="6B66B052" w14:textId="77777777" w:rsidR="00FD086B"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67FC8618" w14:textId="77777777" w:rsidR="00FD086B" w:rsidRDefault="00FD086B">
      <w:pPr>
        <w:widowControl/>
        <w:rPr>
          <w:rFonts w:ascii="思源黑体 CN Normal" w:eastAsia="思源黑体 CN Normal" w:hAnsi="思源黑体 CN Normal" w:hint="eastAsia"/>
          <w:sz w:val="16"/>
          <w:szCs w:val="16"/>
        </w:rPr>
      </w:pPr>
    </w:p>
    <w:p w14:paraId="5DB1463F" w14:textId="77777777" w:rsidR="00FD086B" w:rsidRDefault="00000000">
      <w:pPr>
        <w:rPr>
          <w:rFonts w:ascii="宋体" w:hAnsi="宋体" w:hint="eastAsia"/>
          <w:szCs w:val="21"/>
        </w:rPr>
      </w:pPr>
      <w:r>
        <w:rPr>
          <w:rFonts w:ascii="宋体" w:hAnsi="宋体" w:hint="eastAsia"/>
          <w:szCs w:val="21"/>
        </w:rPr>
        <w:t>注：</w:t>
      </w:r>
    </w:p>
    <w:p w14:paraId="01C68763" w14:textId="77777777" w:rsidR="00FD086B" w:rsidRDefault="00000000">
      <w:pPr>
        <w:rPr>
          <w:rFonts w:ascii="宋体" w:hAnsi="宋体" w:hint="eastAsia"/>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A804F48" w14:textId="77777777" w:rsidR="00FD086B" w:rsidRDefault="00FD086B">
      <w:pPr>
        <w:pStyle w:val="TableParagraph"/>
        <w:adjustRightInd w:val="0"/>
        <w:snapToGrid w:val="0"/>
        <w:jc w:val="center"/>
        <w:rPr>
          <w:rFonts w:ascii="宋体" w:hAnsi="宋体"/>
          <w:szCs w:val="21"/>
        </w:rPr>
      </w:pPr>
    </w:p>
    <w:p w14:paraId="29709720" w14:textId="77777777" w:rsidR="00FD086B" w:rsidRDefault="00000000">
      <w:pPr>
        <w:pStyle w:val="1"/>
        <w:pageBreakBefore/>
        <w:rPr>
          <w:lang w:eastAsia="zh-CN"/>
        </w:rPr>
      </w:pPr>
      <w:r>
        <w:rPr>
          <w:rFonts w:hint="eastAsia"/>
          <w:lang w:eastAsia="zh-CN"/>
        </w:rPr>
        <w:lastRenderedPageBreak/>
        <w:t>检测结果详细解读</w:t>
      </w:r>
    </w:p>
    <w:p w14:paraId="1D93C801" w14:textId="77777777" w:rsidR="00FD086B" w:rsidRDefault="00000000">
      <w:pPr>
        <w:pStyle w:val="2"/>
        <w:rPr>
          <w:color w:val="0070C0"/>
          <w:lang w:eastAsia="zh-CN"/>
        </w:rPr>
      </w:pPr>
      <w:r>
        <w:rPr>
          <w:rFonts w:hint="eastAsia"/>
          <w:color w:val="0070C0"/>
          <w:lang w:eastAsia="zh-CN"/>
        </w:rPr>
        <w:t>具有临床意义的变异详细解读</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12505C7" w14:textId="77777777">
        <w:trPr>
          <w:trHeight w:val="441"/>
          <w:jc w:val="center"/>
        </w:trPr>
        <w:tc>
          <w:tcPr>
            <w:tcW w:w="9864" w:type="dxa"/>
            <w:gridSpan w:val="2"/>
            <w:shd w:val="clear" w:color="auto" w:fill="DAEEF3"/>
            <w:vAlign w:val="center"/>
          </w:tcPr>
          <w:p w14:paraId="2B843A45" w14:textId="77777777" w:rsidR="00FD086B" w:rsidRDefault="00000000">
            <w:pPr>
              <w:spacing w:line="360" w:lineRule="exact"/>
              <w:jc w:val="center"/>
              <w:rPr>
                <w:rFonts w:ascii="宋体" w:eastAsiaTheme="minorEastAsia" w:hAnsi="宋体" w:hint="eastAsia"/>
                <w:b/>
                <w:bCs/>
                <w:szCs w:val="21"/>
                <w:lang w:eastAsia="zh-CN"/>
              </w:rPr>
            </w:pPr>
            <w:r>
              <w:rPr>
                <w:rFonts w:ascii="宋体" w:eastAsiaTheme="minorEastAsia" w:hAnsi="宋体" w:hint="eastAsia"/>
                <w:b/>
                <w:bCs/>
                <w:szCs w:val="21"/>
                <w:lang w:eastAsia="zh-CN"/>
              </w:rPr>
              <w:t>-</w:t>
            </w:r>
          </w:p>
        </w:tc>
      </w:tr>
      <w:tr w:rsidR="00FD086B" w14:paraId="42D459D2" w14:textId="77777777">
        <w:trPr>
          <w:trHeight w:val="441"/>
          <w:jc w:val="center"/>
        </w:trPr>
        <w:tc>
          <w:tcPr>
            <w:tcW w:w="1100" w:type="dxa"/>
            <w:vAlign w:val="center"/>
          </w:tcPr>
          <w:p w14:paraId="08B19CF9" w14:textId="77777777" w:rsidR="00FD086B" w:rsidRDefault="00000000">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4" w:type="dxa"/>
            <w:vAlign w:val="center"/>
          </w:tcPr>
          <w:p w14:paraId="20DFBFF8" w14:textId="77777777" w:rsidR="00FD086B" w:rsidRDefault="00000000">
            <w:pPr>
              <w:pStyle w:val="af6"/>
              <w:ind w:left="0" w:firstLine="0"/>
              <w:rPr>
                <w:rFonts w:ascii="宋体" w:eastAsia="宋体" w:hAnsi="宋体" w:cs="宋体" w:hint="eastAsia"/>
                <w:bCs/>
              </w:rPr>
            </w:pPr>
            <w:r>
              <w:rPr>
                <w:rFonts w:ascii="思源黑体 CN Normal" w:eastAsia="思源黑体 CN Normal" w:hAnsi="思源黑体 CN Normal" w:hint="eastAsia"/>
                <w:sz w:val="17"/>
                <w:szCs w:val="17"/>
              </w:rPr>
              <w:t>-</w:t>
            </w:r>
          </w:p>
        </w:tc>
      </w:tr>
      <w:tr w:rsidR="00FD086B" w14:paraId="5E9022C8" w14:textId="77777777">
        <w:trPr>
          <w:trHeight w:val="441"/>
          <w:jc w:val="center"/>
        </w:trPr>
        <w:tc>
          <w:tcPr>
            <w:tcW w:w="1100" w:type="dxa"/>
            <w:vAlign w:val="center"/>
          </w:tcPr>
          <w:p w14:paraId="6786A720" w14:textId="77777777" w:rsidR="00FD086B" w:rsidRDefault="00000000">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4" w:type="dxa"/>
            <w:vAlign w:val="center"/>
          </w:tcPr>
          <w:p w14:paraId="33C66EA9" w14:textId="77777777" w:rsidR="00FD086B" w:rsidRDefault="00000000">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FD086B" w14:paraId="112EEA8F" w14:textId="77777777">
        <w:trPr>
          <w:trHeight w:val="441"/>
          <w:jc w:val="center"/>
        </w:trPr>
        <w:tc>
          <w:tcPr>
            <w:tcW w:w="1100" w:type="dxa"/>
            <w:vAlign w:val="center"/>
          </w:tcPr>
          <w:p w14:paraId="5A93473E" w14:textId="77777777" w:rsidR="00FD086B" w:rsidRDefault="00000000">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4" w:type="dxa"/>
            <w:vAlign w:val="center"/>
          </w:tcPr>
          <w:p w14:paraId="5F2107A3" w14:textId="77777777" w:rsidR="00FD086B" w:rsidRDefault="00000000">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bl>
    <w:p w14:paraId="09D5367A" w14:textId="77777777" w:rsidR="00FD086B" w:rsidRDefault="00FD086B">
      <w:pPr>
        <w:pStyle w:val="af6"/>
        <w:ind w:left="0" w:firstLine="0"/>
        <w:rPr>
          <w:rFonts w:ascii="宋体" w:eastAsia="宋体" w:hAnsi="宋体" w:cs="宋体" w:hint="eastAsia"/>
        </w:rPr>
      </w:pPr>
    </w:p>
    <w:p w14:paraId="67091005" w14:textId="77777777" w:rsidR="00FD086B" w:rsidRDefault="00000000">
      <w:pPr>
        <w:rPr>
          <w:rFonts w:ascii="宋体" w:hAnsi="宋体" w:hint="eastAsia"/>
          <w:szCs w:val="21"/>
          <w:lang w:eastAsia="zh-CN"/>
        </w:rPr>
      </w:pPr>
      <w:r>
        <w:rPr>
          <w:rFonts w:ascii="宋体" w:hAnsi="宋体" w:hint="eastAsia"/>
          <w:szCs w:val="21"/>
          <w:lang w:eastAsia="zh-CN"/>
        </w:rPr>
        <w:t>注：</w:t>
      </w:r>
    </w:p>
    <w:p w14:paraId="31815D1A" w14:textId="77777777" w:rsidR="00FD086B" w:rsidRDefault="00000000">
      <w:pPr>
        <w:rPr>
          <w:rFonts w:ascii="宋体" w:hAnsi="宋体" w:hint="eastAsia"/>
          <w:szCs w:val="21"/>
          <w:lang w:eastAsia="zh-CN"/>
        </w:rPr>
      </w:pPr>
      <w:r>
        <w:rPr>
          <w:rFonts w:ascii="宋体" w:hAnsi="宋体" w:hint="eastAsia"/>
          <w:szCs w:val="21"/>
          <w:lang w:eastAsia="zh-CN"/>
        </w:rPr>
        <w:t>本部分仅对解读为I类-强临床意义、II类-潜在临床意义的变异进行详细解读。</w:t>
      </w:r>
    </w:p>
    <w:p w14:paraId="45436C18" w14:textId="77777777" w:rsidR="00FD086B" w:rsidRDefault="00FD086B">
      <w:pPr>
        <w:rPr>
          <w:rFonts w:ascii="宋体" w:hAnsi="宋体" w:hint="eastAsia"/>
          <w:szCs w:val="21"/>
          <w:lang w:eastAsia="zh-CN"/>
        </w:rPr>
      </w:pPr>
    </w:p>
    <w:p w14:paraId="6EAC0D84" w14:textId="77777777" w:rsidR="00FD086B" w:rsidRDefault="00000000">
      <w:pPr>
        <w:pStyle w:val="2"/>
        <w:rPr>
          <w:color w:val="0070C0"/>
          <w:lang w:eastAsia="zh-CN"/>
        </w:rPr>
      </w:pPr>
      <w:r>
        <w:rPr>
          <w:rFonts w:hint="eastAsia"/>
          <w:color w:val="0070C0"/>
          <w:lang w:eastAsia="zh-CN"/>
        </w:rPr>
        <w:t>可能与肿瘤发生发展相关的变异详细解读</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6D362B3" w14:textId="77777777">
        <w:trPr>
          <w:trHeight w:val="441"/>
          <w:jc w:val="center"/>
        </w:trPr>
        <w:tc>
          <w:tcPr>
            <w:tcW w:w="9864" w:type="dxa"/>
            <w:gridSpan w:val="2"/>
            <w:shd w:val="clear" w:color="auto" w:fill="DAEEF3"/>
            <w:vAlign w:val="center"/>
          </w:tcPr>
          <w:p w14:paraId="74DEE6C1" w14:textId="77777777" w:rsidR="00FD086B" w:rsidRDefault="00000000">
            <w:pPr>
              <w:spacing w:line="360" w:lineRule="exact"/>
              <w:jc w:val="center"/>
              <w:rPr>
                <w:rFonts w:ascii="宋体" w:eastAsiaTheme="minorEastAsia" w:hAnsi="宋体" w:hint="eastAsia"/>
                <w:b/>
                <w:bCs/>
                <w:szCs w:val="21"/>
                <w:lang w:eastAsia="zh-CN"/>
              </w:rPr>
            </w:pPr>
            <w:r>
              <w:rPr>
                <w:rFonts w:ascii="宋体" w:eastAsiaTheme="minorEastAsia" w:hAnsi="宋体" w:hint="eastAsia"/>
                <w:b/>
                <w:bCs/>
                <w:szCs w:val="21"/>
                <w:lang w:eastAsia="zh-CN"/>
              </w:rPr>
              <w:t>-</w:t>
            </w:r>
          </w:p>
        </w:tc>
      </w:tr>
      <w:tr w:rsidR="00FD086B" w14:paraId="7FE2C587" w14:textId="77777777">
        <w:trPr>
          <w:trHeight w:val="441"/>
          <w:jc w:val="center"/>
        </w:trPr>
        <w:tc>
          <w:tcPr>
            <w:tcW w:w="1100" w:type="dxa"/>
            <w:vAlign w:val="center"/>
          </w:tcPr>
          <w:p w14:paraId="4DA3BE5D" w14:textId="77777777" w:rsidR="00FD086B" w:rsidRDefault="00000000">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4" w:type="dxa"/>
            <w:vAlign w:val="center"/>
          </w:tcPr>
          <w:p w14:paraId="17D119C8" w14:textId="77777777" w:rsidR="00FD086B" w:rsidRDefault="00000000">
            <w:pPr>
              <w:pStyle w:val="af6"/>
              <w:ind w:left="0" w:firstLine="0"/>
              <w:rPr>
                <w:rFonts w:ascii="宋体" w:eastAsia="宋体" w:hAnsi="宋体" w:cs="宋体" w:hint="eastAsia"/>
                <w:bCs/>
              </w:rPr>
            </w:pPr>
            <w:r>
              <w:rPr>
                <w:rFonts w:ascii="思源黑体 CN Normal" w:eastAsia="思源黑体 CN Normal" w:hAnsi="思源黑体 CN Normal" w:hint="eastAsia"/>
                <w:sz w:val="17"/>
                <w:szCs w:val="17"/>
              </w:rPr>
              <w:t>-</w:t>
            </w:r>
          </w:p>
        </w:tc>
      </w:tr>
      <w:tr w:rsidR="00FD086B" w14:paraId="593A09B3" w14:textId="77777777">
        <w:trPr>
          <w:trHeight w:val="441"/>
          <w:jc w:val="center"/>
        </w:trPr>
        <w:tc>
          <w:tcPr>
            <w:tcW w:w="1100" w:type="dxa"/>
            <w:vAlign w:val="center"/>
          </w:tcPr>
          <w:p w14:paraId="248A74EB" w14:textId="77777777" w:rsidR="00FD086B" w:rsidRDefault="00000000">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4" w:type="dxa"/>
            <w:vAlign w:val="center"/>
          </w:tcPr>
          <w:p w14:paraId="586DAA44" w14:textId="77777777" w:rsidR="00FD086B" w:rsidRDefault="00000000">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bl>
    <w:p w14:paraId="037653B7" w14:textId="77777777" w:rsidR="00FD086B" w:rsidRDefault="00FD086B">
      <w:pPr>
        <w:rPr>
          <w:rFonts w:ascii="宋体" w:hAnsi="宋体" w:hint="eastAsia"/>
          <w:szCs w:val="21"/>
          <w:lang w:eastAsia="zh-CN"/>
        </w:rPr>
      </w:pPr>
    </w:p>
    <w:p w14:paraId="3035073E" w14:textId="77777777" w:rsidR="00FD086B" w:rsidRDefault="00000000">
      <w:pPr>
        <w:rPr>
          <w:rFonts w:ascii="宋体" w:hAnsi="宋体" w:hint="eastAsia"/>
          <w:szCs w:val="21"/>
          <w:lang w:eastAsia="zh-CN"/>
        </w:rPr>
      </w:pPr>
      <w:r>
        <w:rPr>
          <w:rFonts w:ascii="宋体" w:hAnsi="宋体"/>
          <w:szCs w:val="21"/>
          <w:lang w:eastAsia="zh-CN"/>
        </w:rPr>
        <w:t>注：</w:t>
      </w:r>
    </w:p>
    <w:p w14:paraId="2A4C70D8" w14:textId="77777777" w:rsidR="00FD086B" w:rsidRDefault="00000000">
      <w:pPr>
        <w:rPr>
          <w:rFonts w:ascii="宋体" w:hAnsi="宋体" w:hint="eastAsia"/>
          <w:szCs w:val="21"/>
          <w:lang w:eastAsia="zh-CN"/>
        </w:rPr>
      </w:pPr>
      <w:r>
        <w:rPr>
          <w:rFonts w:ascii="宋体" w:hAnsi="宋体"/>
          <w:szCs w:val="21"/>
          <w:lang w:eastAsia="zh-CN"/>
        </w:rPr>
        <w:t>本部分仅对解读为可能与肿瘤发生发展相关的变异进行详细解读。</w:t>
      </w:r>
    </w:p>
    <w:p w14:paraId="6A347DDD" w14:textId="77777777" w:rsidR="00FD086B" w:rsidRDefault="00FD086B">
      <w:pPr>
        <w:rPr>
          <w:rFonts w:ascii="宋体" w:hAnsi="宋体" w:hint="eastAsia"/>
          <w:szCs w:val="21"/>
          <w:lang w:eastAsia="zh-CN"/>
        </w:rPr>
      </w:pPr>
    </w:p>
    <w:p w14:paraId="5B096C57" w14:textId="77777777" w:rsidR="00FD086B" w:rsidRDefault="00000000">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FD086B" w14:paraId="2B210967" w14:textId="77777777">
        <w:trPr>
          <w:jc w:val="center"/>
        </w:trPr>
        <w:tc>
          <w:tcPr>
            <w:tcW w:w="5522" w:type="dxa"/>
            <w:gridSpan w:val="2"/>
            <w:shd w:val="clear" w:color="auto" w:fill="DAEEF3"/>
            <w:noWrap/>
            <w:vAlign w:val="center"/>
          </w:tcPr>
          <w:p w14:paraId="66632038" w14:textId="77777777" w:rsidR="00FD086B" w:rsidRDefault="00000000">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595FF978" w14:textId="77777777" w:rsidR="00FD086B" w:rsidRDefault="00000000">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0030A92" w14:textId="77777777" w:rsidR="00FD086B" w:rsidRDefault="00000000">
            <w:pPr>
              <w:spacing w:before="72"/>
              <w:jc w:val="center"/>
              <w:rPr>
                <w:b/>
                <w:szCs w:val="21"/>
                <w:lang w:eastAsia="zh-CN"/>
              </w:rPr>
            </w:pPr>
            <w:proofErr w:type="spellStart"/>
            <w:r>
              <w:rPr>
                <w:rFonts w:hint="eastAsia"/>
              </w:rPr>
              <w:t>参考值</w:t>
            </w:r>
            <w:proofErr w:type="spellEnd"/>
          </w:p>
        </w:tc>
      </w:tr>
      <w:tr w:rsidR="00FD086B" w14:paraId="618C2271" w14:textId="77777777">
        <w:trPr>
          <w:jc w:val="center"/>
        </w:trPr>
        <w:tc>
          <w:tcPr>
            <w:tcW w:w="2399" w:type="dxa"/>
            <w:shd w:val="clear" w:color="auto" w:fill="DAEEF3"/>
            <w:vAlign w:val="center"/>
          </w:tcPr>
          <w:p w14:paraId="6B17DDFC" w14:textId="77777777" w:rsidR="00FD086B" w:rsidRDefault="00000000">
            <w:pPr>
              <w:pStyle w:val="1b"/>
              <w:ind w:firstLineChars="0" w:firstLine="0"/>
              <w:jc w:val="center"/>
              <w:rPr>
                <w:rFonts w:ascii="宋体" w:hAnsi="宋体" w:hint="eastAsia"/>
                <w:color w:val="000000"/>
              </w:rPr>
            </w:pPr>
            <w:r>
              <w:rPr>
                <w:rFonts w:ascii="宋体" w:hAnsi="宋体" w:hint="eastAsia"/>
              </w:rPr>
              <w:t>病理评估</w:t>
            </w:r>
          </w:p>
        </w:tc>
        <w:tc>
          <w:tcPr>
            <w:tcW w:w="3123" w:type="dxa"/>
            <w:vAlign w:val="center"/>
          </w:tcPr>
          <w:p w14:paraId="00A67610"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0C0681" w14:textId="77777777" w:rsidR="00FD086B"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合格</w:t>
            </w:r>
          </w:p>
        </w:tc>
        <w:tc>
          <w:tcPr>
            <w:tcW w:w="1945" w:type="dxa"/>
            <w:vAlign w:val="center"/>
          </w:tcPr>
          <w:p w14:paraId="48CD8453"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w:t>
            </w:r>
            <w:r>
              <w:rPr>
                <w:rFonts w:ascii="宋体" w:hAnsi="宋体" w:cs="思源黑体 CN Light" w:hint="eastAsia"/>
                <w:kern w:val="0"/>
              </w:rPr>
              <w:t>20%</w:t>
            </w:r>
          </w:p>
        </w:tc>
      </w:tr>
      <w:tr w:rsidR="00FD086B" w14:paraId="71C82FA1" w14:textId="77777777">
        <w:trPr>
          <w:jc w:val="center"/>
        </w:trPr>
        <w:tc>
          <w:tcPr>
            <w:tcW w:w="2399" w:type="dxa"/>
            <w:vMerge w:val="restart"/>
            <w:shd w:val="clear" w:color="auto" w:fill="DAEEF3"/>
            <w:vAlign w:val="center"/>
          </w:tcPr>
          <w:p w14:paraId="54F1DA7D" w14:textId="77777777" w:rsidR="00FD086B" w:rsidRDefault="00000000">
            <w:pPr>
              <w:pStyle w:val="1b"/>
              <w:ind w:firstLineChars="0" w:firstLine="0"/>
              <w:jc w:val="center"/>
              <w:rPr>
                <w:rFonts w:ascii="宋体" w:hAnsi="宋体" w:hint="eastAsia"/>
                <w:color w:val="000000"/>
              </w:rPr>
            </w:pPr>
            <w:r>
              <w:rPr>
                <w:rFonts w:ascii="宋体" w:hAnsi="宋体" w:hint="eastAsia"/>
              </w:rPr>
              <w:t>DNA</w:t>
            </w:r>
            <w:r>
              <w:rPr>
                <w:rFonts w:ascii="宋体" w:hAnsi="宋体" w:hint="eastAsia"/>
              </w:rPr>
              <w:t>质量评估</w:t>
            </w:r>
          </w:p>
        </w:tc>
        <w:tc>
          <w:tcPr>
            <w:tcW w:w="3123" w:type="dxa"/>
            <w:vAlign w:val="center"/>
          </w:tcPr>
          <w:p w14:paraId="289A8A4F"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26512D7D" w14:textId="77777777" w:rsidR="00FD086B"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5170</w:t>
            </w:r>
          </w:p>
        </w:tc>
        <w:tc>
          <w:tcPr>
            <w:tcW w:w="1945" w:type="dxa"/>
            <w:vAlign w:val="center"/>
          </w:tcPr>
          <w:p w14:paraId="3DCEF983" w14:textId="77777777" w:rsidR="00FD086B"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30</w:t>
            </w:r>
          </w:p>
        </w:tc>
      </w:tr>
      <w:tr w:rsidR="00FD086B" w14:paraId="519C73E8" w14:textId="77777777">
        <w:trPr>
          <w:jc w:val="center"/>
        </w:trPr>
        <w:tc>
          <w:tcPr>
            <w:tcW w:w="2399" w:type="dxa"/>
            <w:vMerge/>
            <w:shd w:val="clear" w:color="auto" w:fill="DAEEF3"/>
            <w:vAlign w:val="center"/>
          </w:tcPr>
          <w:p w14:paraId="4722B60F" w14:textId="77777777" w:rsidR="00FD086B" w:rsidRDefault="00FD086B">
            <w:pPr>
              <w:widowControl/>
              <w:rPr>
                <w:rFonts w:ascii="宋体" w:hAnsi="宋体" w:hint="eastAsia"/>
                <w:color w:val="000000"/>
                <w:szCs w:val="21"/>
              </w:rPr>
            </w:pPr>
          </w:p>
        </w:tc>
        <w:tc>
          <w:tcPr>
            <w:tcW w:w="3123" w:type="dxa"/>
            <w:vAlign w:val="center"/>
          </w:tcPr>
          <w:p w14:paraId="546DB629"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06848BB7" w14:textId="77777777" w:rsidR="00FD086B"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870</w:t>
            </w:r>
          </w:p>
        </w:tc>
        <w:tc>
          <w:tcPr>
            <w:tcW w:w="1945" w:type="dxa"/>
            <w:vAlign w:val="center"/>
          </w:tcPr>
          <w:p w14:paraId="1BFD4AA6" w14:textId="77777777" w:rsidR="00FD086B"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200</w:t>
            </w:r>
          </w:p>
        </w:tc>
      </w:tr>
      <w:tr w:rsidR="00FD086B" w14:paraId="046F3240" w14:textId="77777777">
        <w:trPr>
          <w:jc w:val="center"/>
        </w:trPr>
        <w:tc>
          <w:tcPr>
            <w:tcW w:w="2399" w:type="dxa"/>
            <w:vMerge w:val="restart"/>
            <w:shd w:val="clear" w:color="auto" w:fill="DAEEF3"/>
            <w:vAlign w:val="center"/>
          </w:tcPr>
          <w:p w14:paraId="44A47858" w14:textId="77777777" w:rsidR="00FD086B" w:rsidRDefault="00000000">
            <w:pPr>
              <w:pStyle w:val="1b"/>
              <w:ind w:firstLineChars="0" w:firstLine="0"/>
              <w:jc w:val="center"/>
              <w:rPr>
                <w:rFonts w:ascii="宋体" w:hAnsi="宋体" w:hint="eastAsia"/>
                <w:color w:val="000000"/>
              </w:rPr>
            </w:pPr>
            <w:r>
              <w:rPr>
                <w:rFonts w:ascii="宋体" w:hAnsi="宋体" w:hint="eastAsia"/>
              </w:rPr>
              <w:t>测序质量评估</w:t>
            </w:r>
          </w:p>
        </w:tc>
        <w:tc>
          <w:tcPr>
            <w:tcW w:w="3123" w:type="dxa"/>
            <w:vAlign w:val="center"/>
          </w:tcPr>
          <w:p w14:paraId="10CD77DE"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6CEFF203" w14:textId="77777777" w:rsidR="00FD086B"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95.45%</w:t>
            </w:r>
          </w:p>
        </w:tc>
        <w:tc>
          <w:tcPr>
            <w:tcW w:w="1945" w:type="dxa"/>
            <w:vAlign w:val="center"/>
          </w:tcPr>
          <w:p w14:paraId="4F039DBC" w14:textId="77777777" w:rsidR="00FD086B"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75%</w:t>
            </w:r>
          </w:p>
        </w:tc>
      </w:tr>
      <w:tr w:rsidR="00FD086B" w14:paraId="632168AC" w14:textId="77777777">
        <w:trPr>
          <w:jc w:val="center"/>
        </w:trPr>
        <w:tc>
          <w:tcPr>
            <w:tcW w:w="2399" w:type="dxa"/>
            <w:vMerge/>
            <w:shd w:val="clear" w:color="auto" w:fill="DAEEF3"/>
            <w:vAlign w:val="center"/>
          </w:tcPr>
          <w:p w14:paraId="0921289D" w14:textId="77777777" w:rsidR="00FD086B" w:rsidRDefault="00FD086B">
            <w:pPr>
              <w:spacing w:before="72"/>
              <w:jc w:val="center"/>
              <w:rPr>
                <w:rFonts w:ascii="宋体" w:hAnsi="宋体" w:hint="eastAsia"/>
                <w:color w:val="000000"/>
                <w:szCs w:val="21"/>
              </w:rPr>
            </w:pPr>
          </w:p>
        </w:tc>
        <w:tc>
          <w:tcPr>
            <w:tcW w:w="3123" w:type="dxa"/>
            <w:vAlign w:val="center"/>
          </w:tcPr>
          <w:p w14:paraId="56D9443D" w14:textId="77777777" w:rsidR="00FD086B"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平均有效深度（×）</w:t>
            </w:r>
            <w:r>
              <w:rPr>
                <w:rFonts w:ascii="宋体" w:hAnsi="宋体" w:cs="思源黑体 CN Light" w:hint="eastAsia"/>
                <w:kern w:val="0"/>
                <w:vertAlign w:val="superscript"/>
              </w:rPr>
              <w:t>5</w:t>
            </w:r>
          </w:p>
        </w:tc>
        <w:tc>
          <w:tcPr>
            <w:tcW w:w="2269" w:type="dxa"/>
            <w:gridSpan w:val="2"/>
            <w:vAlign w:val="center"/>
          </w:tcPr>
          <w:p w14:paraId="1F15077D" w14:textId="77777777" w:rsidR="00FD086B"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1246</w:t>
            </w:r>
          </w:p>
        </w:tc>
        <w:tc>
          <w:tcPr>
            <w:tcW w:w="1945" w:type="dxa"/>
            <w:vAlign w:val="center"/>
          </w:tcPr>
          <w:p w14:paraId="41F431F3" w14:textId="77777777" w:rsidR="00FD086B"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300</w:t>
            </w:r>
          </w:p>
        </w:tc>
      </w:tr>
      <w:tr w:rsidR="00FD086B" w14:paraId="2D2E68E4" w14:textId="77777777">
        <w:trPr>
          <w:jc w:val="center"/>
        </w:trPr>
        <w:tc>
          <w:tcPr>
            <w:tcW w:w="2399" w:type="dxa"/>
            <w:shd w:val="clear" w:color="auto" w:fill="DAEEF3"/>
            <w:vAlign w:val="center"/>
          </w:tcPr>
          <w:p w14:paraId="064127ED" w14:textId="18267474" w:rsidR="00FD086B" w:rsidRDefault="00000000">
            <w:pPr>
              <w:spacing w:before="72"/>
              <w:jc w:val="center"/>
              <w:rPr>
                <w:rFonts w:ascii="宋体" w:hAnsi="宋体" w:hint="eastAsia"/>
                <w:color w:val="000000"/>
                <w:szCs w:val="21"/>
              </w:rPr>
            </w:pPr>
            <w:r>
              <w:rPr>
                <w:rFonts w:ascii="宋体" w:hAnsi="宋体" w:hint="eastAsia"/>
                <w:color w:val="000000"/>
                <w:szCs w:val="21"/>
                <w:lang w:eastAsia="zh-CN"/>
              </w:rPr>
              <w:t>总体质量评估</w:t>
            </w:r>
            <w:del w:id="23" w:author="肖惠玲" w:date="2026-05-12T14:39:00Z">
              <w:r w:rsidDel="00431F83">
                <w:rPr>
                  <w:rFonts w:ascii="宋体" w:hAnsi="宋体" w:hint="eastAsia"/>
                  <w:szCs w:val="21"/>
                  <w:vertAlign w:val="superscript"/>
                  <w:lang w:eastAsia="zh-CN"/>
                </w:rPr>
                <w:delText>9</w:delText>
              </w:r>
            </w:del>
            <w:ins w:id="24" w:author="肖惠玲" w:date="2026-05-12T14:39:00Z">
              <w:r w:rsidR="00431F83">
                <w:rPr>
                  <w:rFonts w:ascii="宋体" w:hAnsi="宋体" w:hint="eastAsia"/>
                  <w:szCs w:val="21"/>
                  <w:vertAlign w:val="superscript"/>
                  <w:lang w:eastAsia="zh-CN"/>
                </w:rPr>
                <w:t>6</w:t>
              </w:r>
            </w:ins>
          </w:p>
        </w:tc>
        <w:tc>
          <w:tcPr>
            <w:tcW w:w="7337" w:type="dxa"/>
            <w:gridSpan w:val="4"/>
            <w:vAlign w:val="center"/>
          </w:tcPr>
          <w:p w14:paraId="407A627B" w14:textId="77777777" w:rsidR="00FD086B"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color w:val="000000"/>
                <w:lang w:bidi="ar"/>
              </w:rPr>
              <w:t>合格</w:t>
            </w:r>
          </w:p>
        </w:tc>
      </w:tr>
      <w:tr w:rsidR="00FD086B" w14:paraId="4335C2D5" w14:textId="77777777">
        <w:trPr>
          <w:jc w:val="center"/>
        </w:trPr>
        <w:tc>
          <w:tcPr>
            <w:tcW w:w="2399" w:type="dxa"/>
            <w:shd w:val="clear" w:color="auto" w:fill="DAEEF3"/>
            <w:vAlign w:val="center"/>
          </w:tcPr>
          <w:p w14:paraId="51F2819F" w14:textId="77777777" w:rsidR="00FD086B" w:rsidRDefault="00000000">
            <w:pPr>
              <w:spacing w:before="72"/>
              <w:jc w:val="center"/>
              <w:rPr>
                <w:rFonts w:ascii="宋体" w:hAnsi="宋体" w:hint="eastAsia"/>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4191DE46" w14:textId="77777777" w:rsidR="00FD086B" w:rsidRDefault="00000000">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01BE20F4" w14:textId="77777777" w:rsidR="00FD086B"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color w:val="000000"/>
                <w:lang w:bidi="ar"/>
              </w:rPr>
              <w:t>2026-04-16</w:t>
            </w:r>
          </w:p>
        </w:tc>
        <w:tc>
          <w:tcPr>
            <w:tcW w:w="3670" w:type="dxa"/>
            <w:gridSpan w:val="2"/>
            <w:vAlign w:val="center"/>
          </w:tcPr>
          <w:p w14:paraId="0863C4F3" w14:textId="77777777" w:rsidR="00FD086B" w:rsidRDefault="00000000">
            <w:pPr>
              <w:pStyle w:val="af6"/>
              <w:ind w:left="0" w:firstLine="0"/>
              <w:jc w:val="center"/>
              <w:rPr>
                <w:rFonts w:ascii="宋体" w:eastAsia="宋体" w:hAnsi="宋体" w:cs="宋体" w:hint="eastAsia"/>
                <w:color w:val="000000"/>
                <w:lang w:bidi="ar"/>
              </w:rPr>
            </w:pPr>
            <w:r>
              <w:rPr>
                <w:noProof/>
              </w:rPr>
              <w:drawing>
                <wp:inline distT="0" distB="0" distL="0" distR="0" wp14:anchorId="277E5DE8" wp14:editId="35E563D3">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1987D885" w14:textId="77777777" w:rsidR="00FD086B" w:rsidRDefault="00FD086B">
      <w:pPr>
        <w:pStyle w:val="af6"/>
        <w:ind w:left="0" w:firstLine="0"/>
        <w:rPr>
          <w:rFonts w:ascii="思源黑体 CN Normal" w:eastAsia="思源黑体 CN Normal" w:hAnsi="思源黑体 CN Normal" w:hint="eastAsia"/>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FD086B" w14:paraId="2B9F0A3A" w14:textId="77777777">
        <w:trPr>
          <w:trHeight w:val="2182"/>
          <w:jc w:val="center"/>
        </w:trPr>
        <w:tc>
          <w:tcPr>
            <w:tcW w:w="2399" w:type="dxa"/>
            <w:vMerge w:val="restart"/>
            <w:shd w:val="clear" w:color="auto" w:fill="DAEEF3"/>
            <w:vAlign w:val="center"/>
          </w:tcPr>
          <w:p w14:paraId="79307CEE" w14:textId="77777777" w:rsidR="00FD086B" w:rsidRDefault="00000000">
            <w:pPr>
              <w:spacing w:before="72"/>
              <w:jc w:val="center"/>
              <w:rPr>
                <w:rFonts w:ascii="宋体" w:hAnsi="宋体" w:hint="eastAsia"/>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FD086B" w:rsidRDefault="00FD086B">
            <w:pPr>
              <w:pStyle w:val="af6"/>
              <w:ind w:left="0" w:firstLine="0"/>
              <w:jc w:val="center"/>
              <w:rPr>
                <w:rFonts w:ascii="宋体" w:eastAsia="宋体" w:hAnsi="宋体" w:cs="宋体" w:hint="eastAsia"/>
                <w:color w:val="000000"/>
                <w:lang w:bidi="ar"/>
              </w:rPr>
            </w:pPr>
          </w:p>
        </w:tc>
      </w:tr>
      <w:tr w:rsidR="00FD086B" w14:paraId="7C61410B" w14:textId="77777777">
        <w:trPr>
          <w:jc w:val="center"/>
        </w:trPr>
        <w:tc>
          <w:tcPr>
            <w:tcW w:w="2399" w:type="dxa"/>
            <w:vMerge/>
            <w:shd w:val="clear" w:color="auto" w:fill="DAEEF3"/>
            <w:vAlign w:val="center"/>
          </w:tcPr>
          <w:p w14:paraId="0F5828A4" w14:textId="77777777" w:rsidR="00FD086B" w:rsidRDefault="00FD086B">
            <w:pPr>
              <w:spacing w:before="72"/>
              <w:jc w:val="center"/>
              <w:rPr>
                <w:rFonts w:ascii="宋体" w:hAnsi="宋体" w:hint="eastAsia"/>
                <w:color w:val="000000"/>
                <w:szCs w:val="21"/>
              </w:rPr>
            </w:pPr>
          </w:p>
        </w:tc>
        <w:tc>
          <w:tcPr>
            <w:tcW w:w="7337" w:type="dxa"/>
            <w:gridSpan w:val="2"/>
            <w:vAlign w:val="center"/>
          </w:tcPr>
          <w:p w14:paraId="441BDFB0" w14:textId="77777777" w:rsidR="00FD086B"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lang w:bidi="ar"/>
              </w:rPr>
              <w:t>图像来源</w:t>
            </w:r>
            <w:r>
              <w:rPr>
                <w:rFonts w:ascii="宋体" w:eastAsia="宋体" w:hAnsi="宋体" w:cs="宋体" w:hint="eastAsia"/>
                <w:u w:val="single"/>
                <w:lang w:bidi="ar"/>
              </w:rPr>
              <w:t>吉大一院病理科</w:t>
            </w:r>
            <w:r>
              <w:rPr>
                <w:rFonts w:ascii="宋体" w:eastAsia="宋体" w:hAnsi="宋体" w:cs="宋体" w:hint="eastAsia"/>
                <w:lang w:bidi="ar"/>
              </w:rPr>
              <w:t>病理报告，病理号：</w:t>
            </w:r>
          </w:p>
        </w:tc>
      </w:tr>
      <w:tr w:rsidR="00FD086B" w14:paraId="546CD035" w14:textId="77777777">
        <w:trPr>
          <w:jc w:val="center"/>
        </w:trPr>
        <w:tc>
          <w:tcPr>
            <w:tcW w:w="2399" w:type="dxa"/>
            <w:shd w:val="clear" w:color="auto" w:fill="DAEEF3"/>
            <w:vAlign w:val="center"/>
          </w:tcPr>
          <w:p w14:paraId="57A15C16" w14:textId="77777777" w:rsidR="00FD086B" w:rsidRDefault="00000000">
            <w:pPr>
              <w:spacing w:before="72"/>
              <w:jc w:val="center"/>
              <w:rPr>
                <w:rFonts w:ascii="宋体" w:hAnsi="宋体" w:hint="eastAsia"/>
                <w:color w:val="000000"/>
                <w:szCs w:val="21"/>
                <w:lang w:eastAsia="zh-CN"/>
              </w:rPr>
            </w:pPr>
            <w:r>
              <w:rPr>
                <w:rFonts w:ascii="宋体" w:hAnsi="宋体" w:hint="eastAsia"/>
                <w:color w:val="000000"/>
                <w:szCs w:val="21"/>
                <w:lang w:eastAsia="zh-CN"/>
              </w:rPr>
              <w:t>病理组织评估</w:t>
            </w:r>
          </w:p>
          <w:p w14:paraId="6456931A" w14:textId="77777777" w:rsidR="00FD086B" w:rsidRDefault="00000000">
            <w:pPr>
              <w:spacing w:before="72"/>
              <w:jc w:val="center"/>
              <w:rPr>
                <w:rFonts w:ascii="宋体" w:hAnsi="宋体" w:hint="eastAsia"/>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7777777" w:rsidR="00FD086B" w:rsidRDefault="00000000">
            <w:pPr>
              <w:pStyle w:val="af6"/>
              <w:ind w:left="0" w:firstLine="0"/>
              <w:jc w:val="center"/>
              <w:rPr>
                <w:rFonts w:ascii="宋体" w:eastAsia="宋体" w:hAnsi="宋体" w:cs="宋体" w:hint="eastAsia"/>
                <w:color w:val="000000"/>
                <w:lang w:bidi="ar"/>
              </w:rPr>
            </w:pPr>
            <w:r>
              <w:rPr>
                <w:rFonts w:ascii="宋体" w:eastAsia="宋体" w:hAnsi="宋体" w:cs="宋体"/>
                <w:color w:val="000000"/>
                <w:lang w:bidi="ar"/>
              </w:rPr>
              <w:t>2026-04-</w:t>
            </w:r>
            <w:r>
              <w:rPr>
                <w:rFonts w:ascii="宋体" w:eastAsia="宋体" w:hAnsi="宋体" w:cs="宋体" w:hint="eastAsia"/>
                <w:color w:val="000000"/>
                <w:lang w:bidi="ar"/>
              </w:rPr>
              <w:t>14</w:t>
            </w:r>
          </w:p>
        </w:tc>
        <w:tc>
          <w:tcPr>
            <w:tcW w:w="3670" w:type="dxa"/>
            <w:vAlign w:val="center"/>
          </w:tcPr>
          <w:p w14:paraId="510F5641" w14:textId="77777777" w:rsidR="00FD086B"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noProof/>
                <w:color w:val="000000"/>
                <w:lang w:bidi="ar"/>
              </w:rPr>
              <w:drawing>
                <wp:inline distT="0" distB="0" distL="0" distR="0" wp14:anchorId="3C3367A0" wp14:editId="1B1B3407">
                  <wp:extent cx="1304925" cy="554990"/>
                  <wp:effectExtent l="0" t="0" r="952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7F632D4E" w14:textId="77777777" w:rsidR="00FD086B" w:rsidRDefault="00FD086B">
      <w:pPr>
        <w:pStyle w:val="af6"/>
        <w:ind w:left="0" w:firstLine="0"/>
        <w:rPr>
          <w:rFonts w:ascii="思源黑体 CN Normal" w:eastAsia="思源黑体 CN Normal" w:hAnsi="思源黑体 CN Normal" w:hint="eastAsia"/>
          <w:sz w:val="16"/>
          <w:szCs w:val="16"/>
        </w:rPr>
      </w:pPr>
    </w:p>
    <w:p w14:paraId="15C68585" w14:textId="77777777" w:rsidR="00FD086B" w:rsidRDefault="00000000">
      <w:pPr>
        <w:pStyle w:val="af6"/>
        <w:ind w:left="0" w:firstLine="0"/>
        <w:rPr>
          <w:rFonts w:ascii="宋体" w:eastAsia="宋体" w:hAnsi="宋体" w:cs="宋体" w:hint="eastAsia"/>
          <w:b/>
          <w:bCs/>
          <w:color w:val="000000"/>
        </w:rPr>
      </w:pPr>
      <w:r>
        <w:rPr>
          <w:rFonts w:ascii="宋体" w:eastAsia="宋体" w:hAnsi="宋体" w:cs="宋体" w:hint="eastAsia"/>
        </w:rPr>
        <w:t>注</w:t>
      </w:r>
      <w:r>
        <w:rPr>
          <w:rFonts w:ascii="宋体" w:eastAsia="宋体" w:hAnsi="宋体" w:cs="宋体" w:hint="eastAsia"/>
          <w:b/>
          <w:bCs/>
        </w:rPr>
        <w:t>：</w:t>
      </w:r>
    </w:p>
    <w:p w14:paraId="7A335707" w14:textId="77777777" w:rsidR="00FD086B"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恶性肿瘤细胞占比：经HE染色评估，该样本中恶性肿瘤细胞占比，仅送检样本类型包含石蜡</w:t>
      </w:r>
      <w:proofErr w:type="gramStart"/>
      <w:r>
        <w:rPr>
          <w:rFonts w:ascii="宋体" w:eastAsia="宋体" w:hAnsi="宋体" w:cs="宋体" w:hint="eastAsia"/>
          <w:color w:val="000000"/>
        </w:rPr>
        <w:t>玻</w:t>
      </w:r>
      <w:proofErr w:type="gramEnd"/>
      <w:r>
        <w:rPr>
          <w:rFonts w:ascii="宋体" w:eastAsia="宋体" w:hAnsi="宋体" w:cs="宋体" w:hint="eastAsia"/>
          <w:color w:val="000000"/>
        </w:rPr>
        <w:t>片时可进行此项评估；如果检测样本的恶性肿瘤细胞占比低于20%，可能影响HRR检测结果的准确性。</w:t>
      </w:r>
    </w:p>
    <w:p w14:paraId="28D86BFB" w14:textId="77777777" w:rsidR="00FD086B"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DNA总量：送检样本提取的DNA总量；</w:t>
      </w:r>
    </w:p>
    <w:p w14:paraId="6E65565B" w14:textId="77777777" w:rsidR="00FD086B"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文库总量：文库构建结束后的总量；</w:t>
      </w:r>
    </w:p>
    <w:p w14:paraId="4278373D" w14:textId="77777777" w:rsidR="00FD086B"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Q30：碱基质量Q30占比，测序的准确率高于99.9%的碱基的比例；</w:t>
      </w:r>
    </w:p>
    <w:p w14:paraId="586318C0" w14:textId="77777777" w:rsidR="00FD086B"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平均有效深度：通过分子标签校正后的平均测序深度。</w:t>
      </w:r>
      <w:r>
        <w:rPr>
          <w:rFonts w:ascii="宋体" w:hAnsi="宋体"/>
          <w:color w:val="000000"/>
        </w:rPr>
        <w:br w:type="page"/>
      </w:r>
    </w:p>
    <w:p w14:paraId="31305B3E" w14:textId="77777777" w:rsidR="00FD086B" w:rsidRDefault="00000000">
      <w:pPr>
        <w:pStyle w:val="1"/>
        <w:pageBreakBefore/>
        <w:rPr>
          <w:lang w:eastAsia="zh-CN"/>
        </w:rPr>
      </w:pPr>
      <w:r>
        <w:rPr>
          <w:rFonts w:hint="eastAsia"/>
          <w:lang w:eastAsia="zh-CN"/>
        </w:rPr>
        <w:lastRenderedPageBreak/>
        <w:t>局限性说明</w:t>
      </w:r>
    </w:p>
    <w:p w14:paraId="43EA2D47" w14:textId="77777777" w:rsidR="00FD086B" w:rsidRDefault="00000000">
      <w:pPr>
        <w:widowControl/>
        <w:ind w:firstLineChars="200" w:firstLine="420"/>
        <w:jc w:val="both"/>
        <w:rPr>
          <w:rFonts w:ascii="宋体" w:hAnsi="宋体" w:hint="eastAsia"/>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w:t>
      </w:r>
      <w:del w:id="25" w:author="机无智" w:date="2026-05-12T10:55:00Z">
        <w:r>
          <w:rPr>
            <w:rFonts w:ascii="宋体" w:hAnsi="宋体" w:hint="eastAsia"/>
            <w:color w:val="000000"/>
            <w:szCs w:val="21"/>
            <w:lang w:eastAsia="zh-CN" w:bidi="ar"/>
          </w:rPr>
          <w:delText>以及</w:delText>
        </w:r>
        <w:commentRangeStart w:id="26"/>
        <w:r>
          <w:rPr>
            <w:rFonts w:ascii="宋体" w:hAnsi="宋体" w:hint="eastAsia"/>
            <w:color w:val="000000"/>
            <w:szCs w:val="21"/>
            <w:lang w:eastAsia="zh-CN" w:bidi="ar"/>
          </w:rPr>
          <w:delText>基因组不稳定状态</w:delText>
        </w:r>
      </w:del>
      <w:commentRangeEnd w:id="26"/>
      <w:r>
        <w:commentReference w:id="26"/>
      </w:r>
      <w:r>
        <w:rPr>
          <w:rFonts w:ascii="宋体" w:hAnsi="宋体" w:hint="eastAsia"/>
          <w:color w:val="000000"/>
          <w:szCs w:val="21"/>
          <w:lang w:eastAsia="zh-CN" w:bidi="ar"/>
        </w:rPr>
        <w:t>。产品的检测性能与样本质量密切相关，样品质控为风险时，存在检测灵敏度降低以及检测结果准确性降低的风险。</w:t>
      </w:r>
    </w:p>
    <w:p w14:paraId="4ED9AF2C" w14:textId="77777777" w:rsidR="00FD086B" w:rsidRDefault="00000000">
      <w:pPr>
        <w:widowControl/>
        <w:jc w:val="both"/>
        <w:rPr>
          <w:rFonts w:ascii="宋体" w:hAnsi="宋体" w:hint="eastAsia"/>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FD086B" w:rsidRDefault="00000000">
      <w:pPr>
        <w:widowControl/>
        <w:jc w:val="both"/>
        <w:rPr>
          <w:rFonts w:ascii="宋体" w:hAnsi="宋体" w:hint="eastAsia"/>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FD086B"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4CA7A8E6" w14:textId="77777777" w:rsidR="00FD086B" w:rsidRDefault="00000000">
      <w:pPr>
        <w:rPr>
          <w:lang w:eastAsia="zh-CN"/>
        </w:rPr>
      </w:pPr>
      <w:r>
        <w:rPr>
          <w:rFonts w:ascii="宋体" w:hAnsi="宋体" w:hint="eastAsia"/>
          <w:color w:val="000000"/>
          <w:szCs w:val="21"/>
          <w:lang w:eastAsia="zh-CN" w:bidi="ar"/>
        </w:rPr>
        <w:t>4．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7B425D" w14:textId="77777777" w:rsidR="00FD086B"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5．当插入/缺失区域发生在产品连续的两条探针的引物上时，可能导致假阴性结果。</w:t>
      </w:r>
    </w:p>
    <w:p w14:paraId="4FE9C277" w14:textId="77777777" w:rsidR="00FD086B"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6．肿瘤组织（细胞）可能存在异质性，不同部位取样可能会得到不同的检测结果。</w:t>
      </w:r>
    </w:p>
    <w:p w14:paraId="5E4E2698" w14:textId="77777777" w:rsidR="00FD086B"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7．不适当的样本采集、转运及处理也有可能导致假阴性或者假阳性结果。</w:t>
      </w:r>
    </w:p>
    <w:p w14:paraId="4C6F3086" w14:textId="77777777" w:rsidR="00FD086B"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8．</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8FCBCB6" w14:textId="77777777" w:rsidR="00FD086B" w:rsidRDefault="00000000">
      <w:pPr>
        <w:pStyle w:val="1"/>
        <w:pageBreakBefore/>
        <w:numPr>
          <w:ilvl w:val="0"/>
          <w:numId w:val="0"/>
        </w:numPr>
        <w:jc w:val="center"/>
        <w:rPr>
          <w:lang w:eastAsia="zh-CN"/>
        </w:rPr>
      </w:pPr>
      <w:r>
        <w:rPr>
          <w:lang w:eastAsia="zh-CN"/>
        </w:rPr>
        <w:lastRenderedPageBreak/>
        <w:t>参考文献</w:t>
      </w:r>
    </w:p>
    <w:p w14:paraId="43C04153" w14:textId="77777777" w:rsidR="00FD086B" w:rsidRDefault="00000000">
      <w:pPr>
        <w:numPr>
          <w:ilvl w:val="0"/>
          <w:numId w:val="6"/>
        </w:numPr>
        <w:rPr>
          <w:rFonts w:ascii="宋体" w:hAnsi="宋体" w:hint="eastAsia"/>
        </w:rPr>
      </w:pPr>
      <w:r>
        <w:rPr>
          <w:rFonts w:ascii="宋体" w:hAnsi="宋体"/>
        </w:rPr>
        <w:t xml:space="preserve">Marilyn M Li, Michael Datto, Eric J </w:t>
      </w:r>
      <w:proofErr w:type="spellStart"/>
      <w:proofErr w:type="gramStart"/>
      <w:r>
        <w:rPr>
          <w:rFonts w:ascii="宋体" w:hAnsi="宋体"/>
        </w:rPr>
        <w:t>Duncavage,et</w:t>
      </w:r>
      <w:proofErr w:type="spellEnd"/>
      <w:r>
        <w:rPr>
          <w:rFonts w:ascii="宋体" w:hAnsi="宋体"/>
        </w:rPr>
        <w:t xml:space="preserve"> al.</w:t>
      </w:r>
      <w:proofErr w:type="gramEnd"/>
      <w:r>
        <w:rPr>
          <w:rFonts w:ascii="宋体" w:hAnsi="宋体"/>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宋体" w:hAnsi="宋体"/>
        </w:rPr>
        <w:t>Diagn</w:t>
      </w:r>
      <w:proofErr w:type="spellEnd"/>
      <w:r>
        <w:rPr>
          <w:rFonts w:ascii="宋体" w:hAnsi="宋体"/>
        </w:rPr>
        <w:t xml:space="preserve"> 19(1):4-23. [PMID:27993330]</w:t>
      </w:r>
    </w:p>
    <w:p w14:paraId="1B26632A" w14:textId="77777777" w:rsidR="00FD086B" w:rsidRDefault="00000000">
      <w:pPr>
        <w:numPr>
          <w:ilvl w:val="0"/>
          <w:numId w:val="6"/>
        </w:numPr>
        <w:rPr>
          <w:rFonts w:ascii="宋体" w:hAnsi="宋体" w:hint="eastAsia"/>
          <w:lang w:eastAsia="zh-CN"/>
        </w:rPr>
      </w:pPr>
      <w:r>
        <w:rPr>
          <w:rFonts w:ascii="宋体" w:hAnsi="宋体" w:hint="eastAsia"/>
          <w:lang w:eastAsia="zh-CN"/>
        </w:rPr>
        <w:t>二代测序临床报告解读专家组</w:t>
      </w:r>
      <w:r>
        <w:rPr>
          <w:rFonts w:ascii="宋体" w:hAnsi="宋体"/>
          <w:lang w:eastAsia="zh-CN"/>
        </w:rPr>
        <w:t>. 二代测序临床报告解读指引[J]. 循证医学, 2020, 20(4): 193-202.</w:t>
      </w:r>
    </w:p>
    <w:p w14:paraId="6C3BF5F2" w14:textId="77777777" w:rsidR="00FD086B" w:rsidRDefault="00000000">
      <w:pPr>
        <w:rPr>
          <w:rFonts w:ascii="宋体" w:hAnsi="宋体" w:hint="eastAsia"/>
          <w:lang w:eastAsia="zh-CN"/>
        </w:rPr>
      </w:pPr>
      <w:r>
        <w:rPr>
          <w:rFonts w:ascii="宋体" w:hAnsi="宋体"/>
          <w:lang w:eastAsia="zh-CN"/>
        </w:rPr>
        <w:br w:type="page"/>
      </w:r>
    </w:p>
    <w:p w14:paraId="12061B64" w14:textId="77777777" w:rsidR="00FD086B" w:rsidRDefault="00000000">
      <w:pPr>
        <w:pStyle w:val="1"/>
        <w:pageBreakBefore/>
        <w:numPr>
          <w:ilvl w:val="0"/>
          <w:numId w:val="0"/>
        </w:numPr>
        <w:jc w:val="center"/>
        <w:rPr>
          <w:lang w:eastAsia="zh-CN"/>
        </w:rPr>
      </w:pPr>
      <w:bookmarkStart w:id="27" w:name="_Toc23599"/>
      <w:r>
        <w:rPr>
          <w:rFonts w:hint="eastAsia"/>
          <w:lang w:eastAsia="zh-CN"/>
        </w:rPr>
        <w:lastRenderedPageBreak/>
        <w:t>附录</w:t>
      </w:r>
      <w:bookmarkEnd w:id="27"/>
    </w:p>
    <w:p w14:paraId="39718231" w14:textId="77777777" w:rsidR="00FD086B" w:rsidRDefault="00000000">
      <w:pPr>
        <w:pStyle w:val="1"/>
        <w:keepLines/>
        <w:numPr>
          <w:ilvl w:val="0"/>
          <w:numId w:val="0"/>
        </w:numPr>
        <w:rPr>
          <w:lang w:eastAsia="zh-CN"/>
        </w:rPr>
      </w:pPr>
      <w:bookmarkStart w:id="28" w:name="_Toc29199"/>
      <w:r>
        <w:rPr>
          <w:rFonts w:ascii="宋体" w:hAnsi="宋体" w:hint="eastAsia"/>
          <w:sz w:val="21"/>
          <w:szCs w:val="21"/>
          <w:lang w:eastAsia="zh-CN"/>
        </w:rPr>
        <w:t>附录1检测范围</w:t>
      </w:r>
      <w:bookmarkEnd w:id="28"/>
    </w:p>
    <w:tbl>
      <w:tblPr>
        <w:tblStyle w:val="ab"/>
        <w:tblW w:w="0" w:type="auto"/>
        <w:tblLook w:val="04A0" w:firstRow="1" w:lastRow="0" w:firstColumn="1" w:lastColumn="0" w:noHBand="0" w:noVBand="1"/>
      </w:tblPr>
      <w:tblGrid>
        <w:gridCol w:w="1412"/>
        <w:gridCol w:w="1569"/>
        <w:gridCol w:w="4619"/>
        <w:gridCol w:w="2136"/>
      </w:tblGrid>
      <w:tr w:rsidR="00FD086B" w14:paraId="531DAF04" w14:textId="77777777">
        <w:trPr>
          <w:trHeight w:val="299"/>
        </w:trPr>
        <w:tc>
          <w:tcPr>
            <w:tcW w:w="1437" w:type="dxa"/>
            <w:shd w:val="clear" w:color="auto" w:fill="DAEEF3"/>
            <w:vAlign w:val="center"/>
          </w:tcPr>
          <w:p w14:paraId="34C4DBEF" w14:textId="77777777" w:rsidR="00FD086B" w:rsidRDefault="00000000">
            <w:pPr>
              <w:spacing w:before="72"/>
              <w:jc w:val="center"/>
              <w:rPr>
                <w:b/>
                <w:sz w:val="18"/>
                <w:szCs w:val="18"/>
                <w:lang w:eastAsia="zh-CN"/>
              </w:rPr>
            </w:pPr>
            <w:r>
              <w:rPr>
                <w:rFonts w:hint="eastAsia"/>
                <w:b/>
                <w:sz w:val="18"/>
                <w:szCs w:val="18"/>
                <w:lang w:eastAsia="zh-CN"/>
              </w:rPr>
              <w:t>基因</w:t>
            </w:r>
          </w:p>
        </w:tc>
        <w:tc>
          <w:tcPr>
            <w:tcW w:w="1584" w:type="dxa"/>
            <w:shd w:val="clear" w:color="auto" w:fill="DAEEF3"/>
            <w:vAlign w:val="center"/>
          </w:tcPr>
          <w:p w14:paraId="000312FC" w14:textId="77777777" w:rsidR="00FD086B" w:rsidRDefault="00000000">
            <w:pPr>
              <w:spacing w:before="72"/>
              <w:jc w:val="center"/>
              <w:rPr>
                <w:b/>
                <w:sz w:val="18"/>
                <w:szCs w:val="18"/>
                <w:lang w:eastAsia="zh-CN"/>
              </w:rPr>
            </w:pPr>
            <w:r>
              <w:rPr>
                <w:rFonts w:hint="eastAsia"/>
                <w:b/>
                <w:sz w:val="18"/>
                <w:szCs w:val="18"/>
                <w:lang w:eastAsia="zh-CN"/>
              </w:rPr>
              <w:t>转录本</w:t>
            </w:r>
          </w:p>
        </w:tc>
        <w:tc>
          <w:tcPr>
            <w:tcW w:w="4721" w:type="dxa"/>
            <w:shd w:val="clear" w:color="auto" w:fill="DAEEF3"/>
            <w:vAlign w:val="center"/>
          </w:tcPr>
          <w:p w14:paraId="27418E2A" w14:textId="77777777" w:rsidR="00FD086B" w:rsidRDefault="00000000">
            <w:pPr>
              <w:spacing w:before="72"/>
              <w:jc w:val="center"/>
              <w:rPr>
                <w:b/>
                <w:sz w:val="18"/>
                <w:szCs w:val="18"/>
                <w:lang w:eastAsia="zh-CN"/>
              </w:rPr>
            </w:pPr>
            <w:r>
              <w:rPr>
                <w:rFonts w:hint="eastAsia"/>
                <w:b/>
                <w:sz w:val="18"/>
                <w:szCs w:val="18"/>
                <w:lang w:eastAsia="zh-CN"/>
              </w:rPr>
              <w:t>检测区域</w:t>
            </w:r>
          </w:p>
        </w:tc>
        <w:tc>
          <w:tcPr>
            <w:tcW w:w="2220" w:type="dxa"/>
            <w:shd w:val="clear" w:color="auto" w:fill="DAEEF3"/>
            <w:vAlign w:val="center"/>
          </w:tcPr>
          <w:p w14:paraId="0CB7F901" w14:textId="77777777" w:rsidR="00FD086B" w:rsidRDefault="00000000">
            <w:pPr>
              <w:spacing w:before="72"/>
              <w:jc w:val="center"/>
              <w:rPr>
                <w:b/>
                <w:sz w:val="18"/>
                <w:szCs w:val="18"/>
                <w:lang w:eastAsia="zh-CN"/>
              </w:rPr>
            </w:pPr>
            <w:r>
              <w:rPr>
                <w:rFonts w:hint="eastAsia"/>
                <w:b/>
                <w:sz w:val="18"/>
                <w:szCs w:val="18"/>
                <w:lang w:eastAsia="zh-CN"/>
              </w:rPr>
              <w:t>检测变异类型</w:t>
            </w:r>
          </w:p>
        </w:tc>
      </w:tr>
      <w:tr w:rsidR="00FD086B" w14:paraId="1CAE468D" w14:textId="77777777">
        <w:tc>
          <w:tcPr>
            <w:tcW w:w="1437" w:type="dxa"/>
            <w:vAlign w:val="center"/>
          </w:tcPr>
          <w:p w14:paraId="593A0730" w14:textId="6DE5B4D7" w:rsidR="00FD086B" w:rsidRDefault="00000000">
            <w:pPr>
              <w:widowControl/>
              <w:jc w:val="center"/>
              <w:textAlignment w:val="center"/>
              <w:rPr>
                <w:rFonts w:ascii="宋体" w:hAnsi="宋体" w:hint="eastAsia"/>
                <w:sz w:val="18"/>
                <w:szCs w:val="18"/>
              </w:rPr>
            </w:pPr>
            <w:del w:id="29" w:author="肖惠玲" w:date="2026-05-12T14:39:00Z">
              <w:r w:rsidDel="001E3734">
                <w:rPr>
                  <w:rStyle w:val="font21"/>
                  <w:rFonts w:hint="eastAsia"/>
                  <w:sz w:val="18"/>
                  <w:szCs w:val="18"/>
                  <w:lang w:eastAsia="zh-CN" w:bidi="ar"/>
                </w:rPr>
                <w:delText>AKTI</w:delText>
              </w:r>
            </w:del>
            <w:ins w:id="30" w:author="肖惠玲" w:date="2026-05-12T14:39:00Z">
              <w:r w:rsidR="001E3734">
                <w:rPr>
                  <w:rStyle w:val="font21"/>
                  <w:rFonts w:hint="eastAsia"/>
                  <w:sz w:val="18"/>
                  <w:szCs w:val="18"/>
                  <w:lang w:eastAsia="zh-CN" w:bidi="ar"/>
                </w:rPr>
                <w:t>AKT1</w:t>
              </w:r>
            </w:ins>
          </w:p>
        </w:tc>
        <w:tc>
          <w:tcPr>
            <w:tcW w:w="1584" w:type="dxa"/>
            <w:vAlign w:val="center"/>
          </w:tcPr>
          <w:p w14:paraId="510C6107" w14:textId="77777777" w:rsidR="00FD086B" w:rsidRDefault="00000000">
            <w:pPr>
              <w:widowControl/>
              <w:jc w:val="center"/>
              <w:textAlignment w:val="center"/>
              <w:rPr>
                <w:rFonts w:ascii="宋体" w:hAnsi="宋体" w:hint="eastAsia"/>
                <w:sz w:val="18"/>
                <w:szCs w:val="18"/>
              </w:rPr>
            </w:pPr>
            <w:r>
              <w:rPr>
                <w:rStyle w:val="font21"/>
                <w:rFonts w:hint="eastAsia"/>
                <w:sz w:val="18"/>
                <w:szCs w:val="18"/>
                <w:lang w:eastAsia="zh-CN" w:bidi="ar"/>
              </w:rPr>
              <w:t>NM_001382430</w:t>
            </w:r>
          </w:p>
        </w:tc>
        <w:tc>
          <w:tcPr>
            <w:tcW w:w="4721" w:type="dxa"/>
          </w:tcPr>
          <w:p w14:paraId="0BD1EBC8"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3~Exon 5、Exon 11~Exon 12、外显子-内含子</w:t>
            </w:r>
            <w:proofErr w:type="gramStart"/>
            <w:r>
              <w:rPr>
                <w:rStyle w:val="font21"/>
                <w:rFonts w:hint="eastAsia"/>
                <w:sz w:val="18"/>
                <w:szCs w:val="18"/>
                <w:lang w:eastAsia="zh-CN" w:bidi="ar"/>
              </w:rPr>
              <w:t>连接区</w:t>
            </w:r>
            <w:proofErr w:type="gramEnd"/>
          </w:p>
        </w:tc>
        <w:tc>
          <w:tcPr>
            <w:tcW w:w="2220" w:type="dxa"/>
            <w:vAlign w:val="center"/>
          </w:tcPr>
          <w:p w14:paraId="55A130FC" w14:textId="77777777" w:rsidR="00FD086B" w:rsidRDefault="00000000">
            <w:pPr>
              <w:widowControl/>
              <w:jc w:val="center"/>
              <w:textAlignment w:val="center"/>
              <w:rPr>
                <w:rFonts w:ascii="宋体" w:hAnsi="宋体" w:hint="eastAsia"/>
                <w:sz w:val="18"/>
                <w:szCs w:val="18"/>
              </w:rPr>
            </w:pPr>
            <w:r>
              <w:rPr>
                <w:rStyle w:val="font21"/>
                <w:rFonts w:hint="eastAsia"/>
                <w:sz w:val="18"/>
                <w:szCs w:val="18"/>
                <w:lang w:eastAsia="zh-CN" w:bidi="ar"/>
              </w:rPr>
              <w:t>点突变、插入/缺失</w:t>
            </w:r>
          </w:p>
        </w:tc>
      </w:tr>
      <w:tr w:rsidR="00FD086B" w14:paraId="3223190B" w14:textId="77777777">
        <w:tc>
          <w:tcPr>
            <w:tcW w:w="1437" w:type="dxa"/>
            <w:vAlign w:val="bottom"/>
          </w:tcPr>
          <w:p w14:paraId="67F01037"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AR</w:t>
            </w:r>
          </w:p>
        </w:tc>
        <w:tc>
          <w:tcPr>
            <w:tcW w:w="1584" w:type="dxa"/>
          </w:tcPr>
          <w:p w14:paraId="6AA98252"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NM_000044</w:t>
            </w:r>
          </w:p>
        </w:tc>
        <w:tc>
          <w:tcPr>
            <w:tcW w:w="4721" w:type="dxa"/>
          </w:tcPr>
          <w:p w14:paraId="3FBD19DC"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8、外显子-内含子</w:t>
            </w:r>
            <w:proofErr w:type="gramStart"/>
            <w:r>
              <w:rPr>
                <w:rStyle w:val="font21"/>
                <w:rFonts w:hint="eastAsia"/>
                <w:sz w:val="18"/>
                <w:szCs w:val="18"/>
                <w:lang w:eastAsia="zh-CN" w:bidi="ar"/>
              </w:rPr>
              <w:t>连接区</w:t>
            </w:r>
            <w:proofErr w:type="gramEnd"/>
          </w:p>
        </w:tc>
        <w:tc>
          <w:tcPr>
            <w:tcW w:w="2220" w:type="dxa"/>
          </w:tcPr>
          <w:p w14:paraId="56DCE3E5"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FD086B" w14:paraId="0B2DF2B4" w14:textId="77777777">
        <w:tc>
          <w:tcPr>
            <w:tcW w:w="1437" w:type="dxa"/>
            <w:vAlign w:val="bottom"/>
          </w:tcPr>
          <w:p w14:paraId="262CAE57"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ATM</w:t>
            </w:r>
          </w:p>
        </w:tc>
        <w:tc>
          <w:tcPr>
            <w:tcW w:w="1584" w:type="dxa"/>
          </w:tcPr>
          <w:p w14:paraId="10FD114F"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NM_000051</w:t>
            </w:r>
          </w:p>
        </w:tc>
        <w:tc>
          <w:tcPr>
            <w:tcW w:w="4721" w:type="dxa"/>
          </w:tcPr>
          <w:p w14:paraId="35252CBB"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2~Exon 63、外显子-内含子</w:t>
            </w:r>
            <w:proofErr w:type="gramStart"/>
            <w:r>
              <w:rPr>
                <w:rStyle w:val="font21"/>
                <w:rFonts w:hint="eastAsia"/>
                <w:sz w:val="18"/>
                <w:szCs w:val="18"/>
                <w:lang w:eastAsia="zh-CN" w:bidi="ar"/>
              </w:rPr>
              <w:t>连接区</w:t>
            </w:r>
            <w:proofErr w:type="gramEnd"/>
          </w:p>
        </w:tc>
        <w:tc>
          <w:tcPr>
            <w:tcW w:w="2220" w:type="dxa"/>
          </w:tcPr>
          <w:p w14:paraId="746E8410"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FD086B" w14:paraId="04DF92AC" w14:textId="77777777">
        <w:trPr>
          <w:trHeight w:val="90"/>
        </w:trPr>
        <w:tc>
          <w:tcPr>
            <w:tcW w:w="1437" w:type="dxa"/>
            <w:vAlign w:val="bottom"/>
          </w:tcPr>
          <w:p w14:paraId="1E6934E4"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ATR</w:t>
            </w:r>
          </w:p>
        </w:tc>
        <w:tc>
          <w:tcPr>
            <w:tcW w:w="1584" w:type="dxa"/>
          </w:tcPr>
          <w:p w14:paraId="19DDDB48"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NM_001184</w:t>
            </w:r>
          </w:p>
        </w:tc>
        <w:tc>
          <w:tcPr>
            <w:tcW w:w="4721" w:type="dxa"/>
          </w:tcPr>
          <w:p w14:paraId="12DCA326"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47、外显子-内含子</w:t>
            </w:r>
            <w:proofErr w:type="gramStart"/>
            <w:r>
              <w:rPr>
                <w:rStyle w:val="font21"/>
                <w:rFonts w:hint="eastAsia"/>
                <w:sz w:val="18"/>
                <w:szCs w:val="18"/>
                <w:lang w:eastAsia="zh-CN" w:bidi="ar"/>
              </w:rPr>
              <w:t>连接区</w:t>
            </w:r>
            <w:proofErr w:type="gramEnd"/>
          </w:p>
        </w:tc>
        <w:tc>
          <w:tcPr>
            <w:tcW w:w="2220" w:type="dxa"/>
          </w:tcPr>
          <w:p w14:paraId="2600247E"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FD086B" w14:paraId="539FCB48" w14:textId="77777777">
        <w:tc>
          <w:tcPr>
            <w:tcW w:w="1437" w:type="dxa"/>
            <w:vAlign w:val="bottom"/>
          </w:tcPr>
          <w:p w14:paraId="46C56063"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BARD1</w:t>
            </w:r>
          </w:p>
        </w:tc>
        <w:tc>
          <w:tcPr>
            <w:tcW w:w="1584" w:type="dxa"/>
            <w:vAlign w:val="bottom"/>
          </w:tcPr>
          <w:p w14:paraId="0B8B58A4"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NM_000465</w:t>
            </w:r>
          </w:p>
        </w:tc>
        <w:tc>
          <w:tcPr>
            <w:tcW w:w="4721" w:type="dxa"/>
          </w:tcPr>
          <w:p w14:paraId="41459A9F"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11、外显子-内含子</w:t>
            </w:r>
            <w:proofErr w:type="gramStart"/>
            <w:r>
              <w:rPr>
                <w:rStyle w:val="font21"/>
                <w:rFonts w:hint="eastAsia"/>
                <w:sz w:val="18"/>
                <w:szCs w:val="18"/>
                <w:lang w:eastAsia="zh-CN" w:bidi="ar"/>
              </w:rPr>
              <w:t>连接区</w:t>
            </w:r>
            <w:proofErr w:type="gramEnd"/>
          </w:p>
        </w:tc>
        <w:tc>
          <w:tcPr>
            <w:tcW w:w="2220" w:type="dxa"/>
          </w:tcPr>
          <w:p w14:paraId="0F093795"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FD086B" w14:paraId="6223F8F8" w14:textId="77777777">
        <w:tc>
          <w:tcPr>
            <w:tcW w:w="1437" w:type="dxa"/>
            <w:vAlign w:val="bottom"/>
          </w:tcPr>
          <w:p w14:paraId="2F420961" w14:textId="77777777" w:rsidR="00FD086B" w:rsidRDefault="00000000">
            <w:pPr>
              <w:widowControl/>
              <w:jc w:val="center"/>
              <w:textAlignment w:val="bottom"/>
              <w:rPr>
                <w:rFonts w:ascii="宋体" w:hAnsi="宋体" w:hint="eastAsia"/>
                <w:sz w:val="18"/>
                <w:szCs w:val="18"/>
              </w:rPr>
            </w:pPr>
            <w:r>
              <w:rPr>
                <w:rStyle w:val="font21"/>
                <w:rFonts w:hint="eastAsia"/>
                <w:sz w:val="18"/>
                <w:szCs w:val="18"/>
                <w:lang w:eastAsia="zh-CN" w:bidi="ar"/>
              </w:rPr>
              <w:t>BRAF</w:t>
            </w:r>
          </w:p>
        </w:tc>
        <w:tc>
          <w:tcPr>
            <w:tcW w:w="1584" w:type="dxa"/>
          </w:tcPr>
          <w:p w14:paraId="7AB5A3F7"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NM_004333</w:t>
            </w:r>
          </w:p>
        </w:tc>
        <w:tc>
          <w:tcPr>
            <w:tcW w:w="4721" w:type="dxa"/>
          </w:tcPr>
          <w:p w14:paraId="75245718" w14:textId="77777777" w:rsidR="00FD086B" w:rsidRDefault="00000000">
            <w:pPr>
              <w:widowControl/>
              <w:textAlignment w:val="top"/>
              <w:rPr>
                <w:rFonts w:ascii="宋体" w:hAnsi="宋体" w:hint="eastAsia"/>
                <w:sz w:val="18"/>
                <w:szCs w:val="18"/>
              </w:rPr>
            </w:pPr>
            <w:r>
              <w:rPr>
                <w:rStyle w:val="font21"/>
                <w:rFonts w:hint="eastAsia"/>
                <w:sz w:val="18"/>
                <w:szCs w:val="18"/>
                <w:lang w:eastAsia="zh-CN" w:bidi="ar"/>
              </w:rPr>
              <w:t>Exon 11/12/15/18热点区域</w:t>
            </w:r>
          </w:p>
        </w:tc>
        <w:tc>
          <w:tcPr>
            <w:tcW w:w="2220" w:type="dxa"/>
          </w:tcPr>
          <w:p w14:paraId="4714E69D" w14:textId="77777777" w:rsidR="00FD086B"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FD086B" w14:paraId="1072A37A" w14:textId="77777777">
        <w:tc>
          <w:tcPr>
            <w:tcW w:w="1437" w:type="dxa"/>
            <w:vAlign w:val="center"/>
          </w:tcPr>
          <w:p w14:paraId="15AD78E7" w14:textId="77777777" w:rsidR="00FD086B" w:rsidRDefault="00000000">
            <w:pPr>
              <w:widowControl/>
              <w:jc w:val="center"/>
              <w:textAlignment w:val="center"/>
              <w:rPr>
                <w:rFonts w:ascii="宋体" w:hAnsi="宋体" w:hint="eastAsia"/>
                <w:sz w:val="18"/>
                <w:szCs w:val="18"/>
              </w:rPr>
            </w:pPr>
            <w:proofErr w:type="spellStart"/>
            <w:r>
              <w:rPr>
                <w:rStyle w:val="font21"/>
                <w:rFonts w:hint="eastAsia"/>
                <w:sz w:val="18"/>
                <w:szCs w:val="18"/>
                <w:lang w:eastAsia="zh-CN" w:bidi="ar"/>
              </w:rPr>
              <w:t>BRCAl</w:t>
            </w:r>
            <w:proofErr w:type="spellEnd"/>
          </w:p>
        </w:tc>
        <w:tc>
          <w:tcPr>
            <w:tcW w:w="1584" w:type="dxa"/>
            <w:vAlign w:val="center"/>
          </w:tcPr>
          <w:p w14:paraId="4855D2EC" w14:textId="77777777" w:rsidR="00FD086B" w:rsidRDefault="00000000">
            <w:pPr>
              <w:widowControl/>
              <w:jc w:val="center"/>
              <w:textAlignment w:val="center"/>
              <w:rPr>
                <w:rFonts w:ascii="宋体" w:hAnsi="宋体" w:hint="eastAsia"/>
                <w:sz w:val="18"/>
                <w:szCs w:val="18"/>
              </w:rPr>
            </w:pPr>
            <w:r>
              <w:rPr>
                <w:rStyle w:val="font21"/>
                <w:rFonts w:hint="eastAsia"/>
                <w:sz w:val="18"/>
                <w:szCs w:val="18"/>
                <w:lang w:eastAsia="zh-CN" w:bidi="ar"/>
              </w:rPr>
              <w:t>NM_007294</w:t>
            </w:r>
          </w:p>
        </w:tc>
        <w:tc>
          <w:tcPr>
            <w:tcW w:w="4721" w:type="dxa"/>
          </w:tcPr>
          <w:p w14:paraId="7A6A12D0" w14:textId="77777777" w:rsidR="00FD086B"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2~Exon 3、Exon 5~Exon 24、外显子-内含子连接区、部分内含子和UTR区</w:t>
            </w:r>
          </w:p>
        </w:tc>
        <w:tc>
          <w:tcPr>
            <w:tcW w:w="2220" w:type="dxa"/>
          </w:tcPr>
          <w:p w14:paraId="1A207267" w14:textId="77777777" w:rsidR="00FD086B" w:rsidRDefault="00000000">
            <w:pPr>
              <w:widowControl/>
              <w:jc w:val="center"/>
              <w:textAlignment w:val="top"/>
              <w:rPr>
                <w:rStyle w:val="font21"/>
                <w:rFonts w:hint="eastAsia"/>
                <w:sz w:val="18"/>
                <w:szCs w:val="18"/>
                <w:lang w:eastAsia="zh-CN" w:bidi="ar"/>
              </w:rPr>
            </w:pPr>
            <w:r>
              <w:rPr>
                <w:rStyle w:val="font21"/>
                <w:rFonts w:hint="eastAsia"/>
                <w:sz w:val="18"/>
                <w:szCs w:val="18"/>
                <w:lang w:eastAsia="zh-CN" w:bidi="ar"/>
              </w:rPr>
              <w:t>点突变、插入/缺</w:t>
            </w:r>
          </w:p>
          <w:p w14:paraId="506D7050" w14:textId="77777777" w:rsidR="00FD086B" w:rsidRDefault="00000000">
            <w:pPr>
              <w:widowControl/>
              <w:jc w:val="center"/>
              <w:textAlignment w:val="top"/>
              <w:rPr>
                <w:rFonts w:ascii="宋体" w:hAnsi="宋体" w:hint="eastAsia"/>
                <w:sz w:val="18"/>
                <w:szCs w:val="18"/>
                <w:lang w:eastAsia="zh-CN"/>
              </w:rPr>
            </w:pPr>
            <w:r>
              <w:rPr>
                <w:rStyle w:val="font21"/>
                <w:rFonts w:hint="eastAsia"/>
                <w:sz w:val="18"/>
                <w:szCs w:val="18"/>
                <w:lang w:eastAsia="zh-CN" w:bidi="ar"/>
              </w:rPr>
              <w:t>失、大片段重排*</w:t>
            </w:r>
          </w:p>
        </w:tc>
      </w:tr>
      <w:tr w:rsidR="00FD086B" w14:paraId="27EA4401" w14:textId="77777777">
        <w:tc>
          <w:tcPr>
            <w:tcW w:w="1437" w:type="dxa"/>
            <w:vAlign w:val="center"/>
          </w:tcPr>
          <w:p w14:paraId="50BF690F" w14:textId="77777777" w:rsidR="00FD086B"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BRCA2</w:t>
            </w:r>
          </w:p>
        </w:tc>
        <w:tc>
          <w:tcPr>
            <w:tcW w:w="1584" w:type="dxa"/>
            <w:vAlign w:val="center"/>
          </w:tcPr>
          <w:p w14:paraId="4E6E320E" w14:textId="77777777" w:rsidR="00FD086B"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NM_000059</w:t>
            </w:r>
          </w:p>
        </w:tc>
        <w:tc>
          <w:tcPr>
            <w:tcW w:w="4721" w:type="dxa"/>
          </w:tcPr>
          <w:p w14:paraId="445D4E29" w14:textId="77777777" w:rsidR="00FD086B"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27、外显子-内含子连接区、部分内含子和UTR区</w:t>
            </w:r>
          </w:p>
        </w:tc>
        <w:tc>
          <w:tcPr>
            <w:tcW w:w="2220" w:type="dxa"/>
          </w:tcPr>
          <w:p w14:paraId="6FA5BF51" w14:textId="77777777" w:rsidR="00FD086B" w:rsidRDefault="00000000">
            <w:pPr>
              <w:widowControl/>
              <w:jc w:val="center"/>
              <w:textAlignment w:val="top"/>
              <w:rPr>
                <w:rStyle w:val="font21"/>
                <w:rFonts w:hint="eastAsia"/>
                <w:sz w:val="18"/>
                <w:szCs w:val="18"/>
                <w:lang w:eastAsia="zh-CN" w:bidi="ar"/>
              </w:rPr>
            </w:pPr>
            <w:r>
              <w:rPr>
                <w:rStyle w:val="font21"/>
                <w:rFonts w:hint="eastAsia"/>
                <w:sz w:val="18"/>
                <w:szCs w:val="18"/>
                <w:lang w:eastAsia="zh-CN" w:bidi="ar"/>
              </w:rPr>
              <w:t>点突变、插入/缺</w:t>
            </w:r>
          </w:p>
          <w:p w14:paraId="19D33BC4"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失、大片段重排*</w:t>
            </w:r>
          </w:p>
        </w:tc>
      </w:tr>
      <w:tr w:rsidR="00FD086B" w14:paraId="7E8EE46F" w14:textId="77777777">
        <w:tc>
          <w:tcPr>
            <w:tcW w:w="1437" w:type="dxa"/>
            <w:vAlign w:val="bottom"/>
          </w:tcPr>
          <w:p w14:paraId="54149897" w14:textId="77777777" w:rsidR="00FD086B"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BRIP1</w:t>
            </w:r>
          </w:p>
        </w:tc>
        <w:tc>
          <w:tcPr>
            <w:tcW w:w="1584" w:type="dxa"/>
          </w:tcPr>
          <w:p w14:paraId="1D6E1377"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NM_032043</w:t>
            </w:r>
          </w:p>
        </w:tc>
        <w:tc>
          <w:tcPr>
            <w:tcW w:w="4721" w:type="dxa"/>
          </w:tcPr>
          <w:p w14:paraId="4A6B41E7" w14:textId="77777777" w:rsidR="00FD086B"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20、外显子-内含子</w:t>
            </w:r>
            <w:proofErr w:type="gramStart"/>
            <w:r>
              <w:rPr>
                <w:rStyle w:val="font21"/>
                <w:rFonts w:hint="eastAsia"/>
                <w:sz w:val="18"/>
                <w:szCs w:val="18"/>
                <w:lang w:eastAsia="zh-CN" w:bidi="ar"/>
              </w:rPr>
              <w:t>连接区</w:t>
            </w:r>
            <w:proofErr w:type="gramEnd"/>
          </w:p>
        </w:tc>
        <w:tc>
          <w:tcPr>
            <w:tcW w:w="2220" w:type="dxa"/>
          </w:tcPr>
          <w:p w14:paraId="31899BF3"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FD086B" w14:paraId="0CC6855D" w14:textId="77777777">
        <w:tc>
          <w:tcPr>
            <w:tcW w:w="1437" w:type="dxa"/>
            <w:vAlign w:val="bottom"/>
          </w:tcPr>
          <w:p w14:paraId="39DC3568" w14:textId="77777777" w:rsidR="00FD086B"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CDH1</w:t>
            </w:r>
          </w:p>
        </w:tc>
        <w:tc>
          <w:tcPr>
            <w:tcW w:w="1584" w:type="dxa"/>
          </w:tcPr>
          <w:p w14:paraId="48306EB0"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NM_004360</w:t>
            </w:r>
          </w:p>
        </w:tc>
        <w:tc>
          <w:tcPr>
            <w:tcW w:w="4721" w:type="dxa"/>
          </w:tcPr>
          <w:p w14:paraId="1DD89E59" w14:textId="77777777" w:rsidR="00FD086B"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1~Exon 16、外显子-内含子</w:t>
            </w:r>
            <w:proofErr w:type="gramStart"/>
            <w:r>
              <w:rPr>
                <w:rStyle w:val="font21"/>
                <w:rFonts w:hint="eastAsia"/>
                <w:sz w:val="18"/>
                <w:szCs w:val="18"/>
                <w:lang w:eastAsia="zh-CN" w:bidi="ar"/>
              </w:rPr>
              <w:t>连接区</w:t>
            </w:r>
            <w:proofErr w:type="gramEnd"/>
          </w:p>
        </w:tc>
        <w:tc>
          <w:tcPr>
            <w:tcW w:w="2220" w:type="dxa"/>
          </w:tcPr>
          <w:p w14:paraId="7A4F8006"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FD086B" w14:paraId="35FA1595" w14:textId="77777777">
        <w:tc>
          <w:tcPr>
            <w:tcW w:w="1437" w:type="dxa"/>
            <w:vAlign w:val="bottom"/>
          </w:tcPr>
          <w:p w14:paraId="1EBDB4E9" w14:textId="77777777" w:rsidR="00FD086B"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CDK12</w:t>
            </w:r>
          </w:p>
        </w:tc>
        <w:tc>
          <w:tcPr>
            <w:tcW w:w="1584" w:type="dxa"/>
          </w:tcPr>
          <w:p w14:paraId="65463D26"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NM_016507</w:t>
            </w:r>
          </w:p>
        </w:tc>
        <w:tc>
          <w:tcPr>
            <w:tcW w:w="4721" w:type="dxa"/>
          </w:tcPr>
          <w:p w14:paraId="7F88DEBF" w14:textId="77777777" w:rsidR="00FD086B"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1~Exon 14、外显子-内含子</w:t>
            </w:r>
            <w:proofErr w:type="gramStart"/>
            <w:r>
              <w:rPr>
                <w:rStyle w:val="font21"/>
                <w:rFonts w:hint="eastAsia"/>
                <w:sz w:val="18"/>
                <w:szCs w:val="18"/>
                <w:lang w:eastAsia="zh-CN" w:bidi="ar"/>
              </w:rPr>
              <w:t>连接区</w:t>
            </w:r>
            <w:proofErr w:type="gramEnd"/>
          </w:p>
        </w:tc>
        <w:tc>
          <w:tcPr>
            <w:tcW w:w="2220" w:type="dxa"/>
          </w:tcPr>
          <w:p w14:paraId="40B4D1D3"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FD086B" w14:paraId="07E5F07D" w14:textId="77777777">
        <w:tc>
          <w:tcPr>
            <w:tcW w:w="1437" w:type="dxa"/>
            <w:vAlign w:val="bottom"/>
          </w:tcPr>
          <w:p w14:paraId="38EDE773" w14:textId="77777777" w:rsidR="00FD086B"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CHEK1</w:t>
            </w:r>
          </w:p>
        </w:tc>
        <w:tc>
          <w:tcPr>
            <w:tcW w:w="1584" w:type="dxa"/>
          </w:tcPr>
          <w:p w14:paraId="50AADFDF"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NM_001114122</w:t>
            </w:r>
          </w:p>
        </w:tc>
        <w:tc>
          <w:tcPr>
            <w:tcW w:w="4721" w:type="dxa"/>
            <w:vAlign w:val="center"/>
          </w:tcPr>
          <w:p w14:paraId="43DE5B43" w14:textId="77777777" w:rsidR="00FD086B" w:rsidRDefault="00000000">
            <w:pPr>
              <w:widowControl/>
              <w:textAlignment w:val="center"/>
              <w:rPr>
                <w:rStyle w:val="font41"/>
                <w:rFonts w:hint="eastAsia"/>
                <w:sz w:val="18"/>
                <w:szCs w:val="18"/>
                <w:lang w:eastAsia="zh-CN" w:bidi="ar"/>
              </w:rPr>
            </w:pPr>
            <w:r>
              <w:rPr>
                <w:rStyle w:val="font21"/>
                <w:rFonts w:hint="eastAsia"/>
                <w:sz w:val="18"/>
                <w:szCs w:val="18"/>
                <w:lang w:eastAsia="zh-CN" w:bidi="ar"/>
              </w:rPr>
              <w:t>Exon 2~Exon 13、外显子-内含子</w:t>
            </w:r>
            <w:proofErr w:type="gramStart"/>
            <w:r>
              <w:rPr>
                <w:rStyle w:val="font21"/>
                <w:rFonts w:hint="eastAsia"/>
                <w:sz w:val="18"/>
                <w:szCs w:val="18"/>
                <w:lang w:eastAsia="zh-CN" w:bidi="ar"/>
              </w:rPr>
              <w:t>连接区</w:t>
            </w:r>
            <w:proofErr w:type="gramEnd"/>
          </w:p>
        </w:tc>
        <w:tc>
          <w:tcPr>
            <w:tcW w:w="2220" w:type="dxa"/>
            <w:vAlign w:val="center"/>
          </w:tcPr>
          <w:p w14:paraId="1C87C584" w14:textId="77777777" w:rsidR="00FD086B"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点突变、插入/缺失</w:t>
            </w:r>
          </w:p>
        </w:tc>
      </w:tr>
      <w:tr w:rsidR="00FD086B" w14:paraId="54DF4D43" w14:textId="77777777">
        <w:tc>
          <w:tcPr>
            <w:tcW w:w="1437" w:type="dxa"/>
            <w:vAlign w:val="bottom"/>
          </w:tcPr>
          <w:p w14:paraId="20E3484F" w14:textId="77777777" w:rsidR="00FD086B"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CHEK2</w:t>
            </w:r>
          </w:p>
        </w:tc>
        <w:tc>
          <w:tcPr>
            <w:tcW w:w="1584" w:type="dxa"/>
          </w:tcPr>
          <w:p w14:paraId="40AE46C5"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NM_007194</w:t>
            </w:r>
          </w:p>
        </w:tc>
        <w:tc>
          <w:tcPr>
            <w:tcW w:w="4721" w:type="dxa"/>
          </w:tcPr>
          <w:p w14:paraId="4BFB45DC" w14:textId="77777777" w:rsidR="00FD086B"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15、外显子-内含子</w:t>
            </w:r>
            <w:proofErr w:type="gramStart"/>
            <w:r>
              <w:rPr>
                <w:rStyle w:val="font21"/>
                <w:rFonts w:hint="eastAsia"/>
                <w:sz w:val="18"/>
                <w:szCs w:val="18"/>
                <w:lang w:eastAsia="zh-CN" w:bidi="ar"/>
              </w:rPr>
              <w:t>连接区</w:t>
            </w:r>
            <w:proofErr w:type="gramEnd"/>
          </w:p>
        </w:tc>
        <w:tc>
          <w:tcPr>
            <w:tcW w:w="2220" w:type="dxa"/>
          </w:tcPr>
          <w:p w14:paraId="554F3DA2" w14:textId="77777777" w:rsidR="00FD086B"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FD086B" w14:paraId="0EF14346" w14:textId="77777777">
        <w:tc>
          <w:tcPr>
            <w:tcW w:w="1437" w:type="dxa"/>
            <w:vAlign w:val="bottom"/>
          </w:tcPr>
          <w:p w14:paraId="460B5B81"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ERBB2</w:t>
            </w:r>
          </w:p>
        </w:tc>
        <w:tc>
          <w:tcPr>
            <w:tcW w:w="1584" w:type="dxa"/>
          </w:tcPr>
          <w:p w14:paraId="521A87D8"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NM_004448</w:t>
            </w:r>
          </w:p>
        </w:tc>
        <w:tc>
          <w:tcPr>
            <w:tcW w:w="4721" w:type="dxa"/>
          </w:tcPr>
          <w:p w14:paraId="70CBD398"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1~3/6~9/11~12/16~21/23/25~27热点区域</w:t>
            </w:r>
          </w:p>
        </w:tc>
        <w:tc>
          <w:tcPr>
            <w:tcW w:w="2220" w:type="dxa"/>
          </w:tcPr>
          <w:p w14:paraId="224B6031"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58512015" w14:textId="77777777">
        <w:tc>
          <w:tcPr>
            <w:tcW w:w="1437" w:type="dxa"/>
            <w:vAlign w:val="bottom"/>
          </w:tcPr>
          <w:p w14:paraId="7C617A6F"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ESR1</w:t>
            </w:r>
          </w:p>
        </w:tc>
        <w:tc>
          <w:tcPr>
            <w:tcW w:w="1584" w:type="dxa"/>
          </w:tcPr>
          <w:p w14:paraId="3F9786EB"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NM_000125</w:t>
            </w:r>
          </w:p>
        </w:tc>
        <w:tc>
          <w:tcPr>
            <w:tcW w:w="4721" w:type="dxa"/>
            <w:vAlign w:val="center"/>
          </w:tcPr>
          <w:p w14:paraId="544FECBD" w14:textId="77777777" w:rsidR="00FD086B" w:rsidRDefault="00000000">
            <w:pPr>
              <w:widowControl/>
              <w:textAlignment w:val="center"/>
              <w:rPr>
                <w:rStyle w:val="font41"/>
                <w:rFonts w:hint="eastAsia"/>
                <w:sz w:val="18"/>
                <w:szCs w:val="18"/>
                <w:lang w:eastAsia="zh-CN" w:bidi="ar"/>
              </w:rPr>
            </w:pPr>
            <w:r>
              <w:rPr>
                <w:rFonts w:ascii="宋体" w:hAnsi="宋体" w:hint="eastAsia"/>
                <w:color w:val="000000"/>
                <w:sz w:val="18"/>
                <w:szCs w:val="18"/>
                <w:lang w:eastAsia="zh-CN" w:bidi="ar"/>
              </w:rPr>
              <w:t>Exon 1~Exon 8、外显子-内含子</w:t>
            </w:r>
            <w:proofErr w:type="gramStart"/>
            <w:r>
              <w:rPr>
                <w:rFonts w:ascii="宋体" w:hAnsi="宋体" w:hint="eastAsia"/>
                <w:color w:val="000000"/>
                <w:sz w:val="18"/>
                <w:szCs w:val="18"/>
                <w:lang w:eastAsia="zh-CN" w:bidi="ar"/>
              </w:rPr>
              <w:t>连接区</w:t>
            </w:r>
            <w:proofErr w:type="gramEnd"/>
          </w:p>
        </w:tc>
        <w:tc>
          <w:tcPr>
            <w:tcW w:w="2220" w:type="dxa"/>
          </w:tcPr>
          <w:p w14:paraId="29985562"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00C33E8A" w14:textId="77777777">
        <w:tc>
          <w:tcPr>
            <w:tcW w:w="1437" w:type="dxa"/>
            <w:vAlign w:val="bottom"/>
          </w:tcPr>
          <w:p w14:paraId="0AF16219"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FANCA</w:t>
            </w:r>
          </w:p>
        </w:tc>
        <w:tc>
          <w:tcPr>
            <w:tcW w:w="1584" w:type="dxa"/>
          </w:tcPr>
          <w:p w14:paraId="29B3E168"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NM_000135</w:t>
            </w:r>
          </w:p>
        </w:tc>
        <w:tc>
          <w:tcPr>
            <w:tcW w:w="4721" w:type="dxa"/>
          </w:tcPr>
          <w:p w14:paraId="036A03D8"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43、外显子-内含子</w:t>
            </w:r>
            <w:proofErr w:type="gramStart"/>
            <w:r>
              <w:rPr>
                <w:rFonts w:ascii="宋体" w:hAnsi="宋体" w:hint="eastAsia"/>
                <w:color w:val="000000"/>
                <w:sz w:val="18"/>
                <w:szCs w:val="18"/>
                <w:lang w:eastAsia="zh-CN" w:bidi="ar"/>
              </w:rPr>
              <w:t>连接区</w:t>
            </w:r>
            <w:proofErr w:type="gramEnd"/>
          </w:p>
        </w:tc>
        <w:tc>
          <w:tcPr>
            <w:tcW w:w="2220" w:type="dxa"/>
          </w:tcPr>
          <w:p w14:paraId="04327638"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283FCCC5" w14:textId="77777777">
        <w:tc>
          <w:tcPr>
            <w:tcW w:w="1437" w:type="dxa"/>
            <w:vAlign w:val="bottom"/>
          </w:tcPr>
          <w:p w14:paraId="5542A00C"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FANCL</w:t>
            </w:r>
          </w:p>
        </w:tc>
        <w:tc>
          <w:tcPr>
            <w:tcW w:w="1584" w:type="dxa"/>
          </w:tcPr>
          <w:p w14:paraId="730529B5"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NM_018062</w:t>
            </w:r>
          </w:p>
        </w:tc>
        <w:tc>
          <w:tcPr>
            <w:tcW w:w="4721" w:type="dxa"/>
          </w:tcPr>
          <w:p w14:paraId="43A942FE"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14、外显子-内含子</w:t>
            </w:r>
            <w:proofErr w:type="gramStart"/>
            <w:r>
              <w:rPr>
                <w:rFonts w:ascii="宋体" w:hAnsi="宋体" w:hint="eastAsia"/>
                <w:color w:val="000000"/>
                <w:sz w:val="18"/>
                <w:szCs w:val="18"/>
                <w:lang w:eastAsia="zh-CN" w:bidi="ar"/>
              </w:rPr>
              <w:t>连接区</w:t>
            </w:r>
            <w:proofErr w:type="gramEnd"/>
          </w:p>
        </w:tc>
        <w:tc>
          <w:tcPr>
            <w:tcW w:w="2220" w:type="dxa"/>
          </w:tcPr>
          <w:p w14:paraId="34B27CBA"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64156436" w14:textId="77777777">
        <w:tc>
          <w:tcPr>
            <w:tcW w:w="1437" w:type="dxa"/>
            <w:vAlign w:val="bottom"/>
          </w:tcPr>
          <w:p w14:paraId="317E70C8"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HDAC2</w:t>
            </w:r>
          </w:p>
        </w:tc>
        <w:tc>
          <w:tcPr>
            <w:tcW w:w="1584" w:type="dxa"/>
            <w:vAlign w:val="bottom"/>
          </w:tcPr>
          <w:p w14:paraId="418D7539"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NM_001527</w:t>
            </w:r>
          </w:p>
        </w:tc>
        <w:tc>
          <w:tcPr>
            <w:tcW w:w="4721" w:type="dxa"/>
          </w:tcPr>
          <w:p w14:paraId="655A61DD"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14、外显子-内含子</w:t>
            </w:r>
            <w:proofErr w:type="gramStart"/>
            <w:r>
              <w:rPr>
                <w:rFonts w:ascii="宋体" w:hAnsi="宋体" w:hint="eastAsia"/>
                <w:color w:val="000000"/>
                <w:sz w:val="18"/>
                <w:szCs w:val="18"/>
                <w:lang w:eastAsia="zh-CN" w:bidi="ar"/>
              </w:rPr>
              <w:t>连接区</w:t>
            </w:r>
            <w:proofErr w:type="gramEnd"/>
          </w:p>
        </w:tc>
        <w:tc>
          <w:tcPr>
            <w:tcW w:w="2220" w:type="dxa"/>
          </w:tcPr>
          <w:p w14:paraId="2AE651F4"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786FCAA1" w14:textId="77777777">
        <w:tc>
          <w:tcPr>
            <w:tcW w:w="1437" w:type="dxa"/>
            <w:vAlign w:val="bottom"/>
          </w:tcPr>
          <w:p w14:paraId="4A9505F4"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HOXB13</w:t>
            </w:r>
          </w:p>
        </w:tc>
        <w:tc>
          <w:tcPr>
            <w:tcW w:w="1584" w:type="dxa"/>
          </w:tcPr>
          <w:p w14:paraId="288B7F9E"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NM_006361</w:t>
            </w:r>
          </w:p>
        </w:tc>
        <w:tc>
          <w:tcPr>
            <w:tcW w:w="4721" w:type="dxa"/>
          </w:tcPr>
          <w:p w14:paraId="488918CE"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2、外显子-内含子</w:t>
            </w:r>
            <w:proofErr w:type="gramStart"/>
            <w:r>
              <w:rPr>
                <w:rFonts w:ascii="宋体" w:hAnsi="宋体" w:hint="eastAsia"/>
                <w:color w:val="000000"/>
                <w:sz w:val="18"/>
                <w:szCs w:val="18"/>
                <w:lang w:eastAsia="zh-CN" w:bidi="ar"/>
              </w:rPr>
              <w:t>连接区</w:t>
            </w:r>
            <w:proofErr w:type="gramEnd"/>
          </w:p>
        </w:tc>
        <w:tc>
          <w:tcPr>
            <w:tcW w:w="2220" w:type="dxa"/>
          </w:tcPr>
          <w:p w14:paraId="4C2D1083"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55919FCC" w14:textId="77777777">
        <w:tc>
          <w:tcPr>
            <w:tcW w:w="1437" w:type="dxa"/>
            <w:vAlign w:val="bottom"/>
          </w:tcPr>
          <w:p w14:paraId="3C1FED09"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KRAS</w:t>
            </w:r>
          </w:p>
        </w:tc>
        <w:tc>
          <w:tcPr>
            <w:tcW w:w="1584" w:type="dxa"/>
          </w:tcPr>
          <w:p w14:paraId="089847C9"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NM_004985</w:t>
            </w:r>
          </w:p>
        </w:tc>
        <w:tc>
          <w:tcPr>
            <w:tcW w:w="4721" w:type="dxa"/>
          </w:tcPr>
          <w:p w14:paraId="6508F73E"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4热点区域</w:t>
            </w:r>
          </w:p>
        </w:tc>
        <w:tc>
          <w:tcPr>
            <w:tcW w:w="2220" w:type="dxa"/>
          </w:tcPr>
          <w:p w14:paraId="0111A535"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3D673C88" w14:textId="77777777">
        <w:tc>
          <w:tcPr>
            <w:tcW w:w="1437" w:type="dxa"/>
            <w:vAlign w:val="bottom"/>
          </w:tcPr>
          <w:p w14:paraId="1AB623AC"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MLH1</w:t>
            </w:r>
          </w:p>
        </w:tc>
        <w:tc>
          <w:tcPr>
            <w:tcW w:w="1584" w:type="dxa"/>
          </w:tcPr>
          <w:p w14:paraId="1BF7ED3C"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NM_000249</w:t>
            </w:r>
          </w:p>
        </w:tc>
        <w:tc>
          <w:tcPr>
            <w:tcW w:w="4721" w:type="dxa"/>
          </w:tcPr>
          <w:p w14:paraId="27F6F368"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19、外显子-内含子</w:t>
            </w:r>
            <w:proofErr w:type="gramStart"/>
            <w:r>
              <w:rPr>
                <w:rFonts w:ascii="宋体" w:hAnsi="宋体" w:hint="eastAsia"/>
                <w:color w:val="000000"/>
                <w:sz w:val="18"/>
                <w:szCs w:val="18"/>
                <w:lang w:eastAsia="zh-CN" w:bidi="ar"/>
              </w:rPr>
              <w:t>连接区</w:t>
            </w:r>
            <w:proofErr w:type="gramEnd"/>
          </w:p>
        </w:tc>
        <w:tc>
          <w:tcPr>
            <w:tcW w:w="2220" w:type="dxa"/>
          </w:tcPr>
          <w:p w14:paraId="3A190765"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56CF4BA6" w14:textId="77777777">
        <w:tc>
          <w:tcPr>
            <w:tcW w:w="1437" w:type="dxa"/>
            <w:vAlign w:val="bottom"/>
          </w:tcPr>
          <w:p w14:paraId="4E05495F"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MRE11</w:t>
            </w:r>
          </w:p>
        </w:tc>
        <w:tc>
          <w:tcPr>
            <w:tcW w:w="1584" w:type="dxa"/>
          </w:tcPr>
          <w:p w14:paraId="4B2C21FC"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NM_005591</w:t>
            </w:r>
          </w:p>
        </w:tc>
        <w:tc>
          <w:tcPr>
            <w:tcW w:w="4721" w:type="dxa"/>
          </w:tcPr>
          <w:p w14:paraId="5BA77013"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20、外显子-内含子</w:t>
            </w:r>
            <w:proofErr w:type="gramStart"/>
            <w:r>
              <w:rPr>
                <w:rFonts w:ascii="宋体" w:hAnsi="宋体" w:hint="eastAsia"/>
                <w:color w:val="000000"/>
                <w:sz w:val="18"/>
                <w:szCs w:val="18"/>
                <w:lang w:eastAsia="zh-CN" w:bidi="ar"/>
              </w:rPr>
              <w:t>连接区</w:t>
            </w:r>
            <w:proofErr w:type="gramEnd"/>
          </w:p>
        </w:tc>
        <w:tc>
          <w:tcPr>
            <w:tcW w:w="2220" w:type="dxa"/>
          </w:tcPr>
          <w:p w14:paraId="220DB35E"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40B56BF5" w14:textId="77777777">
        <w:tc>
          <w:tcPr>
            <w:tcW w:w="1437" w:type="dxa"/>
            <w:vAlign w:val="bottom"/>
          </w:tcPr>
          <w:p w14:paraId="0600DA1E"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504040"/>
                <w:sz w:val="18"/>
                <w:szCs w:val="18"/>
                <w:lang w:eastAsia="zh-CN" w:bidi="ar"/>
              </w:rPr>
              <w:t>NBN</w:t>
            </w:r>
          </w:p>
        </w:tc>
        <w:tc>
          <w:tcPr>
            <w:tcW w:w="1584" w:type="dxa"/>
          </w:tcPr>
          <w:p w14:paraId="45B27859"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NM_002485</w:t>
            </w:r>
          </w:p>
        </w:tc>
        <w:tc>
          <w:tcPr>
            <w:tcW w:w="4721" w:type="dxa"/>
          </w:tcPr>
          <w:p w14:paraId="5C6287AC"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16、外显子-内含子</w:t>
            </w:r>
            <w:proofErr w:type="gramStart"/>
            <w:r>
              <w:rPr>
                <w:rFonts w:ascii="宋体" w:hAnsi="宋体" w:hint="eastAsia"/>
                <w:color w:val="000000"/>
                <w:sz w:val="18"/>
                <w:szCs w:val="18"/>
                <w:lang w:eastAsia="zh-CN" w:bidi="ar"/>
              </w:rPr>
              <w:t>连接区</w:t>
            </w:r>
            <w:proofErr w:type="gramEnd"/>
          </w:p>
        </w:tc>
        <w:tc>
          <w:tcPr>
            <w:tcW w:w="2220" w:type="dxa"/>
          </w:tcPr>
          <w:p w14:paraId="0DAB4172"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398EF63C" w14:textId="77777777">
        <w:tc>
          <w:tcPr>
            <w:tcW w:w="1437" w:type="dxa"/>
            <w:vAlign w:val="bottom"/>
          </w:tcPr>
          <w:p w14:paraId="4A14F606"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NRAS</w:t>
            </w:r>
          </w:p>
        </w:tc>
        <w:tc>
          <w:tcPr>
            <w:tcW w:w="1584" w:type="dxa"/>
          </w:tcPr>
          <w:p w14:paraId="346CBB90"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NM_002524</w:t>
            </w:r>
          </w:p>
        </w:tc>
        <w:tc>
          <w:tcPr>
            <w:tcW w:w="4721" w:type="dxa"/>
          </w:tcPr>
          <w:p w14:paraId="7E1FD524"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4热点区域</w:t>
            </w:r>
          </w:p>
        </w:tc>
        <w:tc>
          <w:tcPr>
            <w:tcW w:w="2220" w:type="dxa"/>
          </w:tcPr>
          <w:p w14:paraId="7880B55D"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7C69F574" w14:textId="77777777">
        <w:tc>
          <w:tcPr>
            <w:tcW w:w="1437" w:type="dxa"/>
            <w:vAlign w:val="bottom"/>
          </w:tcPr>
          <w:p w14:paraId="5768C17F"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PALB2</w:t>
            </w:r>
          </w:p>
        </w:tc>
        <w:tc>
          <w:tcPr>
            <w:tcW w:w="1584" w:type="dxa"/>
          </w:tcPr>
          <w:p w14:paraId="3B6EF07F"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NM_024675</w:t>
            </w:r>
          </w:p>
        </w:tc>
        <w:tc>
          <w:tcPr>
            <w:tcW w:w="4721" w:type="dxa"/>
          </w:tcPr>
          <w:p w14:paraId="0EC779EE"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13、外显子-内含子</w:t>
            </w:r>
            <w:proofErr w:type="gramStart"/>
            <w:r>
              <w:rPr>
                <w:rFonts w:ascii="宋体" w:hAnsi="宋体" w:hint="eastAsia"/>
                <w:color w:val="000000"/>
                <w:sz w:val="18"/>
                <w:szCs w:val="18"/>
                <w:lang w:eastAsia="zh-CN" w:bidi="ar"/>
              </w:rPr>
              <w:t>连接区</w:t>
            </w:r>
            <w:proofErr w:type="gramEnd"/>
          </w:p>
        </w:tc>
        <w:tc>
          <w:tcPr>
            <w:tcW w:w="2220" w:type="dxa"/>
          </w:tcPr>
          <w:p w14:paraId="0C01C95A"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6ECA6416" w14:textId="77777777">
        <w:tc>
          <w:tcPr>
            <w:tcW w:w="1437" w:type="dxa"/>
            <w:vAlign w:val="bottom"/>
          </w:tcPr>
          <w:p w14:paraId="12C42D34"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PIK3CA</w:t>
            </w:r>
          </w:p>
        </w:tc>
        <w:tc>
          <w:tcPr>
            <w:tcW w:w="1584" w:type="dxa"/>
          </w:tcPr>
          <w:p w14:paraId="6932AA26"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NM_006218</w:t>
            </w:r>
          </w:p>
        </w:tc>
        <w:tc>
          <w:tcPr>
            <w:tcW w:w="4721" w:type="dxa"/>
          </w:tcPr>
          <w:p w14:paraId="5142D370"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21、外显子-内含子</w:t>
            </w:r>
            <w:proofErr w:type="gramStart"/>
            <w:r>
              <w:rPr>
                <w:rFonts w:ascii="宋体" w:hAnsi="宋体" w:hint="eastAsia"/>
                <w:color w:val="000000"/>
                <w:sz w:val="18"/>
                <w:szCs w:val="18"/>
                <w:lang w:eastAsia="zh-CN" w:bidi="ar"/>
              </w:rPr>
              <w:t>连接区</w:t>
            </w:r>
            <w:proofErr w:type="gramEnd"/>
          </w:p>
        </w:tc>
        <w:tc>
          <w:tcPr>
            <w:tcW w:w="2220" w:type="dxa"/>
          </w:tcPr>
          <w:p w14:paraId="3170FD5A"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0397CA59" w14:textId="77777777">
        <w:tc>
          <w:tcPr>
            <w:tcW w:w="1437" w:type="dxa"/>
            <w:vAlign w:val="bottom"/>
          </w:tcPr>
          <w:p w14:paraId="037786CE"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PPP2R2A</w:t>
            </w:r>
          </w:p>
        </w:tc>
        <w:tc>
          <w:tcPr>
            <w:tcW w:w="1584" w:type="dxa"/>
          </w:tcPr>
          <w:p w14:paraId="65D8951B"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NM_002717</w:t>
            </w:r>
          </w:p>
        </w:tc>
        <w:tc>
          <w:tcPr>
            <w:tcW w:w="4721" w:type="dxa"/>
          </w:tcPr>
          <w:p w14:paraId="0F082E4B"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10、外显子-内含子</w:t>
            </w:r>
            <w:proofErr w:type="gramStart"/>
            <w:r>
              <w:rPr>
                <w:rFonts w:ascii="宋体" w:hAnsi="宋体" w:hint="eastAsia"/>
                <w:color w:val="000000"/>
                <w:sz w:val="18"/>
                <w:szCs w:val="18"/>
                <w:lang w:eastAsia="zh-CN" w:bidi="ar"/>
              </w:rPr>
              <w:t>连接区</w:t>
            </w:r>
            <w:proofErr w:type="gramEnd"/>
          </w:p>
        </w:tc>
        <w:tc>
          <w:tcPr>
            <w:tcW w:w="2220" w:type="dxa"/>
          </w:tcPr>
          <w:p w14:paraId="42641405"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28493277" w14:textId="77777777">
        <w:tc>
          <w:tcPr>
            <w:tcW w:w="1437" w:type="dxa"/>
            <w:vAlign w:val="bottom"/>
          </w:tcPr>
          <w:p w14:paraId="727F7F85"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PTEN</w:t>
            </w:r>
          </w:p>
        </w:tc>
        <w:tc>
          <w:tcPr>
            <w:tcW w:w="1584" w:type="dxa"/>
          </w:tcPr>
          <w:p w14:paraId="3826C3F9"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NM_000314</w:t>
            </w:r>
          </w:p>
        </w:tc>
        <w:tc>
          <w:tcPr>
            <w:tcW w:w="4721" w:type="dxa"/>
          </w:tcPr>
          <w:p w14:paraId="52F5D88C"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w:t>
            </w:r>
            <w:proofErr w:type="gramStart"/>
            <w:r>
              <w:rPr>
                <w:rFonts w:ascii="宋体" w:hAnsi="宋体" w:hint="eastAsia"/>
                <w:color w:val="000000"/>
                <w:sz w:val="18"/>
                <w:szCs w:val="18"/>
                <w:lang w:eastAsia="zh-CN" w:bidi="ar"/>
              </w:rPr>
              <w:t>连接区</w:t>
            </w:r>
            <w:proofErr w:type="gramEnd"/>
          </w:p>
        </w:tc>
        <w:tc>
          <w:tcPr>
            <w:tcW w:w="2220" w:type="dxa"/>
          </w:tcPr>
          <w:p w14:paraId="4A031F95"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3719CC85" w14:textId="77777777">
        <w:tc>
          <w:tcPr>
            <w:tcW w:w="1437" w:type="dxa"/>
            <w:vAlign w:val="bottom"/>
          </w:tcPr>
          <w:p w14:paraId="1DE1F5CA"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RAD51B</w:t>
            </w:r>
          </w:p>
        </w:tc>
        <w:tc>
          <w:tcPr>
            <w:tcW w:w="1584" w:type="dxa"/>
          </w:tcPr>
          <w:p w14:paraId="1072E5BA"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NM_133509</w:t>
            </w:r>
          </w:p>
        </w:tc>
        <w:tc>
          <w:tcPr>
            <w:tcW w:w="4721" w:type="dxa"/>
          </w:tcPr>
          <w:p w14:paraId="78046A67"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11、外显子-内含子</w:t>
            </w:r>
            <w:proofErr w:type="gramStart"/>
            <w:r>
              <w:rPr>
                <w:rFonts w:ascii="宋体" w:hAnsi="宋体" w:hint="eastAsia"/>
                <w:color w:val="000000"/>
                <w:sz w:val="18"/>
                <w:szCs w:val="18"/>
                <w:lang w:eastAsia="zh-CN" w:bidi="ar"/>
              </w:rPr>
              <w:t>连接区</w:t>
            </w:r>
            <w:proofErr w:type="gramEnd"/>
          </w:p>
        </w:tc>
        <w:tc>
          <w:tcPr>
            <w:tcW w:w="2220" w:type="dxa"/>
          </w:tcPr>
          <w:p w14:paraId="32036E02"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7A18E09B" w14:textId="77777777">
        <w:tc>
          <w:tcPr>
            <w:tcW w:w="1437" w:type="dxa"/>
            <w:vAlign w:val="bottom"/>
          </w:tcPr>
          <w:p w14:paraId="1EC633D8"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RAD51C</w:t>
            </w:r>
          </w:p>
        </w:tc>
        <w:tc>
          <w:tcPr>
            <w:tcW w:w="1584" w:type="dxa"/>
          </w:tcPr>
          <w:p w14:paraId="439EF3C9"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NM_058216</w:t>
            </w:r>
          </w:p>
        </w:tc>
        <w:tc>
          <w:tcPr>
            <w:tcW w:w="4721" w:type="dxa"/>
          </w:tcPr>
          <w:p w14:paraId="03028841"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w:t>
            </w:r>
            <w:proofErr w:type="gramStart"/>
            <w:r>
              <w:rPr>
                <w:rFonts w:ascii="宋体" w:hAnsi="宋体" w:hint="eastAsia"/>
                <w:color w:val="000000"/>
                <w:sz w:val="18"/>
                <w:szCs w:val="18"/>
                <w:lang w:eastAsia="zh-CN" w:bidi="ar"/>
              </w:rPr>
              <w:t>连接区</w:t>
            </w:r>
            <w:proofErr w:type="gramEnd"/>
          </w:p>
        </w:tc>
        <w:tc>
          <w:tcPr>
            <w:tcW w:w="2220" w:type="dxa"/>
          </w:tcPr>
          <w:p w14:paraId="56D86A73"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33C0E5B4" w14:textId="77777777">
        <w:tc>
          <w:tcPr>
            <w:tcW w:w="1437" w:type="dxa"/>
            <w:vAlign w:val="bottom"/>
          </w:tcPr>
          <w:p w14:paraId="0A6389EE"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RAD51D</w:t>
            </w:r>
          </w:p>
        </w:tc>
        <w:tc>
          <w:tcPr>
            <w:tcW w:w="1584" w:type="dxa"/>
          </w:tcPr>
          <w:p w14:paraId="629B2970"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NM_002878</w:t>
            </w:r>
          </w:p>
        </w:tc>
        <w:tc>
          <w:tcPr>
            <w:tcW w:w="4721" w:type="dxa"/>
          </w:tcPr>
          <w:p w14:paraId="1165BD82"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10、外显子-内含子</w:t>
            </w:r>
            <w:proofErr w:type="gramStart"/>
            <w:r>
              <w:rPr>
                <w:rFonts w:ascii="宋体" w:hAnsi="宋体" w:hint="eastAsia"/>
                <w:color w:val="000000"/>
                <w:sz w:val="18"/>
                <w:szCs w:val="18"/>
                <w:lang w:eastAsia="zh-CN" w:bidi="ar"/>
              </w:rPr>
              <w:t>连接区</w:t>
            </w:r>
            <w:proofErr w:type="gramEnd"/>
          </w:p>
        </w:tc>
        <w:tc>
          <w:tcPr>
            <w:tcW w:w="2220" w:type="dxa"/>
          </w:tcPr>
          <w:p w14:paraId="76FCDB99"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2A65E057" w14:textId="77777777">
        <w:tc>
          <w:tcPr>
            <w:tcW w:w="1437" w:type="dxa"/>
            <w:vAlign w:val="bottom"/>
          </w:tcPr>
          <w:p w14:paraId="1F4949C4"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RAD54L</w:t>
            </w:r>
          </w:p>
        </w:tc>
        <w:tc>
          <w:tcPr>
            <w:tcW w:w="1584" w:type="dxa"/>
          </w:tcPr>
          <w:p w14:paraId="58F0816B"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NM_001142548</w:t>
            </w:r>
          </w:p>
        </w:tc>
        <w:tc>
          <w:tcPr>
            <w:tcW w:w="4721" w:type="dxa"/>
          </w:tcPr>
          <w:p w14:paraId="2FFE8B83"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19、外显子-内含子</w:t>
            </w:r>
            <w:proofErr w:type="gramStart"/>
            <w:r>
              <w:rPr>
                <w:rFonts w:ascii="宋体" w:hAnsi="宋体" w:hint="eastAsia"/>
                <w:color w:val="000000"/>
                <w:sz w:val="18"/>
                <w:szCs w:val="18"/>
                <w:lang w:eastAsia="zh-CN" w:bidi="ar"/>
              </w:rPr>
              <w:t>连接区</w:t>
            </w:r>
            <w:proofErr w:type="gramEnd"/>
          </w:p>
        </w:tc>
        <w:tc>
          <w:tcPr>
            <w:tcW w:w="2220" w:type="dxa"/>
          </w:tcPr>
          <w:p w14:paraId="316C1320"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497A9283" w14:textId="77777777">
        <w:tc>
          <w:tcPr>
            <w:tcW w:w="1437" w:type="dxa"/>
            <w:vAlign w:val="bottom"/>
          </w:tcPr>
          <w:p w14:paraId="3E7109C6"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STK11</w:t>
            </w:r>
          </w:p>
        </w:tc>
        <w:tc>
          <w:tcPr>
            <w:tcW w:w="1584" w:type="dxa"/>
          </w:tcPr>
          <w:p w14:paraId="66B633BB"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NM_000455</w:t>
            </w:r>
          </w:p>
        </w:tc>
        <w:tc>
          <w:tcPr>
            <w:tcW w:w="4721" w:type="dxa"/>
          </w:tcPr>
          <w:p w14:paraId="101DEABF"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w:t>
            </w:r>
            <w:proofErr w:type="gramStart"/>
            <w:r>
              <w:rPr>
                <w:rFonts w:ascii="宋体" w:hAnsi="宋体" w:hint="eastAsia"/>
                <w:color w:val="000000"/>
                <w:sz w:val="18"/>
                <w:szCs w:val="18"/>
                <w:lang w:eastAsia="zh-CN" w:bidi="ar"/>
              </w:rPr>
              <w:t>连接区</w:t>
            </w:r>
            <w:proofErr w:type="gramEnd"/>
          </w:p>
        </w:tc>
        <w:tc>
          <w:tcPr>
            <w:tcW w:w="2220" w:type="dxa"/>
          </w:tcPr>
          <w:p w14:paraId="1CF6B95A"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FD086B" w14:paraId="03DE40C0" w14:textId="77777777">
        <w:tc>
          <w:tcPr>
            <w:tcW w:w="1437" w:type="dxa"/>
            <w:vAlign w:val="bottom"/>
          </w:tcPr>
          <w:p w14:paraId="7C108B5B" w14:textId="77777777" w:rsidR="00FD086B"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lastRenderedPageBreak/>
              <w:t>TP53</w:t>
            </w:r>
          </w:p>
        </w:tc>
        <w:tc>
          <w:tcPr>
            <w:tcW w:w="1584" w:type="dxa"/>
          </w:tcPr>
          <w:p w14:paraId="20AF0C9B"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NM_000546</w:t>
            </w:r>
          </w:p>
        </w:tc>
        <w:tc>
          <w:tcPr>
            <w:tcW w:w="4721" w:type="dxa"/>
          </w:tcPr>
          <w:p w14:paraId="2999D9C4" w14:textId="77777777" w:rsidR="00FD086B"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11、外显子-内含子</w:t>
            </w:r>
            <w:proofErr w:type="gramStart"/>
            <w:r>
              <w:rPr>
                <w:rFonts w:ascii="宋体" w:hAnsi="宋体" w:hint="eastAsia"/>
                <w:color w:val="000000"/>
                <w:sz w:val="18"/>
                <w:szCs w:val="18"/>
                <w:lang w:eastAsia="zh-CN" w:bidi="ar"/>
              </w:rPr>
              <w:t>连接区</w:t>
            </w:r>
            <w:proofErr w:type="gramEnd"/>
          </w:p>
        </w:tc>
        <w:tc>
          <w:tcPr>
            <w:tcW w:w="2220" w:type="dxa"/>
          </w:tcPr>
          <w:p w14:paraId="0CB72FFE" w14:textId="77777777" w:rsidR="00FD086B"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bl>
    <w:p w14:paraId="64ED09C4" w14:textId="77777777" w:rsidR="00FD086B" w:rsidRDefault="00000000">
      <w:pPr>
        <w:pStyle w:val="af6"/>
        <w:ind w:left="0" w:firstLine="0"/>
        <w:rPr>
          <w:rFonts w:ascii="宋体" w:eastAsia="宋体" w:hAnsi="宋体" w:cs="宋体" w:hint="eastAsia"/>
        </w:rPr>
      </w:pPr>
      <w:r>
        <w:rPr>
          <w:rFonts w:ascii="宋体" w:eastAsia="宋体" w:hAnsi="宋体" w:cs="宋体" w:hint="eastAsia"/>
        </w:rPr>
        <w:t>注：</w:t>
      </w:r>
    </w:p>
    <w:p w14:paraId="2C449510" w14:textId="77777777" w:rsidR="00FD086B" w:rsidRDefault="00000000">
      <w:pPr>
        <w:pStyle w:val="af6"/>
        <w:ind w:left="0" w:firstLine="0"/>
        <w:rPr>
          <w:rFonts w:ascii="宋体" w:eastAsia="宋体" w:hAnsi="宋体" w:cs="宋体" w:hint="eastAsia"/>
        </w:rPr>
      </w:pPr>
      <w:r>
        <w:rPr>
          <w:rFonts w:ascii="宋体" w:eastAsia="宋体" w:hAnsi="宋体" w:cs="宋体" w:hint="eastAsia"/>
        </w:rPr>
        <w:t>以下基因外显子中部分区段由于覆盖</w:t>
      </w:r>
      <w:proofErr w:type="gramStart"/>
      <w:r>
        <w:rPr>
          <w:rFonts w:ascii="宋体" w:eastAsia="宋体" w:hAnsi="宋体" w:cs="宋体" w:hint="eastAsia"/>
        </w:rPr>
        <w:t>度原因</w:t>
      </w:r>
      <w:proofErr w:type="gramEnd"/>
      <w:r>
        <w:rPr>
          <w:rFonts w:ascii="宋体" w:eastAsia="宋体" w:hAnsi="宋体" w:cs="宋体" w:hint="eastAsia"/>
        </w:rPr>
        <w:t>不包含在检测范围中：</w:t>
      </w:r>
      <w:proofErr w:type="gramStart"/>
      <w:r>
        <w:rPr>
          <w:rFonts w:ascii="宋体" w:eastAsia="宋体" w:hAnsi="宋体" w:cs="宋体" w:hint="eastAsia"/>
        </w:rPr>
        <w:t>AR:NM</w:t>
      </w:r>
      <w:proofErr w:type="gramEnd"/>
      <w:r>
        <w:rPr>
          <w:rFonts w:ascii="宋体" w:eastAsia="宋体" w:hAnsi="宋体" w:cs="宋体" w:hint="eastAsia"/>
        </w:rPr>
        <w:t>_000044:exon1/CDK12:NM_016507:</w:t>
      </w:r>
    </w:p>
    <w:p w14:paraId="5BF65FD3" w14:textId="77777777" w:rsidR="00FD086B" w:rsidRDefault="00000000">
      <w:pPr>
        <w:pStyle w:val="af6"/>
        <w:ind w:left="0" w:firstLine="0"/>
        <w:rPr>
          <w:rFonts w:ascii="宋体" w:eastAsia="宋体" w:hAnsi="宋体" w:cs="宋体" w:hint="eastAsia"/>
        </w:rPr>
      </w:pPr>
      <w:r>
        <w:rPr>
          <w:rFonts w:ascii="宋体" w:eastAsia="宋体" w:hAnsi="宋体" w:cs="宋体" w:hint="eastAsia"/>
        </w:rPr>
        <w:t>exon2/CDK12:NM_016507:exon14。</w:t>
      </w:r>
    </w:p>
    <w:p w14:paraId="37F4375C" w14:textId="77777777" w:rsidR="00FD086B" w:rsidRDefault="00000000">
      <w:pPr>
        <w:pStyle w:val="af6"/>
        <w:ind w:left="0" w:firstLine="0"/>
        <w:rPr>
          <w:rFonts w:ascii="宋体" w:eastAsia="宋体" w:hAnsi="宋体" w:cs="宋体" w:hint="eastAsia"/>
        </w:rPr>
      </w:pPr>
      <w:r>
        <w:rPr>
          <w:rFonts w:ascii="宋体" w:eastAsia="宋体" w:hAnsi="宋体" w:cs="宋体" w:hint="eastAsia"/>
        </w:rPr>
        <w:t>*:大片段重排检测仅限外周血样本。</w:t>
      </w:r>
    </w:p>
    <w:p w14:paraId="425358B1" w14:textId="77777777" w:rsidR="00FD086B" w:rsidRDefault="00FD086B">
      <w:pPr>
        <w:pStyle w:val="af6"/>
        <w:ind w:left="0" w:firstLine="0"/>
        <w:rPr>
          <w:rFonts w:ascii="宋体" w:eastAsia="宋体" w:hAnsi="宋体" w:cs="宋体" w:hint="eastAsia"/>
        </w:rPr>
      </w:pPr>
    </w:p>
    <w:p w14:paraId="6C821C59" w14:textId="77777777" w:rsidR="00FD086B" w:rsidRDefault="00000000">
      <w:pPr>
        <w:pStyle w:val="1"/>
        <w:pageBreakBefore/>
        <w:numPr>
          <w:ilvl w:val="0"/>
          <w:numId w:val="0"/>
        </w:numPr>
        <w:rPr>
          <w:rFonts w:ascii="宋体" w:hAnsi="宋体" w:hint="eastAsia"/>
          <w:sz w:val="21"/>
          <w:szCs w:val="21"/>
          <w:lang w:eastAsia="zh-CN"/>
        </w:rPr>
      </w:pPr>
      <w:bookmarkStart w:id="31" w:name="_Toc4025"/>
      <w:r>
        <w:rPr>
          <w:rFonts w:ascii="宋体" w:hAnsi="宋体" w:hint="eastAsia"/>
          <w:sz w:val="21"/>
          <w:szCs w:val="21"/>
          <w:lang w:eastAsia="zh-CN"/>
        </w:rPr>
        <w:lastRenderedPageBreak/>
        <w:t>附录2项目背景介绍</w:t>
      </w:r>
      <w:bookmarkEnd w:id="31"/>
    </w:p>
    <w:p w14:paraId="30D1F3E0" w14:textId="77777777" w:rsidR="00FD086B" w:rsidRDefault="00000000">
      <w:pPr>
        <w:rPr>
          <w:rFonts w:ascii="思源黑体 CN Bold" w:eastAsia="思源黑体 CN Bold" w:hAnsi="思源黑体 CN Bold" w:cs="思源黑体 CN Normal" w:hint="eastAsia"/>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FD086B" w:rsidRDefault="00000000">
      <w:pPr>
        <w:spacing w:line="380" w:lineRule="exact"/>
        <w:ind w:firstLine="420"/>
        <w:rPr>
          <w:rFonts w:ascii="宋体" w:hAnsi="宋体" w:cs="思源黑体 CN Light" w:hint="eastAsia"/>
          <w:sz w:val="18"/>
          <w:szCs w:val="18"/>
          <w:lang w:eastAsia="zh-CN"/>
        </w:rPr>
      </w:pPr>
      <w:bookmarkStart w:id="32"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32"/>
      <w:r>
        <w:rPr>
          <w:rFonts w:ascii="宋体" w:hAnsi="宋体" w:cs="思源黑体 CN Light" w:hint="eastAsia"/>
          <w:sz w:val="18"/>
          <w:szCs w:val="18"/>
          <w:lang w:eastAsia="zh-CN"/>
        </w:rPr>
        <w:t>。</w:t>
      </w:r>
    </w:p>
    <w:p w14:paraId="3F886F9C" w14:textId="77777777" w:rsidR="00FD086B" w:rsidRDefault="00000000">
      <w:pPr>
        <w:spacing w:line="380" w:lineRule="exact"/>
        <w:ind w:firstLine="420"/>
        <w:rPr>
          <w:rFonts w:ascii="宋体" w:hAnsi="宋体" w:cs="思源黑体 CN Light" w:hint="eastAsia"/>
          <w:sz w:val="18"/>
          <w:szCs w:val="18"/>
          <w:lang w:eastAsia="zh-CN"/>
        </w:rPr>
      </w:pPr>
      <w:bookmarkStart w:id="33"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w:t>
      </w:r>
      <w:proofErr w:type="spellStart"/>
      <w:r>
        <w:rPr>
          <w:rFonts w:ascii="宋体" w:hAnsi="宋体" w:cs="思源黑体 CN Light" w:hint="eastAsia"/>
          <w:sz w:val="18"/>
          <w:szCs w:val="18"/>
        </w:rPr>
        <w:t>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3"/>
      <w:r>
        <w:rPr>
          <w:rFonts w:ascii="宋体" w:hAnsi="宋体" w:cs="思源黑体 CN Light" w:hint="eastAsia"/>
          <w:sz w:val="18"/>
          <w:szCs w:val="18"/>
          <w:lang w:eastAsia="zh-CN"/>
        </w:rPr>
        <w:t>。</w:t>
      </w:r>
    </w:p>
    <w:p w14:paraId="31543852" w14:textId="77777777" w:rsidR="00FD086B"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7DA7AE48" wp14:editId="24D5F3C6">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7"/>
                    <a:stretch>
                      <a:fillRect/>
                    </a:stretch>
                  </pic:blipFill>
                  <pic:spPr>
                    <a:xfrm>
                      <a:off x="0" y="0"/>
                      <a:ext cx="4271478" cy="3140204"/>
                    </a:xfrm>
                    <a:prstGeom prst="rect">
                      <a:avLst/>
                    </a:prstGeom>
                  </pic:spPr>
                </pic:pic>
              </a:graphicData>
            </a:graphic>
          </wp:inline>
        </w:drawing>
      </w:r>
    </w:p>
    <w:p w14:paraId="429EE74A" w14:textId="77777777" w:rsidR="00FD086B" w:rsidRDefault="00000000">
      <w:pPr>
        <w:spacing w:line="380" w:lineRule="exact"/>
        <w:ind w:firstLineChars="1700" w:firstLine="3060"/>
        <w:rPr>
          <w:rFonts w:ascii="宋体" w:hAnsi="宋体" w:cs="思源黑体 CN Light" w:hint="eastAsia"/>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FD086B" w:rsidRDefault="00FD086B">
      <w:pPr>
        <w:spacing w:line="380" w:lineRule="exact"/>
        <w:rPr>
          <w:rFonts w:ascii="宋体" w:hAnsi="宋体" w:cs="思源黑体 CN Light" w:hint="eastAsia"/>
          <w:szCs w:val="21"/>
          <w:lang w:eastAsia="zh-CN"/>
        </w:rPr>
      </w:pPr>
    </w:p>
    <w:p w14:paraId="1220A8BE" w14:textId="77777777" w:rsidR="00FD086B" w:rsidRDefault="00FD086B">
      <w:pPr>
        <w:rPr>
          <w:rFonts w:ascii="宋体" w:hAnsi="宋体" w:cs="思源黑体 CN Light" w:hint="eastAsia"/>
          <w:szCs w:val="21"/>
          <w:lang w:eastAsia="zh-CN"/>
        </w:rPr>
      </w:pPr>
    </w:p>
    <w:p w14:paraId="2B6A4F8B" w14:textId="77777777" w:rsidR="00FD086B" w:rsidRDefault="00000000">
      <w:pPr>
        <w:rPr>
          <w:rFonts w:ascii="宋体" w:hAnsi="宋体" w:cs="思源黑体 CN Normal" w:hint="eastAsia"/>
          <w:b/>
          <w:color w:val="0070C0"/>
          <w:sz w:val="18"/>
          <w:szCs w:val="18"/>
        </w:rPr>
      </w:pPr>
      <w:r>
        <w:rPr>
          <w:rFonts w:ascii="宋体" w:hAnsi="宋体" w:cs="思源黑体 CN Normal" w:hint="eastAsia"/>
          <w:b/>
          <w:color w:val="0070C0"/>
          <w:sz w:val="18"/>
          <w:szCs w:val="18"/>
        </w:rPr>
        <w:lastRenderedPageBreak/>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FD086B" w:rsidRDefault="00000000">
      <w:pPr>
        <w:spacing w:line="380" w:lineRule="exact"/>
        <w:ind w:firstLineChars="200" w:firstLine="360"/>
        <w:rPr>
          <w:rFonts w:ascii="宋体" w:hAnsi="宋体" w:cs="思源黑体 CN Light" w:hint="eastAsia"/>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FD086B" w:rsidRDefault="00000000">
      <w:pPr>
        <w:spacing w:line="380" w:lineRule="exact"/>
        <w:ind w:firstLineChars="200" w:firstLine="360"/>
        <w:rPr>
          <w:rFonts w:ascii="宋体" w:hAnsi="宋体" w:cs="思源黑体 CN Light" w:hint="eastAsia"/>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FD086B" w:rsidRDefault="00FD086B">
      <w:pPr>
        <w:spacing w:line="380" w:lineRule="exact"/>
        <w:ind w:firstLineChars="200" w:firstLine="360"/>
        <w:rPr>
          <w:rFonts w:ascii="宋体" w:hAnsi="宋体" w:cs="思源黑体 CN Light" w:hint="eastAsia"/>
          <w:sz w:val="18"/>
          <w:szCs w:val="18"/>
          <w:lang w:eastAsia="zh-CN"/>
        </w:rPr>
      </w:pPr>
    </w:p>
    <w:p w14:paraId="478EE0F7" w14:textId="77777777" w:rsidR="00FD086B" w:rsidRDefault="00FD086B">
      <w:pPr>
        <w:spacing w:line="380" w:lineRule="exact"/>
        <w:ind w:firstLineChars="200" w:firstLine="360"/>
        <w:rPr>
          <w:rFonts w:ascii="宋体" w:hAnsi="宋体" w:cs="思源黑体 CN Light" w:hint="eastAsia"/>
          <w:sz w:val="18"/>
          <w:szCs w:val="18"/>
          <w:lang w:eastAsia="zh-CN"/>
        </w:rPr>
      </w:pPr>
    </w:p>
    <w:p w14:paraId="60F7EC20" w14:textId="77777777" w:rsidR="00FD086B" w:rsidRDefault="00FD086B">
      <w:pPr>
        <w:spacing w:line="380" w:lineRule="exact"/>
        <w:ind w:firstLine="420"/>
        <w:rPr>
          <w:rFonts w:ascii="宋体" w:hAnsi="宋体" w:cs="思源黑体 CN Light" w:hint="eastAsia"/>
          <w:szCs w:val="21"/>
          <w:lang w:eastAsia="zh-CN"/>
        </w:rPr>
      </w:pPr>
    </w:p>
    <w:p w14:paraId="304142F5" w14:textId="77777777" w:rsidR="00FD086B"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3EF5B0E5" wp14:editId="72902358">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8"/>
                    <a:stretch>
                      <a:fillRect/>
                    </a:stretch>
                  </pic:blipFill>
                  <pic:spPr>
                    <a:xfrm>
                      <a:off x="0" y="0"/>
                      <a:ext cx="4492134" cy="3309439"/>
                    </a:xfrm>
                    <a:prstGeom prst="rect">
                      <a:avLst/>
                    </a:prstGeom>
                  </pic:spPr>
                </pic:pic>
              </a:graphicData>
            </a:graphic>
          </wp:inline>
        </w:drawing>
      </w:r>
    </w:p>
    <w:p w14:paraId="35987F68" w14:textId="77777777" w:rsidR="00FD086B" w:rsidRDefault="00000000">
      <w:pPr>
        <w:spacing w:line="380" w:lineRule="exact"/>
        <w:ind w:firstLineChars="1600" w:firstLine="2880"/>
        <w:rPr>
          <w:rFonts w:ascii="宋体" w:hAnsi="宋体" w:cs="思源黑体 CN Light" w:hint="eastAsia"/>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FD086B" w:rsidRDefault="00FD086B">
      <w:pPr>
        <w:spacing w:line="380" w:lineRule="exact"/>
        <w:ind w:firstLine="420"/>
        <w:rPr>
          <w:rFonts w:ascii="宋体" w:hAnsi="宋体" w:cs="思源黑体 CN Light" w:hint="eastAsia"/>
          <w:szCs w:val="21"/>
          <w:lang w:eastAsia="zh-CN"/>
        </w:rPr>
      </w:pPr>
    </w:p>
    <w:p w14:paraId="0CEDADD2" w14:textId="77777777" w:rsidR="00FD086B" w:rsidRDefault="00FD086B">
      <w:pPr>
        <w:spacing w:line="380" w:lineRule="exact"/>
        <w:ind w:firstLine="420"/>
        <w:rPr>
          <w:rFonts w:ascii="宋体" w:hAnsi="宋体" w:cs="思源黑体 CN Light" w:hint="eastAsia"/>
          <w:szCs w:val="21"/>
          <w:lang w:eastAsia="zh-CN"/>
        </w:rPr>
      </w:pPr>
    </w:p>
    <w:p w14:paraId="3A91A904" w14:textId="77777777" w:rsidR="00FD086B" w:rsidRDefault="00FD086B">
      <w:pPr>
        <w:spacing w:line="380" w:lineRule="exact"/>
        <w:ind w:firstLine="420"/>
        <w:rPr>
          <w:rFonts w:ascii="宋体" w:hAnsi="宋体" w:cs="思源黑体 CN Light" w:hint="eastAsia"/>
          <w:szCs w:val="21"/>
          <w:lang w:eastAsia="zh-CN"/>
        </w:rPr>
      </w:pPr>
    </w:p>
    <w:p w14:paraId="07E26CF2" w14:textId="77777777" w:rsidR="00FD086B" w:rsidRDefault="00FD086B">
      <w:pPr>
        <w:spacing w:line="380" w:lineRule="exact"/>
        <w:ind w:firstLine="420"/>
        <w:rPr>
          <w:rFonts w:ascii="宋体" w:hAnsi="宋体" w:cs="思源黑体 CN Light" w:hint="eastAsia"/>
          <w:szCs w:val="21"/>
          <w:lang w:eastAsia="zh-CN"/>
        </w:rPr>
      </w:pPr>
    </w:p>
    <w:p w14:paraId="09C5EE2A" w14:textId="77777777" w:rsidR="00FD086B" w:rsidRDefault="00000000">
      <w:pPr>
        <w:rPr>
          <w:rFonts w:ascii="宋体" w:hAnsi="宋体" w:cs="思源黑体 CN Normal" w:hint="eastAsia"/>
          <w:b/>
          <w:color w:val="0070C0"/>
          <w:sz w:val="18"/>
          <w:szCs w:val="18"/>
          <w:lang w:eastAsia="zh-CN"/>
        </w:rPr>
      </w:pPr>
      <w:r>
        <w:rPr>
          <w:rFonts w:ascii="宋体" w:hAnsi="宋体" w:cs="思源黑体 CN Normal"/>
          <w:b/>
          <w:color w:val="0070C0"/>
          <w:sz w:val="18"/>
          <w:szCs w:val="18"/>
          <w:lang w:eastAsia="zh-CN"/>
        </w:rPr>
        <w:lastRenderedPageBreak/>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FD086B" w:rsidRDefault="00000000">
      <w:pPr>
        <w:spacing w:line="380" w:lineRule="exact"/>
        <w:ind w:firstLine="420"/>
        <w:rPr>
          <w:rFonts w:ascii="宋体" w:hAnsi="宋体" w:cs="思源黑体 CN Light" w:hint="eastAsia"/>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FD086B" w:rsidRDefault="00FD086B">
      <w:pPr>
        <w:spacing w:line="380" w:lineRule="exact"/>
        <w:ind w:firstLine="420"/>
        <w:rPr>
          <w:rFonts w:ascii="宋体" w:hAnsi="宋体" w:cs="思源黑体 CN Light" w:hint="eastAsia"/>
          <w:sz w:val="18"/>
          <w:szCs w:val="18"/>
          <w:lang w:eastAsia="zh-CN"/>
        </w:rPr>
      </w:pPr>
    </w:p>
    <w:p w14:paraId="44598FC8" w14:textId="77777777" w:rsidR="00FD086B"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1EA8E53A" wp14:editId="506E9818">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9"/>
                    <a:stretch>
                      <a:fillRect/>
                    </a:stretch>
                  </pic:blipFill>
                  <pic:spPr>
                    <a:xfrm>
                      <a:off x="0" y="0"/>
                      <a:ext cx="5077207" cy="5456613"/>
                    </a:xfrm>
                    <a:prstGeom prst="rect">
                      <a:avLst/>
                    </a:prstGeom>
                  </pic:spPr>
                </pic:pic>
              </a:graphicData>
            </a:graphic>
          </wp:inline>
        </w:drawing>
      </w:r>
    </w:p>
    <w:p w14:paraId="3AEDCB6A" w14:textId="77777777" w:rsidR="00FD086B" w:rsidRDefault="00000000">
      <w:pPr>
        <w:spacing w:line="380" w:lineRule="exact"/>
        <w:jc w:val="center"/>
        <w:rPr>
          <w:rFonts w:ascii="思源黑体 CN Normal" w:eastAsia="思源黑体 CN Normal" w:hAnsi="思源黑体 CN Normal" w:cs="思源黑体 CN Light" w:hint="eastAsia"/>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700F6A6E" w14:textId="77777777" w:rsidR="00FD086B" w:rsidRDefault="00FD086B">
      <w:pPr>
        <w:pStyle w:val="af6"/>
        <w:ind w:left="0" w:firstLine="0"/>
        <w:rPr>
          <w:rFonts w:ascii="宋体" w:eastAsia="宋体" w:hAnsi="宋体" w:cs="宋体" w:hint="eastAsia"/>
        </w:rPr>
      </w:pPr>
    </w:p>
    <w:sectPr w:rsidR="00FD086B">
      <w:headerReference w:type="default" r:id="rId20"/>
      <w:footerReference w:type="default" r:id="rId21"/>
      <w:pgSz w:w="11906" w:h="16838"/>
      <w:pgMar w:top="1440" w:right="1080" w:bottom="1440" w:left="1080" w:header="680" w:footer="567"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肖惠玲" w:date="2026-05-12T14:35:00Z" w:initials="肖惠玲">
    <w:p w14:paraId="4D0403D1" w14:textId="498C0812" w:rsidR="002B5B4D" w:rsidRDefault="002B5B4D">
      <w:pPr>
        <w:pStyle w:val="a4"/>
        <w:rPr>
          <w:lang w:eastAsia="zh-CN"/>
        </w:rPr>
      </w:pPr>
      <w:r>
        <w:rPr>
          <w:rStyle w:val="af"/>
        </w:rPr>
        <w:annotationRef/>
      </w:r>
      <w:r>
        <w:rPr>
          <w:rFonts w:hint="eastAsia"/>
          <w:lang w:eastAsia="zh-CN"/>
        </w:rPr>
        <w:t>这里是有</w:t>
      </w:r>
      <w:r>
        <w:rPr>
          <w:rFonts w:hint="eastAsia"/>
          <w:lang w:eastAsia="zh-CN"/>
        </w:rPr>
        <w:t>4/5</w:t>
      </w:r>
      <w:r>
        <w:rPr>
          <w:rFonts w:hint="eastAsia"/>
          <w:lang w:eastAsia="zh-CN"/>
        </w:rPr>
        <w:t>类分基因列出来，没有显示“</w:t>
      </w:r>
      <w:r>
        <w:rPr>
          <w:rFonts w:hint="eastAsia"/>
          <w:lang w:eastAsia="zh-CN"/>
        </w:rPr>
        <w:t>-</w:t>
      </w:r>
      <w:r>
        <w:rPr>
          <w:rFonts w:hint="eastAsia"/>
          <w:lang w:eastAsia="zh-CN"/>
        </w:rPr>
        <w:t>”吗？还是合并显示“</w:t>
      </w:r>
      <w:r w:rsidRPr="00C713D4">
        <w:rPr>
          <w:rFonts w:ascii="宋体" w:hAnsi="宋体" w:cs="Times New Roman" w:hint="eastAsia"/>
          <w:iCs/>
          <w:kern w:val="2"/>
          <w:szCs w:val="21"/>
          <w:lang w:eastAsia="zh-CN" w:bidi="ar"/>
        </w:rPr>
        <w:t>未检出与靶向药物敏感性相关的变异</w:t>
      </w:r>
      <w:r>
        <w:rPr>
          <w:rFonts w:hint="eastAsia"/>
          <w:lang w:eastAsia="zh-CN"/>
        </w:rPr>
        <w:t>”？</w:t>
      </w:r>
    </w:p>
  </w:comment>
  <w:comment w:id="8" w:author="肖惠玲" w:date="2026-05-13T15:14:00Z" w:initials="肖惠玲">
    <w:p w14:paraId="71513DD8" w14:textId="6816C677" w:rsidR="009E6CE0" w:rsidRDefault="009E6CE0">
      <w:pPr>
        <w:pStyle w:val="a4"/>
      </w:pPr>
      <w:r>
        <w:rPr>
          <w:rStyle w:val="af"/>
        </w:rPr>
        <w:annotationRef/>
      </w:r>
      <w:r>
        <w:rPr>
          <w:rFonts w:hint="eastAsia"/>
          <w:lang w:eastAsia="zh-CN"/>
        </w:rPr>
        <w:t>同全血模板</w:t>
      </w:r>
    </w:p>
  </w:comment>
  <w:comment w:id="11" w:author="肖惠玲" w:date="2026-05-12T14:35:00Z" w:initials="肖惠玲">
    <w:p w14:paraId="3E14DD9D" w14:textId="2463AFE3" w:rsidR="002B5B4D" w:rsidRDefault="002B5B4D">
      <w:pPr>
        <w:pStyle w:val="a4"/>
        <w:rPr>
          <w:lang w:eastAsia="zh-CN"/>
        </w:rPr>
      </w:pPr>
      <w:r>
        <w:rPr>
          <w:rStyle w:val="af"/>
        </w:rPr>
        <w:annotationRef/>
      </w:r>
      <w:r>
        <w:rPr>
          <w:rFonts w:hint="eastAsia"/>
          <w:lang w:eastAsia="zh-CN"/>
        </w:rPr>
        <w:t>按后面模块名称修改成这样，阴性显示“</w:t>
      </w:r>
      <w:r w:rsidRPr="00C713D4">
        <w:rPr>
          <w:rFonts w:ascii="宋体" w:hAnsi="宋体" w:cs="Times New Roman" w:hint="eastAsia"/>
          <w:iCs/>
          <w:kern w:val="2"/>
          <w:szCs w:val="21"/>
          <w:lang w:eastAsia="zh-CN" w:bidi="ar"/>
        </w:rPr>
        <w:t>未检出与靶向药物敏感性相关的变异</w:t>
      </w:r>
      <w:r>
        <w:rPr>
          <w:rFonts w:hint="eastAsia"/>
          <w:lang w:eastAsia="zh-CN"/>
        </w:rPr>
        <w:t>”吗？</w:t>
      </w:r>
    </w:p>
  </w:comment>
  <w:comment w:id="12" w:author="肖惠玲" w:date="2026-05-13T15:14:00Z" w:initials="肖惠玲">
    <w:p w14:paraId="6E800E53" w14:textId="75026F9F" w:rsidR="009E6CE0" w:rsidRDefault="009E6CE0">
      <w:pPr>
        <w:pStyle w:val="a4"/>
      </w:pPr>
      <w:r>
        <w:rPr>
          <w:rStyle w:val="af"/>
        </w:rPr>
        <w:annotationRef/>
      </w:r>
      <w:r>
        <w:rPr>
          <w:rFonts w:hint="eastAsia"/>
          <w:lang w:eastAsia="zh-CN"/>
        </w:rPr>
        <w:t>同全血模板</w:t>
      </w:r>
    </w:p>
  </w:comment>
  <w:comment w:id="13" w:author="肖惠玲" w:date="2026-05-12T14:36:00Z" w:initials="肖惠玲">
    <w:p w14:paraId="2E591C37" w14:textId="578C5B72" w:rsidR="002B5B4D" w:rsidRDefault="002B5B4D">
      <w:pPr>
        <w:pStyle w:val="a4"/>
        <w:rPr>
          <w:lang w:eastAsia="zh-CN"/>
        </w:rPr>
      </w:pPr>
      <w:r>
        <w:rPr>
          <w:rStyle w:val="af"/>
        </w:rPr>
        <w:annotationRef/>
      </w:r>
      <w:r>
        <w:rPr>
          <w:rFonts w:hint="eastAsia"/>
          <w:lang w:eastAsia="zh-CN"/>
        </w:rPr>
        <w:t>这里基因型改成“丰度”</w:t>
      </w:r>
    </w:p>
  </w:comment>
  <w:comment w:id="26" w:author="胡欣彤" w:date="2026-05-09T14:35:00Z" w:initials="">
    <w:p w14:paraId="50EC2AE9" w14:textId="77777777" w:rsidR="00FD086B" w:rsidRDefault="00000000">
      <w:pPr>
        <w:pStyle w:val="a4"/>
        <w:rPr>
          <w:lang w:eastAsia="zh-CN"/>
        </w:rPr>
      </w:pPr>
      <w:r>
        <w:rPr>
          <w:rFonts w:hint="eastAsia"/>
          <w:lang w:eastAsia="zh-CN"/>
        </w:rPr>
        <w:t>哪个指标模块？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0403D1" w15:done="0"/>
  <w15:commentEx w15:paraId="71513DD8" w15:paraIdParent="4D0403D1" w15:done="0"/>
  <w15:commentEx w15:paraId="3E14DD9D" w15:done="0"/>
  <w15:commentEx w15:paraId="6E800E53" w15:paraIdParent="3E14DD9D" w15:done="0"/>
  <w15:commentEx w15:paraId="2E591C37" w15:done="0"/>
  <w15:commentEx w15:paraId="50EC2A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8502394" w16cex:dateUtc="2026-05-12T06:35:00Z"/>
  <w16cex:commentExtensible w16cex:durableId="21C90D41" w16cex:dateUtc="2026-05-13T07:14:00Z"/>
  <w16cex:commentExtensible w16cex:durableId="612B506A" w16cex:dateUtc="2026-05-12T06:35:00Z"/>
  <w16cex:commentExtensible w16cex:durableId="4C732C6E" w16cex:dateUtc="2026-05-13T07:14:00Z"/>
  <w16cex:commentExtensible w16cex:durableId="65A136D0" w16cex:dateUtc="2026-05-12T0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0403D1" w16cid:durableId="18502394"/>
  <w16cid:commentId w16cid:paraId="71513DD8" w16cid:durableId="21C90D41"/>
  <w16cid:commentId w16cid:paraId="3E14DD9D" w16cid:durableId="612B506A"/>
  <w16cid:commentId w16cid:paraId="6E800E53" w16cid:durableId="4C732C6E"/>
  <w16cid:commentId w16cid:paraId="2E591C37" w16cid:durableId="65A136D0"/>
  <w16cid:commentId w16cid:paraId="50EC2AE9" w16cid:durableId="5F54A7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2C9C1" w14:textId="77777777" w:rsidR="007B5ADA" w:rsidRDefault="007B5ADA">
      <w:r>
        <w:separator/>
      </w:r>
    </w:p>
  </w:endnote>
  <w:endnote w:type="continuationSeparator" w:id="0">
    <w:p w14:paraId="19245ABB" w14:textId="77777777" w:rsidR="007B5ADA" w:rsidRDefault="007B5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FD086B" w:rsidRDefault="00000000">
    <w:pPr>
      <w:pStyle w:val="a7"/>
      <w:adjustRightInd w:val="0"/>
      <w:rPr>
        <w:rFonts w:ascii="微软雅黑" w:eastAsia="微软雅黑" w:hAnsi="微软雅黑" w:hint="eastAsia"/>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FD086B" w:rsidRDefault="00FD086B">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B36F0" w14:textId="77777777" w:rsidR="007B5ADA" w:rsidRDefault="007B5ADA">
      <w:r>
        <w:separator/>
      </w:r>
    </w:p>
  </w:footnote>
  <w:footnote w:type="continuationSeparator" w:id="0">
    <w:p w14:paraId="44DF45E8" w14:textId="77777777" w:rsidR="007B5ADA" w:rsidRDefault="007B5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77777777" w:rsidR="00FD086B" w:rsidRDefault="000000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DCDA922" wp14:editId="15DE6415">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FD086B" w14:paraId="5B97C0B7" w14:textId="77777777">
      <w:trPr>
        <w:trHeight w:hRule="exact" w:val="284"/>
      </w:trPr>
      <w:tc>
        <w:tcPr>
          <w:tcW w:w="1694" w:type="dxa"/>
        </w:tcPr>
        <w:p w14:paraId="71636EDF" w14:textId="77777777" w:rsidR="00FD086B" w:rsidRDefault="0000000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0288" behindDoc="1" locked="0" layoutInCell="1" allowOverlap="1" wp14:anchorId="0FB22E3B" wp14:editId="41A4548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FD086B"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FD086B"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0FB22E3B" id="_x0000_s1252" o:spid="_x0000_s1026" style="position:absolute;margin-left:-254.15pt;margin-top:5.75pt;width:218.4pt;height:35.2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" filled="f" stroked="f">
                    <o:lock v:ext="edit" aspectratio="t"/>
                    <v:textbox inset="0,0,0,0">
                      <w:txbxContent>
                        <w:p w14:paraId="1AB12B77" w14:textId="77777777" w:rsidR="00FD086B"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FD086B"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77777777" w:rsidR="00FD086B" w:rsidRDefault="00000000">
          <w:pPr>
            <w:rPr>
              <w:rFonts w:ascii="宋体" w:hAnsi="宋体" w:cs="Times New Roman" w:hint="eastAsia"/>
              <w:color w:val="FF0000"/>
              <w:szCs w:val="21"/>
            </w:rPr>
          </w:pPr>
          <w:r>
            <w:rPr>
              <w:rFonts w:ascii="宋体" w:hAnsi="宋体" w:cs="Times New Roman" w:hint="eastAsia"/>
              <w:szCs w:val="21"/>
            </w:rPr>
            <w:t>26040068F001D01</w:t>
          </w:r>
        </w:p>
      </w:tc>
    </w:tr>
    <w:tr w:rsidR="00FD086B" w14:paraId="054BEB78" w14:textId="77777777">
      <w:trPr>
        <w:trHeight w:hRule="exact" w:val="284"/>
      </w:trPr>
      <w:tc>
        <w:tcPr>
          <w:tcW w:w="1694" w:type="dxa"/>
        </w:tcPr>
        <w:p w14:paraId="67C913E1" w14:textId="77777777" w:rsidR="00FD086B" w:rsidRDefault="00000000">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77777777" w:rsidR="00FD086B"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2026-03-31</w:t>
          </w:r>
        </w:p>
      </w:tc>
    </w:tr>
    <w:tr w:rsidR="00FD086B" w14:paraId="612454FC" w14:textId="77777777">
      <w:trPr>
        <w:trHeight w:hRule="exact" w:val="284"/>
      </w:trPr>
      <w:tc>
        <w:tcPr>
          <w:tcW w:w="1694" w:type="dxa"/>
        </w:tcPr>
        <w:p w14:paraId="4C951FE7" w14:textId="77777777" w:rsidR="00FD086B" w:rsidRDefault="00000000">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77777777" w:rsidR="00FD086B"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2026-04-16</w:t>
          </w:r>
        </w:p>
        <w:p w14:paraId="75BBD624" w14:textId="77777777" w:rsidR="00FD086B" w:rsidRDefault="00FD086B">
          <w:pPr>
            <w:rPr>
              <w:rFonts w:ascii="宋体" w:hAnsi="宋体" w:cs="Times New Roman" w:hint="eastAsia"/>
              <w:color w:val="000000"/>
              <w:szCs w:val="21"/>
              <w:lang w:eastAsia="zh-CN"/>
            </w:rPr>
          </w:pPr>
        </w:p>
      </w:tc>
    </w:tr>
  </w:tbl>
  <w:p w14:paraId="49DD2236" w14:textId="77777777" w:rsidR="00FD086B" w:rsidRDefault="00FD086B">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E89719"/>
    <w:multiLevelType w:val="singleLevel"/>
    <w:tmpl w:val="90E89719"/>
    <w:lvl w:ilvl="0">
      <w:start w:val="1"/>
      <w:numFmt w:val="decimal"/>
      <w:lvlText w:val="%1."/>
      <w:lvlJc w:val="left"/>
    </w:lvl>
  </w:abstractNum>
  <w:abstractNum w:abstractNumId="1" w15:restartNumberingAfterBreak="0">
    <w:nsid w:val="BC5C92E1"/>
    <w:multiLevelType w:val="singleLevel"/>
    <w:tmpl w:val="BC5C92E1"/>
    <w:lvl w:ilvl="0">
      <w:start w:val="1"/>
      <w:numFmt w:val="decimal"/>
      <w:lvlText w:val="%1."/>
      <w:lvlJc w:val="left"/>
    </w:lvl>
  </w:abstractNum>
  <w:abstractNum w:abstractNumId="2"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520FE0D"/>
    <w:multiLevelType w:val="singleLevel"/>
    <w:tmpl w:val="6520FE0D"/>
    <w:lvl w:ilvl="0">
      <w:start w:val="1"/>
      <w:numFmt w:val="decimal"/>
      <w:lvlText w:val="%1."/>
      <w:lvlJc w:val="left"/>
    </w:lvl>
  </w:abstractNum>
  <w:abstractNum w:abstractNumId="5"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349601166">
    <w:abstractNumId w:val="5"/>
  </w:num>
  <w:num w:numId="2" w16cid:durableId="66417892">
    <w:abstractNumId w:val="2"/>
  </w:num>
  <w:num w:numId="3" w16cid:durableId="2047214027">
    <w:abstractNumId w:val="0"/>
  </w:num>
  <w:num w:numId="4" w16cid:durableId="973871394">
    <w:abstractNumId w:val="4"/>
  </w:num>
  <w:num w:numId="5" w16cid:durableId="1991520728">
    <w:abstractNumId w:val="3"/>
  </w:num>
  <w:num w:numId="6" w16cid:durableId="10220514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肖惠玲">
    <w15:presenceInfo w15:providerId="AD" w15:userId="S-1-5-21-1412690196-2399729708-692209516-3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trackRevisions/>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00FA0"/>
    <w:rsid w:val="00024655"/>
    <w:rsid w:val="00027A38"/>
    <w:rsid w:val="0003541E"/>
    <w:rsid w:val="0004022F"/>
    <w:rsid w:val="00042845"/>
    <w:rsid w:val="000428CB"/>
    <w:rsid w:val="00046598"/>
    <w:rsid w:val="000466C8"/>
    <w:rsid w:val="00051A12"/>
    <w:rsid w:val="00062E4D"/>
    <w:rsid w:val="00075100"/>
    <w:rsid w:val="00085CA2"/>
    <w:rsid w:val="0009249C"/>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2"/>
    <w:rsid w:val="001A1124"/>
    <w:rsid w:val="001B64B8"/>
    <w:rsid w:val="001C2F4A"/>
    <w:rsid w:val="001C336F"/>
    <w:rsid w:val="001E3734"/>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B5B4D"/>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F29DE"/>
    <w:rsid w:val="003F3E26"/>
    <w:rsid w:val="003F76A3"/>
    <w:rsid w:val="00400E58"/>
    <w:rsid w:val="00411485"/>
    <w:rsid w:val="0043144C"/>
    <w:rsid w:val="00431F83"/>
    <w:rsid w:val="004414C6"/>
    <w:rsid w:val="00445DAD"/>
    <w:rsid w:val="00472BBF"/>
    <w:rsid w:val="00477144"/>
    <w:rsid w:val="00482AE5"/>
    <w:rsid w:val="004935CF"/>
    <w:rsid w:val="004943FF"/>
    <w:rsid w:val="004B5528"/>
    <w:rsid w:val="004D5F89"/>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20BA"/>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5ADA"/>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B5EB9"/>
    <w:rsid w:val="009C246E"/>
    <w:rsid w:val="009D23F8"/>
    <w:rsid w:val="009E6CE0"/>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1ABA"/>
    <w:rsid w:val="00E07D80"/>
    <w:rsid w:val="00E24F81"/>
    <w:rsid w:val="00E27127"/>
    <w:rsid w:val="00E45BD6"/>
    <w:rsid w:val="00E63004"/>
    <w:rsid w:val="00E70480"/>
    <w:rsid w:val="00E73B2B"/>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D086B"/>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713053C"/>
    <w:rsid w:val="08A454C4"/>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432553"/>
    <w:rsid w:val="13806B2E"/>
    <w:rsid w:val="142B4CEC"/>
    <w:rsid w:val="143A0E25"/>
    <w:rsid w:val="14775224"/>
    <w:rsid w:val="14A303CC"/>
    <w:rsid w:val="14A32C86"/>
    <w:rsid w:val="14AB7BDB"/>
    <w:rsid w:val="14D21C24"/>
    <w:rsid w:val="1536676A"/>
    <w:rsid w:val="158335E8"/>
    <w:rsid w:val="159118F7"/>
    <w:rsid w:val="15D2463D"/>
    <w:rsid w:val="16FD4E90"/>
    <w:rsid w:val="17912DAB"/>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2A119C"/>
    <w:rsid w:val="223D42D2"/>
    <w:rsid w:val="22A26106"/>
    <w:rsid w:val="231A6657"/>
    <w:rsid w:val="23E8485B"/>
    <w:rsid w:val="246977D2"/>
    <w:rsid w:val="247B774C"/>
    <w:rsid w:val="24BD3A29"/>
    <w:rsid w:val="260A0768"/>
    <w:rsid w:val="27476030"/>
    <w:rsid w:val="27EF7A99"/>
    <w:rsid w:val="29ED7A59"/>
    <w:rsid w:val="2A241B69"/>
    <w:rsid w:val="2B824D9A"/>
    <w:rsid w:val="2B88520A"/>
    <w:rsid w:val="2C9D5C03"/>
    <w:rsid w:val="2CB03B88"/>
    <w:rsid w:val="2CC719DC"/>
    <w:rsid w:val="2CE11F94"/>
    <w:rsid w:val="2CFA3055"/>
    <w:rsid w:val="2D22019E"/>
    <w:rsid w:val="2D680460"/>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6E7EF7"/>
    <w:rsid w:val="3B90705F"/>
    <w:rsid w:val="3BA64AD4"/>
    <w:rsid w:val="3C0A21CB"/>
    <w:rsid w:val="3D127F47"/>
    <w:rsid w:val="3D7E6C34"/>
    <w:rsid w:val="3D805F98"/>
    <w:rsid w:val="3E42357E"/>
    <w:rsid w:val="3E9019C0"/>
    <w:rsid w:val="3EEE268B"/>
    <w:rsid w:val="3F2842AE"/>
    <w:rsid w:val="3F8A2017"/>
    <w:rsid w:val="40381A73"/>
    <w:rsid w:val="40D076E5"/>
    <w:rsid w:val="40F0484C"/>
    <w:rsid w:val="4210423D"/>
    <w:rsid w:val="424E44D1"/>
    <w:rsid w:val="4253237C"/>
    <w:rsid w:val="42597EC0"/>
    <w:rsid w:val="43B46CA2"/>
    <w:rsid w:val="43D25548"/>
    <w:rsid w:val="442F4589"/>
    <w:rsid w:val="44AC4CBD"/>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F3E6C42"/>
    <w:rsid w:val="52015D07"/>
    <w:rsid w:val="52046E85"/>
    <w:rsid w:val="53D6100A"/>
    <w:rsid w:val="53FA2C08"/>
    <w:rsid w:val="54D42249"/>
    <w:rsid w:val="54E444E2"/>
    <w:rsid w:val="55350B55"/>
    <w:rsid w:val="56196150"/>
    <w:rsid w:val="566D14D9"/>
    <w:rsid w:val="56D849C3"/>
    <w:rsid w:val="56ED5521"/>
    <w:rsid w:val="578D049F"/>
    <w:rsid w:val="58607961"/>
    <w:rsid w:val="58A81A34"/>
    <w:rsid w:val="5A3B41BB"/>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9061C0"/>
  <w15:docId w15:val="{3DF2D7DD-BC44-43F5-86E8-33010E2E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styleId="afc">
    <w:name w:val="Revision"/>
    <w:hidden/>
    <w:uiPriority w:val="99"/>
    <w:unhideWhenUsed/>
    <w:rsid w:val="005920BA"/>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1463</Words>
  <Characters>8341</Characters>
  <Application>Microsoft Office Word</Application>
  <DocSecurity>0</DocSecurity>
  <Lines>69</Lines>
  <Paragraphs>19</Paragraphs>
  <ScaleCrop>false</ScaleCrop>
  <Company>lenovo</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肖惠玲</cp:lastModifiedBy>
  <cp:revision>3</cp:revision>
  <cp:lastPrinted>2024-07-24T04:45:00Z</cp:lastPrinted>
  <dcterms:created xsi:type="dcterms:W3CDTF">2026-05-13T07:13:00Z</dcterms:created>
  <dcterms:modified xsi:type="dcterms:W3CDTF">2026-05-13T07:14:00Z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6C551AE984D4420195284786F5BC9E0F_13</vt:lpwstr>
  </property>
  <property fmtid="{D5CDD505-2E9C-101B-9397-08002B2CF9AE}" pid="4" name="KSOTemplateDocerSaveRecord">
    <vt:lpwstr>eyJoZGlkIjoiN2JkM2M1ZjY4NDM1Njc0MTFkY2M4YmMxMWRjMmVkOTUiLCJ1c2VySWQiOiIyNTA0OTA2OTkifQ==</vt:lpwstr>
  </property>
</Properties>
</file>